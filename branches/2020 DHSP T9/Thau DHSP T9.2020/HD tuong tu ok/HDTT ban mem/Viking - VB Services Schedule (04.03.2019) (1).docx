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003BAF" w14:textId="579422FE" w:rsidR="00E52A51" w:rsidRDefault="00E52A51" w:rsidP="00E52A51">
      <w:pPr>
        <w:pStyle w:val="NormalWeb"/>
        <w:jc w:val="center"/>
        <w:rPr>
          <w:ins w:id="0" w:author="Can Hong NGOC" w:date="2020-08-31T10:51:00Z"/>
          <w:color w:val="000000"/>
          <w:sz w:val="27"/>
          <w:szCs w:val="27"/>
        </w:rPr>
      </w:pPr>
      <w:ins w:id="1" w:author="Can Hong NGOC" w:date="2020-08-31T10:52:00Z">
        <w:r>
          <w:rPr>
            <w:rFonts w:ascii="Arial" w:hAnsi="Arial" w:cs="Arial"/>
            <w:b/>
            <w:bCs/>
            <w:color w:val="000000"/>
            <w:sz w:val="32"/>
            <w:szCs w:val="32"/>
          </w:rPr>
          <w:t>HỢP ĐỒNG</w:t>
        </w:r>
      </w:ins>
      <w:ins w:id="2" w:author="Can Hong NGOC" w:date="2020-08-31T10:51:00Z">
        <w:r>
          <w:rPr>
            <w:rFonts w:ascii="Arial" w:hAnsi="Arial" w:cs="Arial"/>
            <w:b/>
            <w:bCs/>
            <w:color w:val="000000"/>
            <w:sz w:val="32"/>
            <w:szCs w:val="32"/>
          </w:rPr>
          <w:t xml:space="preserve"> SỐ # </w:t>
        </w:r>
        <w:del w:id="3" w:author="Quý Nguyễn" w:date="2020-09-13T22:24:00Z">
          <w:r w:rsidDel="00D128DC">
            <w:rPr>
              <w:rFonts w:ascii="Arial" w:hAnsi="Arial" w:cs="Arial"/>
              <w:b/>
              <w:bCs/>
              <w:color w:val="000000"/>
              <w:sz w:val="32"/>
              <w:szCs w:val="32"/>
              <w:shd w:val="clear" w:color="auto" w:fill="FFFF00"/>
            </w:rPr>
            <w:delText>IO07</w:delText>
          </w:r>
        </w:del>
      </w:ins>
      <w:ins w:id="4" w:author="Quý Nguyễn" w:date="2020-09-13T22:24:00Z">
        <w:r w:rsidR="00D128DC">
          <w:rPr>
            <w:rFonts w:ascii="Arial" w:hAnsi="Arial" w:cs="Arial"/>
            <w:b/>
            <w:bCs/>
            <w:color w:val="000000"/>
            <w:sz w:val="32"/>
            <w:szCs w:val="32"/>
            <w:shd w:val="clear" w:color="auto" w:fill="FFFF00"/>
          </w:rPr>
          <w:t>IV92</w:t>
        </w:r>
      </w:ins>
    </w:p>
    <w:p w14:paraId="20FE74C7" w14:textId="77777777" w:rsidR="00E52A51" w:rsidRDefault="00E52A51" w:rsidP="00E52A51">
      <w:pPr>
        <w:pStyle w:val="NormalWeb"/>
        <w:jc w:val="center"/>
        <w:rPr>
          <w:ins w:id="5" w:author="Can Hong NGOC" w:date="2020-08-31T10:51:00Z"/>
          <w:color w:val="000000"/>
          <w:sz w:val="27"/>
          <w:szCs w:val="27"/>
        </w:rPr>
      </w:pPr>
      <w:ins w:id="6" w:author="Can Hong NGOC" w:date="2020-08-31T10:51:00Z">
        <w:r>
          <w:rPr>
            <w:rFonts w:ascii="Arial" w:hAnsi="Arial" w:cs="Arial"/>
            <w:b/>
            <w:bCs/>
            <w:color w:val="000000"/>
          </w:rPr>
          <w:t> </w:t>
        </w:r>
      </w:ins>
    </w:p>
    <w:p w14:paraId="5CD2C5B7" w14:textId="7856FE19" w:rsidR="00E52A51" w:rsidRDefault="00E52A51" w:rsidP="00E52A51">
      <w:pPr>
        <w:pStyle w:val="NormalWeb"/>
        <w:jc w:val="center"/>
        <w:rPr>
          <w:ins w:id="7" w:author="Can Hong NGOC" w:date="2020-08-31T10:51:00Z"/>
          <w:color w:val="000000"/>
          <w:sz w:val="27"/>
          <w:szCs w:val="27"/>
        </w:rPr>
      </w:pPr>
      <w:ins w:id="8" w:author="Can Hong NGOC" w:date="2020-08-31T10:51:00Z">
        <w:r>
          <w:rPr>
            <w:rFonts w:ascii="Arial" w:hAnsi="Arial" w:cs="Arial"/>
            <w:b/>
            <w:bCs/>
            <w:color w:val="000000"/>
            <w:sz w:val="22"/>
            <w:szCs w:val="22"/>
          </w:rPr>
          <w:t>Viet Bank - Kond or + Thực hiện (Tài liệu tham khảo e </w:t>
        </w:r>
        <w:del w:id="9" w:author="Quý Nguyễn" w:date="2020-09-13T22:24:00Z">
          <w:r w:rsidDel="00D128DC">
            <w:rPr>
              <w:rFonts w:ascii="Arial" w:hAnsi="Arial" w:cs="Arial"/>
              <w:b/>
              <w:bCs/>
              <w:color w:val="000000"/>
              <w:sz w:val="22"/>
              <w:szCs w:val="22"/>
              <w:shd w:val="clear" w:color="auto" w:fill="FFFF00"/>
            </w:rPr>
            <w:delText>ON146128</w:delText>
          </w:r>
        </w:del>
      </w:ins>
      <w:ins w:id="10" w:author="Quý Nguyễn" w:date="2020-09-13T22:24:00Z">
        <w:r w:rsidR="00D128DC">
          <w:rPr>
            <w:rFonts w:ascii="Arial" w:hAnsi="Arial" w:cs="Arial"/>
            <w:b/>
            <w:bCs/>
            <w:color w:val="000000"/>
            <w:sz w:val="22"/>
            <w:szCs w:val="22"/>
            <w:shd w:val="clear" w:color="auto" w:fill="FFFF00"/>
          </w:rPr>
          <w:t>ON131953</w:t>
        </w:r>
      </w:ins>
      <w:ins w:id="11" w:author="Can Hong NGOC" w:date="2020-08-31T10:51:00Z">
        <w:r>
          <w:rPr>
            <w:rFonts w:ascii="Arial" w:hAnsi="Arial" w:cs="Arial"/>
            <w:b/>
            <w:bCs/>
            <w:color w:val="000000"/>
            <w:sz w:val="22"/>
            <w:szCs w:val="22"/>
            <w:shd w:val="clear" w:color="auto" w:fill="FFFF00"/>
          </w:rPr>
          <w:t> </w:t>
        </w:r>
        <w:r>
          <w:rPr>
            <w:rFonts w:ascii="Arial" w:hAnsi="Arial" w:cs="Arial"/>
            <w:b/>
            <w:bCs/>
            <w:color w:val="000000"/>
            <w:sz w:val="22"/>
            <w:szCs w:val="22"/>
          </w:rPr>
          <w:t>)</w:t>
        </w:r>
      </w:ins>
    </w:p>
    <w:p w14:paraId="1CF7EC01" w14:textId="77777777" w:rsidR="00E52A51" w:rsidRDefault="00E52A51" w:rsidP="00E52A51">
      <w:pPr>
        <w:pStyle w:val="NormalWeb"/>
        <w:jc w:val="center"/>
        <w:rPr>
          <w:ins w:id="12" w:author="Can Hong NGOC" w:date="2020-08-31T10:51:00Z"/>
          <w:color w:val="000000"/>
          <w:sz w:val="27"/>
          <w:szCs w:val="27"/>
        </w:rPr>
      </w:pPr>
      <w:ins w:id="13" w:author="Can Hong NGOC" w:date="2020-08-31T10:51:00Z">
        <w:r>
          <w:rPr>
            <w:rFonts w:ascii="Arial" w:hAnsi="Arial" w:cs="Arial"/>
            <w:color w:val="000000"/>
            <w:sz w:val="20"/>
            <w:szCs w:val="20"/>
          </w:rPr>
          <w:t> </w:t>
        </w:r>
      </w:ins>
    </w:p>
    <w:p w14:paraId="6E2592C4" w14:textId="437C32E1" w:rsidR="00E52A51" w:rsidRDefault="00E52A51" w:rsidP="00E52A51">
      <w:pPr>
        <w:pStyle w:val="NormalWeb"/>
        <w:jc w:val="center"/>
        <w:rPr>
          <w:ins w:id="14" w:author="Can Hong NGOC" w:date="2020-08-31T10:51:00Z"/>
          <w:color w:val="000000"/>
          <w:sz w:val="27"/>
          <w:szCs w:val="27"/>
        </w:rPr>
      </w:pPr>
      <w:ins w:id="15" w:author="Can Hong NGOC" w:date="2020-08-31T10:51:00Z">
        <w:r>
          <w:rPr>
            <w:rFonts w:ascii="Arial" w:hAnsi="Arial" w:cs="Arial"/>
            <w:color w:val="000000"/>
            <w:sz w:val="20"/>
            <w:szCs w:val="20"/>
          </w:rPr>
          <w:t>Biểu số # I</w:t>
        </w:r>
        <w:del w:id="16" w:author="Quý Nguyễn" w:date="2020-09-13T22:24:00Z">
          <w:r w:rsidDel="00D128DC">
            <w:rPr>
              <w:rFonts w:ascii="Arial" w:hAnsi="Arial" w:cs="Arial"/>
              <w:color w:val="000000"/>
              <w:sz w:val="20"/>
              <w:szCs w:val="20"/>
            </w:rPr>
            <w:delText xml:space="preserve">O07 </w:delText>
          </w:r>
        </w:del>
      </w:ins>
      <w:ins w:id="17" w:author="Quý Nguyễn" w:date="2020-09-13T22:24:00Z">
        <w:r w:rsidR="00D128DC">
          <w:rPr>
            <w:rFonts w:ascii="Arial" w:hAnsi="Arial" w:cs="Arial"/>
            <w:color w:val="000000"/>
            <w:sz w:val="20"/>
            <w:szCs w:val="20"/>
          </w:rPr>
          <w:t xml:space="preserve">V92 </w:t>
        </w:r>
      </w:ins>
      <w:bookmarkStart w:id="18" w:name="_GoBack"/>
      <w:bookmarkEnd w:id="18"/>
      <w:ins w:id="19" w:author="Can Hong NGOC" w:date="2020-08-31T10:51:00Z">
        <w:r>
          <w:rPr>
            <w:rFonts w:ascii="Arial" w:hAnsi="Arial" w:cs="Arial"/>
            <w:color w:val="000000"/>
            <w:sz w:val="20"/>
            <w:szCs w:val="20"/>
          </w:rPr>
          <w:t>này cho HỢP ĐỒNG DỊCH VỤ NHÀ THẦU Số # IO07 (“ </w:t>
        </w:r>
        <w:r>
          <w:rPr>
            <w:rFonts w:ascii="Arial" w:hAnsi="Arial" w:cs="Arial"/>
            <w:b/>
            <w:bCs/>
            <w:color w:val="000000"/>
            <w:sz w:val="20"/>
            <w:szCs w:val="20"/>
          </w:rPr>
          <w:t>Thỏa thuận </w:t>
        </w:r>
        <w:r>
          <w:rPr>
            <w:rFonts w:ascii="Arial" w:hAnsi="Arial" w:cs="Arial"/>
            <w:color w:val="000000"/>
            <w:sz w:val="20"/>
            <w:szCs w:val="20"/>
          </w:rPr>
          <w:t>”) sẽ có hiệu lực vào ngày chữ ký mới nhất ở đây như được nêu dưới đây trong điều khoản chứng thực ( “ </w:t>
        </w:r>
        <w:r>
          <w:rPr>
            <w:rFonts w:ascii="Arial" w:hAnsi="Arial" w:cs="Arial"/>
            <w:b/>
            <w:bCs/>
            <w:color w:val="000000"/>
            <w:sz w:val="20"/>
            <w:szCs w:val="20"/>
          </w:rPr>
          <w:t>Ngày có hiệu lực của Lịch trình </w:t>
        </w:r>
        <w:r>
          <w:rPr>
            <w:rFonts w:ascii="Arial" w:hAnsi="Arial" w:cs="Arial"/>
            <w:color w:val="000000"/>
            <w:sz w:val="20"/>
            <w:szCs w:val="20"/>
          </w:rPr>
          <w:t>”)</w:t>
        </w:r>
      </w:ins>
    </w:p>
    <w:p w14:paraId="327C5015" w14:textId="77777777" w:rsidR="00E52A51" w:rsidRDefault="00E52A51" w:rsidP="00E52A51">
      <w:pPr>
        <w:pStyle w:val="NormalWeb"/>
        <w:jc w:val="both"/>
        <w:rPr>
          <w:ins w:id="20" w:author="Can Hong NGOC" w:date="2020-08-31T10:51:00Z"/>
          <w:color w:val="000000"/>
          <w:sz w:val="27"/>
          <w:szCs w:val="27"/>
        </w:rPr>
      </w:pPr>
      <w:ins w:id="21" w:author="Can Hong NGOC" w:date="2020-08-31T10:51:00Z">
        <w:r>
          <w:rPr>
            <w:rFonts w:ascii="Arial" w:hAnsi="Arial" w:cs="Arial"/>
            <w:b/>
            <w:bCs/>
            <w:color w:val="000000"/>
            <w:sz w:val="16"/>
            <w:szCs w:val="16"/>
          </w:rPr>
          <w:t> </w:t>
        </w:r>
      </w:ins>
    </w:p>
    <w:p w14:paraId="6618F83D" w14:textId="77777777" w:rsidR="00E52A51" w:rsidRDefault="00E52A51" w:rsidP="00E52A51">
      <w:pPr>
        <w:pStyle w:val="NormalWeb"/>
        <w:jc w:val="center"/>
        <w:rPr>
          <w:ins w:id="22" w:author="Can Hong NGOC" w:date="2020-08-31T10:51:00Z"/>
          <w:color w:val="000000"/>
          <w:sz w:val="27"/>
          <w:szCs w:val="27"/>
        </w:rPr>
      </w:pPr>
      <w:ins w:id="23" w:author="Can Hong NGOC" w:date="2020-08-31T10:51:00Z">
        <w:r>
          <w:rPr>
            <w:rFonts w:ascii="Arial" w:hAnsi="Arial" w:cs="Arial"/>
            <w:b/>
            <w:bCs/>
            <w:caps/>
            <w:color w:val="000000"/>
            <w:sz w:val="22"/>
            <w:szCs w:val="22"/>
          </w:rPr>
          <w:t>GIỮA</w:t>
        </w:r>
        <w:r>
          <w:rPr>
            <w:color w:val="000000"/>
            <w:sz w:val="27"/>
            <w:szCs w:val="27"/>
          </w:rPr>
          <w:br/>
        </w:r>
        <w:r>
          <w:rPr>
            <w:rFonts w:ascii="Arial" w:hAnsi="Arial" w:cs="Arial"/>
            <w:color w:val="000000"/>
            <w:sz w:val="20"/>
            <w:szCs w:val="20"/>
          </w:rPr>
          <w:t> </w:t>
        </w:r>
      </w:ins>
    </w:p>
    <w:p w14:paraId="66F8285B" w14:textId="77777777" w:rsidR="00E52A51" w:rsidRDefault="00E52A51" w:rsidP="00E52A51">
      <w:pPr>
        <w:pStyle w:val="NormalWeb"/>
        <w:jc w:val="center"/>
        <w:rPr>
          <w:ins w:id="24" w:author="Can Hong NGOC" w:date="2020-08-31T10:51:00Z"/>
          <w:color w:val="000000"/>
          <w:sz w:val="27"/>
          <w:szCs w:val="27"/>
        </w:rPr>
      </w:pPr>
      <w:ins w:id="25" w:author="Can Hong NGOC" w:date="2020-08-31T10:51:00Z">
        <w:r>
          <w:rPr>
            <w:rFonts w:ascii="Arial" w:hAnsi="Arial" w:cs="Arial"/>
            <w:b/>
            <w:bCs/>
            <w:color w:val="000000"/>
            <w:sz w:val="20"/>
            <w:szCs w:val="20"/>
          </w:rPr>
          <w:t>Finastra Hong Kong Limited </w:t>
        </w:r>
        <w:r>
          <w:rPr>
            <w:rFonts w:ascii="Arial" w:hAnsi="Arial" w:cs="Arial"/>
            <w:color w:val="000000"/>
            <w:sz w:val="20"/>
            <w:szCs w:val="20"/>
          </w:rPr>
          <w:t>, có địa chỉ đăng ký là Suites 604-610, Tầng 6, Trung tâm Everbright, 108 Đường Gloucester, Wanchai, Hồng Kông ( </w:t>
        </w:r>
        <w:r>
          <w:rPr>
            <w:rFonts w:ascii="Arial" w:hAnsi="Arial" w:cs="Arial"/>
            <w:b/>
            <w:bCs/>
            <w:color w:val="000000"/>
            <w:sz w:val="20"/>
            <w:szCs w:val="20"/>
          </w:rPr>
          <w:t>“ Finastra ” </w:t>
        </w:r>
        <w:r>
          <w:rPr>
            <w:rFonts w:ascii="Arial" w:hAnsi="Arial" w:cs="Arial"/>
            <w:color w:val="000000"/>
            <w:sz w:val="20"/>
            <w:szCs w:val="20"/>
          </w:rPr>
          <w:t>);</w:t>
        </w:r>
      </w:ins>
    </w:p>
    <w:p w14:paraId="59310FFC" w14:textId="77777777" w:rsidR="00E52A51" w:rsidRDefault="00E52A51" w:rsidP="00E52A51">
      <w:pPr>
        <w:pStyle w:val="NormalWeb"/>
        <w:jc w:val="center"/>
        <w:rPr>
          <w:ins w:id="26" w:author="Can Hong NGOC" w:date="2020-08-31T10:51:00Z"/>
          <w:color w:val="000000"/>
          <w:sz w:val="27"/>
          <w:szCs w:val="27"/>
        </w:rPr>
      </w:pPr>
      <w:ins w:id="27" w:author="Can Hong NGOC" w:date="2020-08-31T10:51:00Z">
        <w:r>
          <w:rPr>
            <w:rFonts w:ascii="Arial" w:hAnsi="Arial" w:cs="Arial"/>
            <w:color w:val="000000"/>
            <w:sz w:val="20"/>
            <w:szCs w:val="20"/>
          </w:rPr>
          <w:t> </w:t>
        </w:r>
      </w:ins>
    </w:p>
    <w:p w14:paraId="4A3F2A16" w14:textId="77777777" w:rsidR="00E52A51" w:rsidRDefault="00E52A51" w:rsidP="00E52A51">
      <w:pPr>
        <w:pStyle w:val="NormalWeb"/>
        <w:jc w:val="center"/>
        <w:rPr>
          <w:ins w:id="28" w:author="Can Hong NGOC" w:date="2020-08-31T10:51:00Z"/>
          <w:color w:val="000000"/>
          <w:sz w:val="27"/>
          <w:szCs w:val="27"/>
        </w:rPr>
      </w:pPr>
      <w:ins w:id="29" w:author="Can Hong NGOC" w:date="2020-08-31T10:51:00Z">
        <w:r>
          <w:rPr>
            <w:rFonts w:ascii="Arial" w:hAnsi="Arial" w:cs="Arial"/>
            <w:color w:val="000000"/>
            <w:sz w:val="20"/>
            <w:szCs w:val="20"/>
          </w:rPr>
          <w:t>Và</w:t>
        </w:r>
      </w:ins>
    </w:p>
    <w:p w14:paraId="743E6B46" w14:textId="77777777" w:rsidR="00E52A51" w:rsidRDefault="00E52A51" w:rsidP="00E52A51">
      <w:pPr>
        <w:pStyle w:val="NormalWeb"/>
        <w:jc w:val="center"/>
        <w:rPr>
          <w:ins w:id="30" w:author="Can Hong NGOC" w:date="2020-08-31T10:51:00Z"/>
          <w:color w:val="000000"/>
          <w:sz w:val="27"/>
          <w:szCs w:val="27"/>
        </w:rPr>
      </w:pPr>
      <w:ins w:id="31" w:author="Can Hong NGOC" w:date="2020-08-31T10:51:00Z">
        <w:r>
          <w:rPr>
            <w:rFonts w:ascii="Arial" w:hAnsi="Arial" w:cs="Arial"/>
            <w:color w:val="000000"/>
            <w:sz w:val="20"/>
            <w:szCs w:val="20"/>
          </w:rPr>
          <w:t> </w:t>
        </w:r>
      </w:ins>
    </w:p>
    <w:p w14:paraId="19A6621B" w14:textId="77777777" w:rsidR="00E52A51" w:rsidRDefault="00E52A51" w:rsidP="00E52A51">
      <w:pPr>
        <w:pStyle w:val="NormalWeb"/>
        <w:jc w:val="center"/>
        <w:rPr>
          <w:ins w:id="32" w:author="Can Hong NGOC" w:date="2020-08-31T10:51:00Z"/>
          <w:color w:val="000000"/>
          <w:sz w:val="27"/>
          <w:szCs w:val="27"/>
        </w:rPr>
      </w:pPr>
      <w:ins w:id="33" w:author="Can Hong NGOC" w:date="2020-08-31T10:51:00Z">
        <w:r>
          <w:rPr>
            <w:rFonts w:ascii="Arial" w:hAnsi="Arial" w:cs="Arial"/>
            <w:b/>
            <w:bCs/>
            <w:color w:val="000000"/>
            <w:sz w:val="20"/>
            <w:szCs w:val="20"/>
          </w:rPr>
          <w:t>Công ty Cổ phần Công nghệ Viking</w:t>
        </w:r>
        <w:r>
          <w:rPr>
            <w:rFonts w:ascii="Arial" w:hAnsi="Arial" w:cs="Arial"/>
            <w:color w:val="000000"/>
            <w:sz w:val="20"/>
            <w:szCs w:val="20"/>
          </w:rPr>
          <w:t> có địa chỉ đăng ký là 1002, L10, Tòa nhà Thăng Long, 98 Ngụy Như Kon Tum, Quận Thanh Xuân, Hà Nội, Việt Nam ( </w:t>
        </w:r>
        <w:r>
          <w:rPr>
            <w:rFonts w:ascii="Arial" w:hAnsi="Arial" w:cs="Arial"/>
            <w:b/>
            <w:bCs/>
            <w:color w:val="000000"/>
            <w:sz w:val="20"/>
            <w:szCs w:val="20"/>
          </w:rPr>
          <w:t>“Nhà thầu </w:t>
        </w:r>
        <w:r>
          <w:rPr>
            <w:rFonts w:ascii="Arial" w:hAnsi="Arial" w:cs="Arial"/>
            <w:color w:val="000000"/>
            <w:sz w:val="20"/>
            <w:szCs w:val="20"/>
          </w:rPr>
          <w:t>”)</w:t>
        </w:r>
      </w:ins>
    </w:p>
    <w:p w14:paraId="1F0E5B16" w14:textId="77777777" w:rsidR="00E52A51" w:rsidRDefault="00E52A51" w:rsidP="00E52A51">
      <w:pPr>
        <w:pStyle w:val="NormalWeb"/>
        <w:jc w:val="center"/>
        <w:rPr>
          <w:ins w:id="34" w:author="Can Hong NGOC" w:date="2020-08-31T10:51:00Z"/>
          <w:color w:val="000000"/>
          <w:sz w:val="27"/>
          <w:szCs w:val="27"/>
        </w:rPr>
      </w:pPr>
      <w:ins w:id="35" w:author="Can Hong NGOC" w:date="2020-08-31T10:51:00Z">
        <w:r>
          <w:rPr>
            <w:rFonts w:ascii="Arial" w:hAnsi="Arial" w:cs="Arial"/>
            <w:color w:val="000000"/>
            <w:sz w:val="20"/>
            <w:szCs w:val="20"/>
          </w:rPr>
          <w:t> </w:t>
        </w:r>
      </w:ins>
    </w:p>
    <w:p w14:paraId="04C91417" w14:textId="77777777" w:rsidR="00E52A51" w:rsidRDefault="00E52A51" w:rsidP="00E52A51">
      <w:pPr>
        <w:pStyle w:val="NormalWeb"/>
        <w:jc w:val="center"/>
        <w:rPr>
          <w:ins w:id="36" w:author="Can Hong NGOC" w:date="2020-08-31T10:51:00Z"/>
          <w:color w:val="000000"/>
          <w:sz w:val="27"/>
          <w:szCs w:val="27"/>
        </w:rPr>
      </w:pPr>
      <w:ins w:id="37" w:author="Can Hong NGOC" w:date="2020-08-31T10:51:00Z">
        <w:r>
          <w:rPr>
            <w:rFonts w:ascii="Arial" w:hAnsi="Arial" w:cs="Arial"/>
            <w:color w:val="000000"/>
            <w:sz w:val="20"/>
            <w:szCs w:val="20"/>
          </w:rPr>
          <w:t>(Sau đây được gọi riêng là “ </w:t>
        </w:r>
        <w:r>
          <w:rPr>
            <w:rFonts w:ascii="Arial" w:hAnsi="Arial" w:cs="Arial"/>
            <w:b/>
            <w:bCs/>
            <w:color w:val="000000"/>
            <w:sz w:val="20"/>
            <w:szCs w:val="20"/>
          </w:rPr>
          <w:t>Bên </w:t>
        </w:r>
        <w:r>
          <w:rPr>
            <w:rFonts w:ascii="Arial" w:hAnsi="Arial" w:cs="Arial"/>
            <w:color w:val="000000"/>
            <w:sz w:val="20"/>
            <w:szCs w:val="20"/>
          </w:rPr>
          <w:t>” và gọi chung là “ </w:t>
        </w:r>
        <w:r>
          <w:rPr>
            <w:rFonts w:ascii="Arial" w:hAnsi="Arial" w:cs="Arial"/>
            <w:b/>
            <w:bCs/>
            <w:color w:val="000000"/>
            <w:sz w:val="20"/>
            <w:szCs w:val="20"/>
          </w:rPr>
          <w:t>Các Bên </w:t>
        </w:r>
        <w:r>
          <w:rPr>
            <w:rFonts w:ascii="Arial" w:hAnsi="Arial" w:cs="Arial"/>
            <w:color w:val="000000"/>
            <w:sz w:val="20"/>
            <w:szCs w:val="20"/>
          </w:rPr>
          <w:t>”)</w:t>
        </w:r>
      </w:ins>
    </w:p>
    <w:p w14:paraId="580E640C" w14:textId="312423C5" w:rsidR="000B237C" w:rsidRPr="00E52A51" w:rsidDel="00E52A51" w:rsidRDefault="00F565DB" w:rsidP="00E52A51">
      <w:pPr>
        <w:rPr>
          <w:del w:id="38" w:author="Can Hong NGOC" w:date="2020-08-31T10:51:00Z"/>
          <w:rFonts w:asciiTheme="minorBidi" w:hAnsiTheme="minorBidi" w:cstheme="minorBidi"/>
          <w:b/>
          <w:sz w:val="32"/>
          <w:szCs w:val="32"/>
          <w:bdr w:val="single" w:sz="4" w:space="0" w:color="auto"/>
          <w:lang w:val="en-US"/>
        </w:rPr>
      </w:pPr>
      <w:del w:id="39" w:author="Can Hong NGOC" w:date="2020-08-31T10:51:00Z">
        <w:r w:rsidRPr="00E52A51" w:rsidDel="00E52A51">
          <w:rPr>
            <w:rFonts w:asciiTheme="minorBidi" w:hAnsiTheme="minorBidi" w:cstheme="minorBidi"/>
            <w:b/>
            <w:sz w:val="32"/>
            <w:szCs w:val="32"/>
            <w:bdr w:val="single" w:sz="4" w:space="0" w:color="auto"/>
            <w:lang w:val="en-US"/>
          </w:rPr>
          <w:delText>SCHEDULE No. #</w:delText>
        </w:r>
        <w:r w:rsidR="00BB6631" w:rsidRPr="00E52A51" w:rsidDel="00E52A51">
          <w:rPr>
            <w:bdr w:val="single" w:sz="4" w:space="0" w:color="auto"/>
          </w:rPr>
          <w:delText xml:space="preserve"> </w:delText>
        </w:r>
        <w:r w:rsidR="004823E6" w:rsidRPr="00E52A51" w:rsidDel="00E52A51">
          <w:rPr>
            <w:rFonts w:asciiTheme="minorBidi" w:hAnsiTheme="minorBidi" w:cstheme="minorBidi"/>
            <w:b/>
            <w:sz w:val="32"/>
            <w:szCs w:val="32"/>
            <w:highlight w:val="yellow"/>
            <w:bdr w:val="single" w:sz="4" w:space="0" w:color="auto"/>
            <w:lang w:val="en-US"/>
          </w:rPr>
          <w:delText>IO07</w:delText>
        </w:r>
      </w:del>
    </w:p>
    <w:p w14:paraId="3B211027" w14:textId="527D1A13" w:rsidR="000B237C" w:rsidRPr="00E52A51" w:rsidDel="00E52A51" w:rsidRDefault="000B237C">
      <w:pPr>
        <w:jc w:val="center"/>
        <w:rPr>
          <w:del w:id="40" w:author="Can Hong NGOC" w:date="2020-08-31T10:51:00Z"/>
          <w:rFonts w:asciiTheme="minorBidi" w:hAnsiTheme="minorBidi" w:cstheme="minorBidi"/>
          <w:b/>
          <w:sz w:val="24"/>
          <w:szCs w:val="24"/>
          <w:bdr w:val="single" w:sz="4" w:space="0" w:color="auto"/>
          <w:lang w:val="en-US"/>
        </w:rPr>
      </w:pPr>
    </w:p>
    <w:p w14:paraId="7E75824E" w14:textId="658D97FF" w:rsidR="0027351A" w:rsidRPr="00E52A51" w:rsidDel="00E52A51" w:rsidRDefault="00BB6631" w:rsidP="00C70D8B">
      <w:pPr>
        <w:jc w:val="center"/>
        <w:rPr>
          <w:del w:id="41" w:author="Can Hong NGOC" w:date="2020-08-31T10:51:00Z"/>
          <w:rFonts w:asciiTheme="minorBidi" w:eastAsia="Arial Unicode MS" w:hAnsiTheme="minorBidi" w:cstheme="minorBidi"/>
          <w:sz w:val="22"/>
          <w:szCs w:val="22"/>
          <w:bdr w:val="single" w:sz="4" w:space="0" w:color="auto"/>
          <w:lang w:val="en-US"/>
        </w:rPr>
      </w:pPr>
      <w:del w:id="42" w:author="Can Hong NGOC" w:date="2020-08-31T10:51:00Z">
        <w:r w:rsidRPr="00E52A51" w:rsidDel="00E52A51">
          <w:rPr>
            <w:rFonts w:asciiTheme="minorBidi" w:hAnsiTheme="minorBidi" w:cstheme="minorBidi"/>
            <w:b/>
            <w:sz w:val="22"/>
            <w:szCs w:val="22"/>
            <w:bdr w:val="single" w:sz="4" w:space="0" w:color="auto"/>
            <w:lang w:val="en-US"/>
          </w:rPr>
          <w:delText>Viet</w:delText>
        </w:r>
        <w:r w:rsidRPr="00E52A51" w:rsidDel="00E52A51">
          <w:rPr>
            <w:rFonts w:asciiTheme="minorBidi" w:hAnsiTheme="minorBidi" w:cstheme="minorBidi"/>
            <w:b/>
            <w:sz w:val="22"/>
            <w:szCs w:val="22"/>
            <w:bdr w:val="single" w:sz="4" w:space="0" w:color="auto"/>
            <w:lang w:val="vi-VN"/>
          </w:rPr>
          <w:delText xml:space="preserve"> Bank – Kond</w:delText>
        </w:r>
        <w:r w:rsidRPr="00E52A51" w:rsidDel="00E52A51">
          <w:rPr>
            <w:rFonts w:asciiTheme="minorBidi" w:hAnsiTheme="minorBidi" w:cstheme="minorBidi"/>
            <w:b/>
            <w:sz w:val="22"/>
            <w:szCs w:val="22"/>
            <w:bdr w:val="single" w:sz="4" w:space="0" w:color="auto"/>
            <w:lang w:val="en-US"/>
          </w:rPr>
          <w:delText>or+ Implementation</w:delText>
        </w:r>
        <w:r w:rsidR="003062C2" w:rsidRPr="00E52A51" w:rsidDel="00E52A51">
          <w:rPr>
            <w:rFonts w:asciiTheme="minorBidi" w:hAnsiTheme="minorBidi" w:cstheme="minorBidi"/>
            <w:b/>
            <w:sz w:val="22"/>
            <w:szCs w:val="22"/>
            <w:bdr w:val="single" w:sz="4" w:space="0" w:color="auto"/>
            <w:lang w:val="en-US"/>
          </w:rPr>
          <w:delText xml:space="preserve"> (Referenc</w:delText>
        </w:r>
        <w:r w:rsidR="003062C2" w:rsidRPr="00E52A51" w:rsidDel="00E52A51">
          <w:rPr>
            <w:rFonts w:asciiTheme="minorBidi" w:hAnsiTheme="minorBidi" w:cstheme="minorBidi"/>
            <w:b/>
            <w:sz w:val="22"/>
            <w:szCs w:val="22"/>
            <w:bdr w:val="single" w:sz="4" w:space="0" w:color="auto"/>
            <w:lang w:val="vi-VN"/>
          </w:rPr>
          <w:delText xml:space="preserve">e </w:delText>
        </w:r>
        <w:r w:rsidRPr="00E52A51" w:rsidDel="00E52A51">
          <w:rPr>
            <w:rFonts w:asciiTheme="minorBidi" w:hAnsiTheme="minorBidi" w:cstheme="minorBidi"/>
            <w:b/>
            <w:sz w:val="22"/>
            <w:szCs w:val="22"/>
            <w:highlight w:val="yellow"/>
            <w:bdr w:val="single" w:sz="4" w:space="0" w:color="auto"/>
            <w:lang w:val="vi-VN"/>
          </w:rPr>
          <w:delText>ON146128</w:delText>
        </w:r>
        <w:r w:rsidR="000B237C" w:rsidRPr="00E52A51" w:rsidDel="00E52A51">
          <w:rPr>
            <w:rFonts w:asciiTheme="minorBidi" w:hAnsiTheme="minorBidi" w:cstheme="minorBidi"/>
            <w:b/>
            <w:sz w:val="22"/>
            <w:szCs w:val="22"/>
            <w:bdr w:val="single" w:sz="4" w:space="0" w:color="auto"/>
            <w:lang w:val="vi-VN"/>
          </w:rPr>
          <w:delText>)</w:delText>
        </w:r>
      </w:del>
    </w:p>
    <w:p w14:paraId="7D14D7E1" w14:textId="040D08B4" w:rsidR="000B237C" w:rsidRPr="00E52A51" w:rsidDel="00E52A51" w:rsidRDefault="000B237C" w:rsidP="00EB2911">
      <w:pPr>
        <w:jc w:val="center"/>
        <w:rPr>
          <w:del w:id="43" w:author="Can Hong NGOC" w:date="2020-08-31T10:51:00Z"/>
          <w:rFonts w:asciiTheme="minorBidi" w:eastAsia="Arial Unicode MS" w:hAnsiTheme="minorBidi" w:cstheme="minorBidi"/>
          <w:bdr w:val="single" w:sz="4" w:space="0" w:color="auto"/>
          <w:lang w:val="en-US"/>
        </w:rPr>
      </w:pPr>
    </w:p>
    <w:p w14:paraId="23AAC229" w14:textId="7EBA8CAC" w:rsidR="00EB2911" w:rsidRPr="00E52A51" w:rsidDel="00E52A51" w:rsidRDefault="00F565DB" w:rsidP="000B237C">
      <w:pPr>
        <w:jc w:val="center"/>
        <w:rPr>
          <w:del w:id="44" w:author="Can Hong NGOC" w:date="2020-08-31T10:51:00Z"/>
          <w:rFonts w:asciiTheme="minorBidi" w:eastAsia="Arial Unicode MS" w:hAnsiTheme="minorBidi" w:cstheme="minorBidi"/>
          <w:bdr w:val="single" w:sz="4" w:space="0" w:color="auto"/>
          <w:lang w:val="en-US"/>
        </w:rPr>
      </w:pPr>
      <w:del w:id="45" w:author="Can Hong NGOC" w:date="2020-08-31T10:51:00Z">
        <w:r w:rsidRPr="00E52A51" w:rsidDel="00E52A51">
          <w:rPr>
            <w:rFonts w:asciiTheme="minorBidi" w:eastAsia="Arial Unicode MS" w:hAnsiTheme="minorBidi" w:cstheme="minorBidi"/>
            <w:bdr w:val="single" w:sz="4" w:space="0" w:color="auto"/>
            <w:lang w:val="en-US"/>
          </w:rPr>
          <w:delText>This Schedule Number #</w:delText>
        </w:r>
        <w:r w:rsidR="003878E2" w:rsidRPr="00E52A51" w:rsidDel="00E52A51">
          <w:rPr>
            <w:rFonts w:asciiTheme="minorBidi" w:eastAsia="Arial Unicode MS" w:hAnsiTheme="minorBidi" w:cstheme="minorBidi"/>
            <w:bdr w:val="single" w:sz="4" w:space="0" w:color="auto"/>
            <w:lang w:val="en-US"/>
          </w:rPr>
          <w:delText>IO07</w:delText>
        </w:r>
        <w:r w:rsidR="000B237C" w:rsidRPr="00E52A51" w:rsidDel="00E52A51">
          <w:rPr>
            <w:rFonts w:asciiTheme="minorBidi" w:eastAsia="Arial Unicode MS" w:hAnsiTheme="minorBidi" w:cstheme="minorBidi"/>
            <w:bdr w:val="single" w:sz="4" w:space="0" w:color="auto"/>
            <w:lang w:val="en-US"/>
          </w:rPr>
          <w:delText xml:space="preserve"> to CONTRACTOR SERVICES AGREEMENT Number</w:delText>
        </w:r>
        <w:r w:rsidR="003878E2" w:rsidRPr="00E52A51" w:rsidDel="00E52A51">
          <w:rPr>
            <w:rFonts w:asciiTheme="minorBidi" w:eastAsia="Arial Unicode MS" w:hAnsiTheme="minorBidi" w:cstheme="minorBidi"/>
            <w:bdr w:val="single" w:sz="4" w:space="0" w:color="auto"/>
            <w:lang w:val="en-US"/>
          </w:rPr>
          <w:delText xml:space="preserve"> #IO07</w:delText>
        </w:r>
        <w:r w:rsidR="000B237C" w:rsidRPr="00E52A51" w:rsidDel="00E52A51">
          <w:rPr>
            <w:rFonts w:asciiTheme="minorBidi" w:eastAsia="Arial Unicode MS" w:hAnsiTheme="minorBidi" w:cstheme="minorBidi"/>
            <w:bdr w:val="single" w:sz="4" w:space="0" w:color="auto"/>
            <w:lang w:val="en-US"/>
          </w:rPr>
          <w:delText xml:space="preserve"> (the “</w:delText>
        </w:r>
        <w:r w:rsidR="000B237C" w:rsidRPr="00E52A51" w:rsidDel="00E52A51">
          <w:rPr>
            <w:rFonts w:asciiTheme="minorBidi" w:eastAsia="Arial Unicode MS" w:hAnsiTheme="minorBidi" w:cstheme="minorBidi"/>
            <w:b/>
            <w:bdr w:val="single" w:sz="4" w:space="0" w:color="auto"/>
            <w:lang w:val="en-US"/>
          </w:rPr>
          <w:delText>Agreement</w:delText>
        </w:r>
        <w:r w:rsidR="000B237C" w:rsidRPr="00E52A51" w:rsidDel="00E52A51">
          <w:rPr>
            <w:rFonts w:asciiTheme="minorBidi" w:eastAsia="Arial Unicode MS" w:hAnsiTheme="minorBidi" w:cstheme="minorBidi"/>
            <w:bdr w:val="single" w:sz="4" w:space="0" w:color="auto"/>
            <w:lang w:val="en-US"/>
          </w:rPr>
          <w:delText xml:space="preserve">”) shall become effective upon the date of the </w:delText>
        </w:r>
        <w:r w:rsidR="00EB2911" w:rsidRPr="00E52A51" w:rsidDel="00E52A51">
          <w:rPr>
            <w:rFonts w:asciiTheme="minorBidi" w:hAnsiTheme="minorBidi" w:cstheme="minorBidi"/>
            <w:snapToGrid w:val="0"/>
            <w:bdr w:val="single" w:sz="4" w:space="0" w:color="auto"/>
            <w:lang w:val="en-US"/>
          </w:rPr>
          <w:delText>latest signature hereto as set out below in the attestation clause</w:delText>
        </w:r>
        <w:r w:rsidR="00EB2911" w:rsidRPr="00E52A51" w:rsidDel="00E52A51">
          <w:rPr>
            <w:rFonts w:asciiTheme="minorBidi" w:eastAsia="Arial Unicode MS" w:hAnsiTheme="minorBidi" w:cstheme="minorBidi"/>
            <w:color w:val="000000"/>
            <w:bdr w:val="single" w:sz="4" w:space="0" w:color="auto"/>
            <w:lang w:val="en-US"/>
          </w:rPr>
          <w:delText xml:space="preserve"> (the </w:delText>
        </w:r>
        <w:r w:rsidR="000B237C" w:rsidRPr="00E52A51" w:rsidDel="00E52A51">
          <w:rPr>
            <w:rFonts w:asciiTheme="minorBidi" w:eastAsia="Arial Unicode MS" w:hAnsiTheme="minorBidi" w:cstheme="minorBidi"/>
            <w:color w:val="000000"/>
            <w:bdr w:val="single" w:sz="4" w:space="0" w:color="auto"/>
            <w:lang w:val="en-US"/>
          </w:rPr>
          <w:delText>“</w:delText>
        </w:r>
        <w:r w:rsidR="000B237C" w:rsidRPr="00E52A51" w:rsidDel="00E52A51">
          <w:rPr>
            <w:rFonts w:asciiTheme="minorBidi" w:eastAsia="Arial Unicode MS" w:hAnsiTheme="minorBidi" w:cstheme="minorBidi"/>
            <w:b/>
            <w:bCs/>
            <w:color w:val="000000"/>
            <w:bdr w:val="single" w:sz="4" w:space="0" w:color="auto"/>
            <w:lang w:val="en-US"/>
          </w:rPr>
          <w:delText>Schedule</w:delText>
        </w:r>
        <w:r w:rsidR="000B237C" w:rsidRPr="00E52A51" w:rsidDel="00E52A51">
          <w:rPr>
            <w:rFonts w:asciiTheme="minorBidi" w:eastAsia="Arial Unicode MS" w:hAnsiTheme="minorBidi" w:cstheme="minorBidi"/>
            <w:color w:val="000000"/>
            <w:bdr w:val="single" w:sz="4" w:space="0" w:color="auto"/>
            <w:lang w:val="en-US"/>
          </w:rPr>
          <w:delText xml:space="preserve"> </w:delText>
        </w:r>
        <w:r w:rsidR="000B237C" w:rsidRPr="00E52A51" w:rsidDel="00E52A51">
          <w:rPr>
            <w:rFonts w:asciiTheme="minorBidi" w:eastAsia="Arial Unicode MS" w:hAnsiTheme="minorBidi" w:cstheme="minorBidi"/>
            <w:b/>
            <w:bdr w:val="single" w:sz="4" w:space="0" w:color="auto"/>
            <w:lang w:val="en-US"/>
          </w:rPr>
          <w:delText>Effective</w:delText>
        </w:r>
        <w:r w:rsidR="00EB2911" w:rsidRPr="00E52A51" w:rsidDel="00E52A51">
          <w:rPr>
            <w:rFonts w:asciiTheme="minorBidi" w:eastAsia="Arial Unicode MS" w:hAnsiTheme="minorBidi" w:cstheme="minorBidi"/>
            <w:b/>
            <w:color w:val="000000"/>
            <w:bdr w:val="single" w:sz="4" w:space="0" w:color="auto"/>
            <w:lang w:val="en-US"/>
          </w:rPr>
          <w:delText xml:space="preserve"> Date</w:delText>
        </w:r>
        <w:r w:rsidR="00EB2911" w:rsidRPr="00E52A51" w:rsidDel="00E52A51">
          <w:rPr>
            <w:rFonts w:asciiTheme="minorBidi" w:eastAsia="Arial Unicode MS" w:hAnsiTheme="minorBidi" w:cstheme="minorBidi"/>
            <w:color w:val="000000"/>
            <w:bdr w:val="single" w:sz="4" w:space="0" w:color="auto"/>
            <w:lang w:val="en-US"/>
          </w:rPr>
          <w:delText>”)</w:delText>
        </w:r>
      </w:del>
    </w:p>
    <w:p w14:paraId="68E75644" w14:textId="55B3A529" w:rsidR="0027351A" w:rsidRPr="00E52A51" w:rsidDel="00E52A51" w:rsidRDefault="0027351A">
      <w:pPr>
        <w:tabs>
          <w:tab w:val="left" w:pos="0"/>
          <w:tab w:val="right" w:pos="9540"/>
          <w:tab w:val="right" w:pos="9639"/>
          <w:tab w:val="left" w:pos="10348"/>
        </w:tabs>
        <w:ind w:right="-2"/>
        <w:jc w:val="both"/>
        <w:rPr>
          <w:del w:id="46" w:author="Can Hong NGOC" w:date="2020-08-31T10:51:00Z"/>
          <w:rFonts w:asciiTheme="minorBidi" w:eastAsia="Arial Unicode MS" w:hAnsiTheme="minorBidi" w:cstheme="minorBidi"/>
          <w:b/>
          <w:sz w:val="16"/>
          <w:szCs w:val="16"/>
          <w:bdr w:val="single" w:sz="4" w:space="0" w:color="auto"/>
          <w:lang w:val="en-US"/>
        </w:rPr>
      </w:pPr>
    </w:p>
    <w:p w14:paraId="0DE55176" w14:textId="475EDF74" w:rsidR="000B237C" w:rsidRPr="00E52A51" w:rsidDel="00E52A51" w:rsidRDefault="0027351A" w:rsidP="00C70D8B">
      <w:pPr>
        <w:tabs>
          <w:tab w:val="left" w:pos="0"/>
          <w:tab w:val="right" w:pos="9540"/>
          <w:tab w:val="right" w:pos="9639"/>
          <w:tab w:val="left" w:pos="10348"/>
        </w:tabs>
        <w:ind w:right="-2"/>
        <w:jc w:val="center"/>
        <w:rPr>
          <w:del w:id="47" w:author="Can Hong NGOC" w:date="2020-08-31T10:51:00Z"/>
          <w:rFonts w:asciiTheme="minorBidi" w:hAnsiTheme="minorBidi" w:cstheme="minorBidi"/>
          <w:bdr w:val="single" w:sz="4" w:space="0" w:color="auto"/>
          <w:lang w:val="en-US"/>
        </w:rPr>
      </w:pPr>
      <w:del w:id="48" w:author="Can Hong NGOC" w:date="2020-08-31T10:51:00Z">
        <w:r w:rsidRPr="00E52A51" w:rsidDel="00E52A51">
          <w:rPr>
            <w:rFonts w:asciiTheme="minorBidi" w:eastAsia="Arial Unicode MS" w:hAnsiTheme="minorBidi" w:cstheme="minorBidi"/>
            <w:b/>
            <w:caps/>
            <w:sz w:val="22"/>
            <w:szCs w:val="22"/>
            <w:bdr w:val="single" w:sz="4" w:space="0" w:color="auto"/>
            <w:lang w:val="en-US"/>
          </w:rPr>
          <w:delText>between</w:delText>
        </w:r>
        <w:r w:rsidRPr="00E52A51" w:rsidDel="00E52A51">
          <w:rPr>
            <w:rFonts w:asciiTheme="minorBidi" w:eastAsia="Arial Unicode MS" w:hAnsiTheme="minorBidi" w:cstheme="minorBidi"/>
            <w:b/>
            <w:caps/>
            <w:sz w:val="22"/>
            <w:szCs w:val="22"/>
            <w:bdr w:val="single" w:sz="4" w:space="0" w:color="auto"/>
            <w:lang w:val="en-US"/>
          </w:rPr>
          <w:br/>
        </w:r>
      </w:del>
    </w:p>
    <w:p w14:paraId="1ED95A00" w14:textId="74B42872" w:rsidR="000B237C" w:rsidRPr="00E52A51" w:rsidDel="00E52A51" w:rsidRDefault="004823E6" w:rsidP="004823E6">
      <w:pPr>
        <w:pStyle w:val="Default"/>
        <w:jc w:val="center"/>
        <w:rPr>
          <w:del w:id="49" w:author="Can Hong NGOC" w:date="2020-08-31T10:51:00Z"/>
          <w:rFonts w:asciiTheme="minorBidi" w:hAnsiTheme="minorBidi" w:cstheme="minorBidi"/>
          <w:sz w:val="20"/>
          <w:szCs w:val="20"/>
          <w:bdr w:val="single" w:sz="4" w:space="0" w:color="auto"/>
          <w:lang w:val="en-US"/>
        </w:rPr>
      </w:pPr>
      <w:del w:id="50" w:author="Can Hong NGOC" w:date="2020-08-31T10:51:00Z">
        <w:r w:rsidRPr="00E52A51" w:rsidDel="00E52A51">
          <w:rPr>
            <w:rFonts w:asciiTheme="minorBidi" w:hAnsiTheme="minorBidi" w:cstheme="minorBidi"/>
            <w:b/>
            <w:bCs/>
            <w:sz w:val="20"/>
            <w:szCs w:val="20"/>
            <w:bdr w:val="single" w:sz="4" w:space="0" w:color="auto"/>
            <w:lang w:val="en-US"/>
          </w:rPr>
          <w:delText>Finastra Hong Kong Limited</w:delText>
        </w:r>
        <w:r w:rsidR="000B237C" w:rsidRPr="00E52A51" w:rsidDel="00E52A51">
          <w:rPr>
            <w:rFonts w:asciiTheme="minorBidi" w:hAnsiTheme="minorBidi" w:cstheme="minorBidi"/>
            <w:sz w:val="20"/>
            <w:szCs w:val="20"/>
            <w:bdr w:val="single" w:sz="4" w:space="0" w:color="auto"/>
            <w:lang w:val="en-US"/>
          </w:rPr>
          <w:delText xml:space="preserve">, whose registered address is </w:delText>
        </w:r>
        <w:r w:rsidRPr="00E52A51" w:rsidDel="00E52A51">
          <w:rPr>
            <w:rFonts w:asciiTheme="minorBidi" w:hAnsiTheme="minorBidi" w:cstheme="minorBidi"/>
            <w:sz w:val="20"/>
            <w:szCs w:val="20"/>
            <w:bdr w:val="single" w:sz="4" w:space="0" w:color="auto"/>
            <w:lang w:val="en-US"/>
          </w:rPr>
          <w:delText>Suites 604-610, 6th Floor, Everbright Centre, 108 Gloucester Road, Wanchai, Hong Kong</w:delText>
        </w:r>
        <w:r w:rsidR="000B237C" w:rsidRPr="00E52A51" w:rsidDel="00E52A51">
          <w:rPr>
            <w:rFonts w:asciiTheme="minorBidi" w:hAnsiTheme="minorBidi" w:cstheme="minorBidi"/>
            <w:sz w:val="20"/>
            <w:szCs w:val="20"/>
            <w:bdr w:val="single" w:sz="4" w:space="0" w:color="auto"/>
            <w:lang w:val="en-US"/>
          </w:rPr>
          <w:delText xml:space="preserve"> (</w:delText>
        </w:r>
        <w:r w:rsidR="000B237C" w:rsidRPr="00E52A51" w:rsidDel="00E52A51">
          <w:rPr>
            <w:rFonts w:asciiTheme="minorBidi" w:hAnsiTheme="minorBidi" w:cstheme="minorBidi"/>
            <w:b/>
            <w:bCs/>
            <w:sz w:val="20"/>
            <w:szCs w:val="20"/>
            <w:bdr w:val="single" w:sz="4" w:space="0" w:color="auto"/>
            <w:lang w:val="en-US"/>
          </w:rPr>
          <w:delText>“</w:delText>
        </w:r>
        <w:r w:rsidR="00536A29" w:rsidRPr="00E52A51" w:rsidDel="00E52A51">
          <w:rPr>
            <w:rFonts w:asciiTheme="minorBidi" w:hAnsiTheme="minorBidi" w:cstheme="minorBidi"/>
            <w:b/>
            <w:bCs/>
            <w:sz w:val="20"/>
            <w:szCs w:val="20"/>
            <w:bdr w:val="single" w:sz="4" w:space="0" w:color="auto"/>
            <w:lang w:val="en-US"/>
          </w:rPr>
          <w:delText>Finastra</w:delText>
        </w:r>
        <w:r w:rsidR="000B237C" w:rsidRPr="00E52A51" w:rsidDel="00E52A51">
          <w:rPr>
            <w:rFonts w:asciiTheme="minorBidi" w:hAnsiTheme="minorBidi" w:cstheme="minorBidi"/>
            <w:b/>
            <w:bCs/>
            <w:sz w:val="20"/>
            <w:szCs w:val="20"/>
            <w:bdr w:val="single" w:sz="4" w:space="0" w:color="auto"/>
            <w:lang w:val="en-US"/>
          </w:rPr>
          <w:delText>”</w:delText>
        </w:r>
        <w:r w:rsidR="000B237C" w:rsidRPr="00E52A51" w:rsidDel="00E52A51">
          <w:rPr>
            <w:rFonts w:asciiTheme="minorBidi" w:hAnsiTheme="minorBidi" w:cstheme="minorBidi"/>
            <w:sz w:val="20"/>
            <w:szCs w:val="20"/>
            <w:bdr w:val="single" w:sz="4" w:space="0" w:color="auto"/>
            <w:lang w:val="en-US"/>
          </w:rPr>
          <w:delText>);</w:delText>
        </w:r>
      </w:del>
    </w:p>
    <w:p w14:paraId="135E8672" w14:textId="3E80A1E3" w:rsidR="000B237C" w:rsidRPr="00E52A51" w:rsidDel="00E52A51" w:rsidRDefault="000B237C" w:rsidP="000B237C">
      <w:pPr>
        <w:pStyle w:val="Default"/>
        <w:jc w:val="center"/>
        <w:rPr>
          <w:del w:id="51" w:author="Can Hong NGOC" w:date="2020-08-31T10:51:00Z"/>
          <w:rFonts w:asciiTheme="minorBidi" w:hAnsiTheme="minorBidi" w:cstheme="minorBidi"/>
          <w:sz w:val="20"/>
          <w:szCs w:val="20"/>
          <w:bdr w:val="single" w:sz="4" w:space="0" w:color="auto"/>
          <w:lang w:val="en-US"/>
        </w:rPr>
      </w:pPr>
    </w:p>
    <w:p w14:paraId="2C589217" w14:textId="19BD87B3" w:rsidR="000B237C" w:rsidRPr="00E52A51" w:rsidDel="00E52A51" w:rsidRDefault="000B237C" w:rsidP="000B237C">
      <w:pPr>
        <w:pStyle w:val="Default"/>
        <w:jc w:val="center"/>
        <w:rPr>
          <w:del w:id="52" w:author="Can Hong NGOC" w:date="2020-08-31T10:51:00Z"/>
          <w:rFonts w:asciiTheme="minorBidi" w:hAnsiTheme="minorBidi" w:cstheme="minorBidi"/>
          <w:sz w:val="20"/>
          <w:szCs w:val="20"/>
          <w:bdr w:val="single" w:sz="4" w:space="0" w:color="auto"/>
          <w:lang w:val="en-US"/>
        </w:rPr>
      </w:pPr>
      <w:del w:id="53" w:author="Can Hong NGOC" w:date="2020-08-31T10:51:00Z">
        <w:r w:rsidRPr="00E52A51" w:rsidDel="00E52A51">
          <w:rPr>
            <w:rFonts w:asciiTheme="minorBidi" w:hAnsiTheme="minorBidi" w:cstheme="minorBidi"/>
            <w:sz w:val="20"/>
            <w:szCs w:val="20"/>
            <w:bdr w:val="single" w:sz="4" w:space="0" w:color="auto"/>
            <w:lang w:val="en-US"/>
          </w:rPr>
          <w:delText>And</w:delText>
        </w:r>
      </w:del>
    </w:p>
    <w:p w14:paraId="5CE94B8E" w14:textId="170B9B3F" w:rsidR="000B237C" w:rsidRPr="00E52A51" w:rsidDel="00E52A51" w:rsidRDefault="000B237C" w:rsidP="000B237C">
      <w:pPr>
        <w:pStyle w:val="Default"/>
        <w:jc w:val="center"/>
        <w:rPr>
          <w:del w:id="54" w:author="Can Hong NGOC" w:date="2020-08-31T10:51:00Z"/>
          <w:rFonts w:asciiTheme="minorBidi" w:hAnsiTheme="minorBidi" w:cstheme="minorBidi"/>
          <w:sz w:val="20"/>
          <w:szCs w:val="20"/>
          <w:bdr w:val="single" w:sz="4" w:space="0" w:color="auto"/>
          <w:lang w:val="en-US"/>
        </w:rPr>
      </w:pPr>
    </w:p>
    <w:p w14:paraId="7D046032" w14:textId="6C5F160B" w:rsidR="000B237C" w:rsidRPr="00E52A51" w:rsidDel="00E52A51" w:rsidRDefault="00BB6631" w:rsidP="000B237C">
      <w:pPr>
        <w:pStyle w:val="Default"/>
        <w:jc w:val="center"/>
        <w:rPr>
          <w:del w:id="55" w:author="Can Hong NGOC" w:date="2020-08-31T10:51:00Z"/>
          <w:rFonts w:asciiTheme="minorBidi" w:hAnsiTheme="minorBidi" w:cstheme="minorBidi"/>
          <w:sz w:val="20"/>
          <w:szCs w:val="20"/>
          <w:bdr w:val="single" w:sz="4" w:space="0" w:color="auto"/>
          <w:lang w:val="en-US"/>
        </w:rPr>
      </w:pPr>
      <w:bookmarkStart w:id="56" w:name="_Hlk521919981"/>
      <w:del w:id="57" w:author="Can Hong NGOC" w:date="2020-08-31T10:51:00Z">
        <w:r w:rsidRPr="00E52A51" w:rsidDel="00E52A51">
          <w:rPr>
            <w:rFonts w:asciiTheme="minorBidi" w:hAnsiTheme="minorBidi" w:cstheme="minorBidi"/>
            <w:b/>
            <w:bCs/>
            <w:sz w:val="20"/>
            <w:szCs w:val="20"/>
            <w:bdr w:val="single" w:sz="4" w:space="0" w:color="auto"/>
            <w:lang w:val="en-US"/>
          </w:rPr>
          <w:delText xml:space="preserve">Viking </w:delText>
        </w:r>
        <w:r w:rsidR="00130753" w:rsidRPr="00E52A51" w:rsidDel="00E52A51">
          <w:rPr>
            <w:rFonts w:asciiTheme="minorBidi" w:hAnsiTheme="minorBidi" w:cstheme="minorBidi"/>
            <w:b/>
            <w:bCs/>
            <w:sz w:val="20"/>
            <w:szCs w:val="20"/>
            <w:bdr w:val="single" w:sz="4" w:space="0" w:color="auto"/>
            <w:lang w:val="en-US"/>
          </w:rPr>
          <w:delText>Technology Joint Stock Company</w:delText>
        </w:r>
        <w:bookmarkEnd w:id="56"/>
        <w:r w:rsidR="000B237C" w:rsidRPr="00E52A51" w:rsidDel="00E52A51">
          <w:rPr>
            <w:rFonts w:asciiTheme="minorBidi" w:hAnsiTheme="minorBidi" w:cstheme="minorBidi"/>
            <w:sz w:val="20"/>
            <w:szCs w:val="20"/>
            <w:bdr w:val="single" w:sz="4" w:space="0" w:color="auto"/>
            <w:lang w:val="en-US"/>
          </w:rPr>
          <w:delText xml:space="preserve">, whose registered address is </w:delText>
        </w:r>
        <w:bookmarkStart w:id="58" w:name="_Hlk521919992"/>
        <w:r w:rsidR="007763A9" w:rsidRPr="00E52A51" w:rsidDel="00E52A51">
          <w:rPr>
            <w:rFonts w:asciiTheme="minorBidi" w:hAnsiTheme="minorBidi" w:cstheme="minorBidi"/>
            <w:sz w:val="20"/>
            <w:szCs w:val="20"/>
            <w:bdr w:val="single" w:sz="4" w:space="0" w:color="auto"/>
            <w:lang w:val="en-US"/>
          </w:rPr>
          <w:delText>1002, L10, Thang Long Building, 98 Nguy Nhu Kon Tum, Thanh Xuan District, Hanoi, Vietnam</w:delText>
        </w:r>
        <w:bookmarkEnd w:id="58"/>
        <w:r w:rsidR="000B237C" w:rsidRPr="00E52A51" w:rsidDel="00E52A51">
          <w:rPr>
            <w:rFonts w:asciiTheme="minorBidi" w:hAnsiTheme="minorBidi" w:cstheme="minorBidi"/>
            <w:sz w:val="20"/>
            <w:szCs w:val="20"/>
            <w:bdr w:val="single" w:sz="4" w:space="0" w:color="auto"/>
            <w:lang w:val="en-US"/>
          </w:rPr>
          <w:delText xml:space="preserve"> (</w:delText>
        </w:r>
        <w:r w:rsidR="000B237C" w:rsidRPr="00E52A51" w:rsidDel="00E52A51">
          <w:rPr>
            <w:rFonts w:asciiTheme="minorBidi" w:hAnsiTheme="minorBidi" w:cstheme="minorBidi"/>
            <w:b/>
            <w:bCs/>
            <w:sz w:val="20"/>
            <w:szCs w:val="20"/>
            <w:bdr w:val="single" w:sz="4" w:space="0" w:color="auto"/>
            <w:lang w:val="en-US"/>
          </w:rPr>
          <w:delText>“Contractor</w:delText>
        </w:r>
        <w:r w:rsidR="000B237C" w:rsidRPr="00E52A51" w:rsidDel="00E52A51">
          <w:rPr>
            <w:rFonts w:asciiTheme="minorBidi" w:hAnsiTheme="minorBidi" w:cstheme="minorBidi"/>
            <w:sz w:val="20"/>
            <w:szCs w:val="20"/>
            <w:bdr w:val="single" w:sz="4" w:space="0" w:color="auto"/>
            <w:lang w:val="en-US"/>
          </w:rPr>
          <w:delText>”)</w:delText>
        </w:r>
      </w:del>
    </w:p>
    <w:p w14:paraId="2BEB67A9" w14:textId="16DD9152" w:rsidR="000B237C" w:rsidRPr="00E52A51" w:rsidDel="00E52A51" w:rsidRDefault="000B237C" w:rsidP="000B237C">
      <w:pPr>
        <w:pStyle w:val="Default"/>
        <w:jc w:val="center"/>
        <w:rPr>
          <w:del w:id="59" w:author="Can Hong NGOC" w:date="2020-08-31T10:51:00Z"/>
          <w:rFonts w:asciiTheme="minorBidi" w:hAnsiTheme="minorBidi" w:cstheme="minorBidi"/>
          <w:sz w:val="20"/>
          <w:szCs w:val="20"/>
          <w:bdr w:val="single" w:sz="4" w:space="0" w:color="auto"/>
          <w:lang w:val="en-US"/>
        </w:rPr>
      </w:pPr>
    </w:p>
    <w:p w14:paraId="00F47DDD" w14:textId="7BF0EA1E" w:rsidR="000B237C" w:rsidRPr="00E52A51" w:rsidDel="00E52A51" w:rsidRDefault="000B237C" w:rsidP="000B237C">
      <w:pPr>
        <w:tabs>
          <w:tab w:val="left" w:pos="0"/>
          <w:tab w:val="right" w:pos="9540"/>
          <w:tab w:val="right" w:pos="9639"/>
          <w:tab w:val="left" w:pos="10348"/>
        </w:tabs>
        <w:ind w:right="-2"/>
        <w:jc w:val="center"/>
        <w:rPr>
          <w:del w:id="60" w:author="Can Hong NGOC" w:date="2020-08-31T10:51:00Z"/>
          <w:rFonts w:asciiTheme="minorBidi" w:hAnsiTheme="minorBidi" w:cstheme="minorBidi"/>
          <w:bdr w:val="single" w:sz="4" w:space="0" w:color="auto"/>
          <w:lang w:val="en-US"/>
        </w:rPr>
      </w:pPr>
      <w:del w:id="61" w:author="Can Hong NGOC" w:date="2020-08-31T10:51:00Z">
        <w:r w:rsidRPr="00E52A51" w:rsidDel="00E52A51">
          <w:rPr>
            <w:rFonts w:asciiTheme="minorBidi" w:hAnsiTheme="minorBidi" w:cstheme="minorBidi"/>
            <w:bdr w:val="single" w:sz="4" w:space="0" w:color="auto"/>
            <w:lang w:val="en-US"/>
          </w:rPr>
          <w:delText>(Hereinafter individually referred to as a “</w:delText>
        </w:r>
        <w:r w:rsidRPr="00E52A51" w:rsidDel="00E52A51">
          <w:rPr>
            <w:rFonts w:asciiTheme="minorBidi" w:hAnsiTheme="minorBidi" w:cstheme="minorBidi"/>
            <w:b/>
            <w:bCs/>
            <w:bdr w:val="single" w:sz="4" w:space="0" w:color="auto"/>
            <w:lang w:val="en-US"/>
          </w:rPr>
          <w:delText>Party</w:delText>
        </w:r>
        <w:r w:rsidRPr="00E52A51" w:rsidDel="00E52A51">
          <w:rPr>
            <w:rFonts w:asciiTheme="minorBidi" w:hAnsiTheme="minorBidi" w:cstheme="minorBidi"/>
            <w:bdr w:val="single" w:sz="4" w:space="0" w:color="auto"/>
            <w:lang w:val="en-US"/>
          </w:rPr>
          <w:delText>” and collectively as the “</w:delText>
        </w:r>
        <w:r w:rsidRPr="00E52A51" w:rsidDel="00E52A51">
          <w:rPr>
            <w:rFonts w:asciiTheme="minorBidi" w:hAnsiTheme="minorBidi" w:cstheme="minorBidi"/>
            <w:b/>
            <w:bCs/>
            <w:bdr w:val="single" w:sz="4" w:space="0" w:color="auto"/>
            <w:lang w:val="en-US"/>
          </w:rPr>
          <w:delText>Parties</w:delText>
        </w:r>
        <w:r w:rsidRPr="00E52A51" w:rsidDel="00E52A51">
          <w:rPr>
            <w:rFonts w:asciiTheme="minorBidi" w:hAnsiTheme="minorBidi" w:cstheme="minorBidi"/>
            <w:bdr w:val="single" w:sz="4" w:space="0" w:color="auto"/>
            <w:lang w:val="en-US"/>
          </w:rPr>
          <w:delText>”)</w:delText>
        </w:r>
      </w:del>
    </w:p>
    <w:p w14:paraId="3E8D34FE" w14:textId="77777777" w:rsidR="000B237C" w:rsidRPr="007B665E" w:rsidRDefault="000B237C" w:rsidP="00C70D8B">
      <w:pPr>
        <w:pBdr>
          <w:bottom w:val="single" w:sz="4" w:space="1" w:color="auto"/>
        </w:pBdr>
        <w:tabs>
          <w:tab w:val="left" w:pos="0"/>
          <w:tab w:val="right" w:pos="9540"/>
          <w:tab w:val="right" w:pos="9639"/>
          <w:tab w:val="left" w:pos="10348"/>
        </w:tabs>
        <w:ind w:right="-2"/>
        <w:jc w:val="center"/>
        <w:rPr>
          <w:rFonts w:asciiTheme="minorBidi" w:eastAsia="Arial Unicode MS" w:hAnsiTheme="minorBidi" w:cstheme="minorBidi"/>
          <w:b/>
          <w:i/>
          <w:color w:val="000000"/>
          <w:lang w:val="en-US"/>
        </w:rPr>
      </w:pPr>
    </w:p>
    <w:p w14:paraId="4A36C678" w14:textId="77777777" w:rsidR="0027351A" w:rsidRPr="007B665E" w:rsidRDefault="0027351A">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ind w:left="720" w:hanging="720"/>
        <w:jc w:val="both"/>
        <w:textAlignment w:val="auto"/>
        <w:rPr>
          <w:rFonts w:asciiTheme="minorBidi" w:hAnsiTheme="minorBidi" w:cstheme="minorBidi"/>
          <w:b w:val="0"/>
          <w:sz w:val="20"/>
          <w:lang w:val="en-US"/>
        </w:rPr>
      </w:pPr>
    </w:p>
    <w:p w14:paraId="7171023D" w14:textId="53258DFD" w:rsidR="00E52A51" w:rsidRDefault="00E52A51">
      <w:pPr>
        <w:pStyle w:val="Heading1"/>
        <w:numPr>
          <w:ilvl w:val="0"/>
          <w:numId w:val="30"/>
        </w:numPr>
        <w:ind w:left="630" w:hanging="630"/>
        <w:jc w:val="both"/>
        <w:rPr>
          <w:ins w:id="62" w:author="Can Hong NGOC" w:date="2020-08-31T10:53:00Z"/>
          <w:color w:val="000000"/>
          <w:lang w:val="en-US" w:eastAsia="ja-JP"/>
        </w:rPr>
        <w:pPrChange w:id="63" w:author="Can Hong NGOC" w:date="2020-08-31T10:53:00Z">
          <w:pPr>
            <w:pStyle w:val="Heading1"/>
            <w:jc w:val="both"/>
          </w:pPr>
        </w:pPrChange>
      </w:pPr>
      <w:ins w:id="64" w:author="Can Hong NGOC" w:date="2020-08-31T10:53:00Z">
        <w:r>
          <w:rPr>
            <w:rFonts w:ascii="Arial" w:hAnsi="Arial" w:cs="Arial"/>
            <w:b w:val="0"/>
            <w:bCs/>
            <w:color w:val="000000"/>
            <w:sz w:val="20"/>
          </w:rPr>
          <w:t>Lịch trình này là một tuyên bố của S ervices được cung cấp bởi các nhà thầu để Finastra vì lợi ích của Việt Bank, có địa chỉ là 47 Trần Hưng Đạo, Sóc Trăng , Việt Nam ( “ </w:t>
        </w:r>
        <w:r>
          <w:rPr>
            <w:rFonts w:ascii="Arial" w:hAnsi="Arial" w:cs="Arial"/>
            <w:color w:val="000000"/>
            <w:sz w:val="20"/>
          </w:rPr>
          <w:t>Khách hàng </w:t>
        </w:r>
        <w:r>
          <w:rPr>
            <w:rFonts w:ascii="Arial" w:hAnsi="Arial" w:cs="Arial"/>
            <w:b w:val="0"/>
            <w:bCs/>
            <w:color w:val="000000"/>
            <w:sz w:val="20"/>
          </w:rPr>
          <w:t>” như quy định trong Hiệp định hoặc “ </w:t>
        </w:r>
        <w:r>
          <w:rPr>
            <w:rFonts w:ascii="Arial" w:hAnsi="Arial" w:cs="Arial"/>
            <w:color w:val="000000"/>
            <w:sz w:val="20"/>
          </w:rPr>
          <w:t>Việt Ngân hàng </w:t>
        </w:r>
        <w:r>
          <w:rPr>
            <w:rFonts w:ascii="Arial" w:hAnsi="Arial" w:cs="Arial"/>
            <w:b w:val="0"/>
            <w:bCs/>
            <w:color w:val="000000"/>
            <w:sz w:val="20"/>
          </w:rPr>
          <w:t>”) .             </w:t>
        </w:r>
      </w:ins>
    </w:p>
    <w:p w14:paraId="176FD260" w14:textId="4490C774" w:rsidR="00E52A51" w:rsidRDefault="00E52A51">
      <w:pPr>
        <w:pStyle w:val="Heading1"/>
        <w:ind w:left="630" w:hanging="630"/>
        <w:jc w:val="both"/>
        <w:rPr>
          <w:ins w:id="65" w:author="Can Hong NGOC" w:date="2020-08-31T10:53:00Z"/>
          <w:color w:val="000000"/>
        </w:rPr>
        <w:pPrChange w:id="66" w:author="Can Hong NGOC" w:date="2020-08-31T10:53:00Z">
          <w:pPr>
            <w:pStyle w:val="Heading1"/>
            <w:ind w:hanging="720"/>
            <w:jc w:val="both"/>
          </w:pPr>
        </w:pPrChange>
      </w:pPr>
    </w:p>
    <w:p w14:paraId="37E67C3A" w14:textId="2295A7B9" w:rsidR="00E52A51" w:rsidRDefault="00E52A51">
      <w:pPr>
        <w:pStyle w:val="Heading1"/>
        <w:numPr>
          <w:ilvl w:val="0"/>
          <w:numId w:val="30"/>
        </w:numPr>
        <w:ind w:left="630" w:hanging="630"/>
        <w:jc w:val="both"/>
        <w:rPr>
          <w:ins w:id="67" w:author="Can Hong NGOC" w:date="2020-08-31T10:53:00Z"/>
          <w:color w:val="000000"/>
        </w:rPr>
        <w:pPrChange w:id="68" w:author="Can Hong NGOC" w:date="2020-08-31T10:53:00Z">
          <w:pPr>
            <w:pStyle w:val="Heading1"/>
            <w:jc w:val="both"/>
          </w:pPr>
        </w:pPrChange>
      </w:pPr>
      <w:ins w:id="69" w:author="Can Hong NGOC" w:date="2020-08-31T10:53:00Z">
        <w:r>
          <w:rPr>
            <w:rFonts w:ascii="Arial" w:hAnsi="Arial" w:cs="Arial"/>
            <w:b w:val="0"/>
            <w:bCs/>
            <w:color w:val="000000"/>
            <w:sz w:val="20"/>
          </w:rPr>
          <w:t>Các điều khoản và điều kiện của Thỏa thuận được coi là đã kết hợp vào Lịch trình này và, không phải vậy, chúng sẽ tạo thành một thỏa thuận tách biệt với bất kỳ thỏa thuận nào khác theo điều khoản 2 của Thỏa thuận.</w:t>
        </w:r>
        <w:r>
          <w:rPr>
            <w:color w:val="000000"/>
            <w:sz w:val="14"/>
            <w:szCs w:val="14"/>
          </w:rPr>
          <w:t>                  </w:t>
        </w:r>
      </w:ins>
    </w:p>
    <w:p w14:paraId="20387E43" w14:textId="62501822" w:rsidR="00E52A51" w:rsidRPr="0046384D" w:rsidRDefault="00E52A51">
      <w:pPr>
        <w:pStyle w:val="NormalWeb"/>
        <w:ind w:left="630" w:hanging="630"/>
        <w:jc w:val="both"/>
        <w:rPr>
          <w:ins w:id="70" w:author="Can Hong NGOC" w:date="2020-08-31T10:53:00Z"/>
          <w:color w:val="000000"/>
          <w:sz w:val="27"/>
          <w:szCs w:val="27"/>
          <w:lang w:val="de-DE"/>
        </w:rPr>
        <w:pPrChange w:id="71" w:author="Can Hong NGOC" w:date="2020-08-31T10:53:00Z">
          <w:pPr>
            <w:pStyle w:val="NormalWeb"/>
            <w:ind w:hanging="720"/>
            <w:jc w:val="both"/>
          </w:pPr>
        </w:pPrChange>
      </w:pPr>
    </w:p>
    <w:p w14:paraId="325084DE" w14:textId="56240FBB" w:rsidR="00E52A51" w:rsidRDefault="00E52A51">
      <w:pPr>
        <w:pStyle w:val="Heading1"/>
        <w:numPr>
          <w:ilvl w:val="0"/>
          <w:numId w:val="30"/>
        </w:numPr>
        <w:ind w:left="630" w:hanging="630"/>
        <w:jc w:val="both"/>
        <w:rPr>
          <w:ins w:id="72" w:author="Can Hong NGOC" w:date="2020-08-31T10:53:00Z"/>
          <w:color w:val="000000"/>
          <w:sz w:val="48"/>
          <w:szCs w:val="48"/>
        </w:rPr>
        <w:pPrChange w:id="73" w:author="Can Hong NGOC" w:date="2020-08-31T10:53:00Z">
          <w:pPr>
            <w:pStyle w:val="Heading1"/>
            <w:jc w:val="both"/>
          </w:pPr>
        </w:pPrChange>
      </w:pPr>
      <w:ins w:id="74" w:author="Can Hong NGOC" w:date="2020-08-31T10:53:00Z">
        <w:r>
          <w:rPr>
            <w:rFonts w:ascii="Arial" w:hAnsi="Arial" w:cs="Arial"/>
            <w:b w:val="0"/>
            <w:bCs/>
            <w:color w:val="000000"/>
            <w:sz w:val="20"/>
          </w:rPr>
          <w:t>Lịch trình này sẽ chấm dứt sau khi (i) hết hạn hoặc chấm dứt Thỏa thuận; hoặc (ii) khi Finastra cung cấp thông báo bằng văn bản rằng các nghĩa vụ của Nhà thầu theo Hợp đồng và Lịch trình này đã được hoàn thành và chấp nhận.</w:t>
        </w:r>
        <w:r>
          <w:rPr>
            <w:color w:val="000000"/>
            <w:sz w:val="14"/>
            <w:szCs w:val="14"/>
          </w:rPr>
          <w:t>                  </w:t>
        </w:r>
      </w:ins>
    </w:p>
    <w:p w14:paraId="5605F8C9" w14:textId="407C5984" w:rsidR="00E52A51" w:rsidRDefault="00E52A51">
      <w:pPr>
        <w:pStyle w:val="Heading1"/>
        <w:ind w:left="630" w:hanging="630"/>
        <w:jc w:val="both"/>
        <w:rPr>
          <w:ins w:id="75" w:author="Can Hong NGOC" w:date="2020-08-31T10:53:00Z"/>
          <w:color w:val="000000"/>
        </w:rPr>
        <w:pPrChange w:id="76" w:author="Can Hong NGOC" w:date="2020-08-31T10:53:00Z">
          <w:pPr>
            <w:pStyle w:val="Heading1"/>
            <w:jc w:val="both"/>
          </w:pPr>
        </w:pPrChange>
      </w:pPr>
    </w:p>
    <w:p w14:paraId="3E262371" w14:textId="2508F27F" w:rsidR="00E52A51" w:rsidRDefault="00E52A51">
      <w:pPr>
        <w:pStyle w:val="Heading1"/>
        <w:numPr>
          <w:ilvl w:val="0"/>
          <w:numId w:val="30"/>
        </w:numPr>
        <w:ind w:left="630" w:hanging="630"/>
        <w:jc w:val="both"/>
        <w:rPr>
          <w:ins w:id="77" w:author="Can Hong NGOC" w:date="2020-08-31T10:53:00Z"/>
          <w:color w:val="000000"/>
        </w:rPr>
        <w:pPrChange w:id="78" w:author="Can Hong NGOC" w:date="2020-08-31T10:53:00Z">
          <w:pPr>
            <w:pStyle w:val="Heading1"/>
            <w:jc w:val="both"/>
          </w:pPr>
        </w:pPrChange>
      </w:pPr>
      <w:ins w:id="79" w:author="Can Hong NGOC" w:date="2020-08-31T10:53:00Z">
        <w:r>
          <w:rPr>
            <w:rFonts w:ascii="Arial" w:hAnsi="Arial" w:cs="Arial"/>
            <w:b w:val="0"/>
            <w:bCs/>
            <w:color w:val="000000"/>
            <w:sz w:val="20"/>
          </w:rPr>
          <w:t>Dịch vụ sẽ được cung cấp trên cơ sở giá cố định và do đó Phần 1 của Lịch trình này không được áp dụng.</w:t>
        </w:r>
        <w:r>
          <w:rPr>
            <w:color w:val="000000"/>
            <w:sz w:val="14"/>
            <w:szCs w:val="14"/>
          </w:rPr>
          <w:t>                  </w:t>
        </w:r>
      </w:ins>
    </w:p>
    <w:p w14:paraId="582A7985" w14:textId="634BBBCA" w:rsidR="00E52A51" w:rsidRPr="00E52A51" w:rsidRDefault="00E52A51">
      <w:pPr>
        <w:pStyle w:val="NormalWeb"/>
        <w:ind w:left="630" w:hanging="630"/>
        <w:rPr>
          <w:ins w:id="80" w:author="Can Hong NGOC" w:date="2020-08-31T10:53:00Z"/>
          <w:color w:val="000000"/>
          <w:sz w:val="27"/>
          <w:szCs w:val="27"/>
          <w:lang w:val="de-DE"/>
          <w:rPrChange w:id="81" w:author="Can Hong NGOC" w:date="2020-08-31T10:53:00Z">
            <w:rPr>
              <w:ins w:id="82" w:author="Can Hong NGOC" w:date="2020-08-31T10:53:00Z"/>
              <w:color w:val="000000"/>
              <w:sz w:val="27"/>
              <w:szCs w:val="27"/>
            </w:rPr>
          </w:rPrChange>
        </w:rPr>
        <w:pPrChange w:id="83" w:author="Can Hong NGOC" w:date="2020-08-31T10:53:00Z">
          <w:pPr>
            <w:pStyle w:val="NormalWeb"/>
          </w:pPr>
        </w:pPrChange>
      </w:pPr>
    </w:p>
    <w:p w14:paraId="7084CA7D" w14:textId="480BEDC8" w:rsidR="00E52A51" w:rsidRDefault="00E52A51">
      <w:pPr>
        <w:pStyle w:val="Heading1"/>
        <w:numPr>
          <w:ilvl w:val="0"/>
          <w:numId w:val="30"/>
        </w:numPr>
        <w:ind w:left="630" w:hanging="630"/>
        <w:jc w:val="both"/>
        <w:rPr>
          <w:ins w:id="84" w:author="Can Hong NGOC" w:date="2020-08-31T10:53:00Z"/>
          <w:color w:val="000000"/>
          <w:sz w:val="48"/>
          <w:szCs w:val="48"/>
        </w:rPr>
        <w:pPrChange w:id="85" w:author="Can Hong NGOC" w:date="2020-08-31T10:53:00Z">
          <w:pPr>
            <w:pStyle w:val="Heading1"/>
            <w:jc w:val="both"/>
          </w:pPr>
        </w:pPrChange>
      </w:pPr>
      <w:ins w:id="86" w:author="Can Hong NGOC" w:date="2020-08-31T10:53:00Z">
        <w:r>
          <w:rPr>
            <w:rFonts w:ascii="Arial" w:hAnsi="Arial" w:cs="Arial"/>
            <w:b w:val="0"/>
            <w:bCs/>
            <w:color w:val="000000"/>
            <w:sz w:val="20"/>
          </w:rPr>
          <w:t>Để tránh nghi ngờ xảy ra xung đột giữa các điều khoản và điều kiện của Thỏa thuận và các quy định của Biểu này thì các quy định của Biểu này sẽ được ưu tiên.</w:t>
        </w:r>
        <w:r>
          <w:rPr>
            <w:color w:val="000000"/>
            <w:sz w:val="14"/>
            <w:szCs w:val="14"/>
          </w:rPr>
          <w:t>                  </w:t>
        </w:r>
      </w:ins>
    </w:p>
    <w:p w14:paraId="438139D1" w14:textId="04D493F9" w:rsidR="00E52A51" w:rsidRPr="0046384D" w:rsidRDefault="00E52A51" w:rsidP="00E61E86">
      <w:pPr>
        <w:pStyle w:val="NormalWeb"/>
        <w:pBdr>
          <w:bottom w:val="single" w:sz="6" w:space="1" w:color="000000"/>
        </w:pBdr>
        <w:rPr>
          <w:ins w:id="87" w:author="Can Hong NGOC" w:date="2020-08-31T10:53:00Z"/>
          <w:color w:val="000000"/>
          <w:sz w:val="27"/>
          <w:szCs w:val="27"/>
          <w:lang w:val="de-DE"/>
        </w:rPr>
      </w:pPr>
    </w:p>
    <w:p w14:paraId="4F93F179" w14:textId="77777777" w:rsidR="00E52A51" w:rsidRPr="0046384D" w:rsidRDefault="00E52A51" w:rsidP="00E52A51">
      <w:pPr>
        <w:pStyle w:val="NormalWeb"/>
        <w:rPr>
          <w:ins w:id="88" w:author="Can Hong NGOC" w:date="2020-08-31T10:53:00Z"/>
          <w:color w:val="000000"/>
          <w:sz w:val="27"/>
          <w:szCs w:val="27"/>
          <w:lang w:val="de-DE"/>
        </w:rPr>
      </w:pPr>
      <w:ins w:id="89" w:author="Can Hong NGOC" w:date="2020-08-31T10:53:00Z">
        <w:r w:rsidRPr="0046384D">
          <w:rPr>
            <w:rFonts w:ascii="Arial" w:hAnsi="Arial" w:cs="Arial"/>
            <w:b/>
            <w:bCs/>
            <w:color w:val="000000"/>
            <w:sz w:val="16"/>
            <w:szCs w:val="16"/>
            <w:lang w:val="de-DE"/>
          </w:rPr>
          <w:t> </w:t>
        </w:r>
      </w:ins>
    </w:p>
    <w:p w14:paraId="79A39408" w14:textId="77777777" w:rsidR="00E52A51" w:rsidRPr="0046384D" w:rsidRDefault="00E52A51" w:rsidP="00E52A51">
      <w:pPr>
        <w:pStyle w:val="NormalWeb"/>
        <w:jc w:val="both"/>
        <w:rPr>
          <w:ins w:id="90" w:author="Can Hong NGOC" w:date="2020-08-31T10:53:00Z"/>
          <w:color w:val="000000"/>
          <w:sz w:val="27"/>
          <w:szCs w:val="27"/>
          <w:lang w:val="de-DE"/>
        </w:rPr>
      </w:pPr>
      <w:ins w:id="91" w:author="Can Hong NGOC" w:date="2020-08-31T10:53:00Z">
        <w:r w:rsidRPr="0046384D">
          <w:rPr>
            <w:rFonts w:ascii="Arial" w:hAnsi="Arial" w:cs="Arial"/>
            <w:color w:val="000000"/>
            <w:sz w:val="20"/>
            <w:szCs w:val="20"/>
            <w:lang w:val="de-DE"/>
          </w:rPr>
          <w:t>ĐỂ LÀM CHỨNG, các Bên được đại diện được ủy quyền hợp pháp của mình đã thực hiện Biểu này vào những ngày được viết dưới đây.</w:t>
        </w:r>
      </w:ins>
    </w:p>
    <w:p w14:paraId="1372F863" w14:textId="77777777" w:rsidR="00E52A51" w:rsidRPr="0046384D" w:rsidRDefault="00E52A51" w:rsidP="00E52A51">
      <w:pPr>
        <w:pStyle w:val="NormalWeb"/>
        <w:rPr>
          <w:ins w:id="92" w:author="Can Hong NGOC" w:date="2020-08-31T10:53:00Z"/>
          <w:color w:val="000000"/>
          <w:sz w:val="27"/>
          <w:szCs w:val="27"/>
          <w:lang w:val="de-DE"/>
        </w:rPr>
      </w:pPr>
      <w:ins w:id="93" w:author="Can Hong NGOC" w:date="2020-08-31T10:53:00Z">
        <w:r w:rsidRPr="0046384D">
          <w:rPr>
            <w:rFonts w:ascii="Arial" w:hAnsi="Arial" w:cs="Arial"/>
            <w:color w:val="000000"/>
            <w:sz w:val="20"/>
            <w:szCs w:val="20"/>
            <w:lang w:val="de-DE"/>
          </w:rPr>
          <w:t> </w:t>
        </w:r>
      </w:ins>
    </w:p>
    <w:tbl>
      <w:tblPr>
        <w:tblW w:w="0" w:type="auto"/>
        <w:tblCellMar>
          <w:left w:w="0" w:type="dxa"/>
          <w:right w:w="0" w:type="dxa"/>
        </w:tblCellMar>
        <w:tblLook w:val="04A0" w:firstRow="1" w:lastRow="0" w:firstColumn="1" w:lastColumn="0" w:noHBand="0" w:noVBand="1"/>
      </w:tblPr>
      <w:tblGrid>
        <w:gridCol w:w="4474"/>
        <w:gridCol w:w="564"/>
        <w:gridCol w:w="4749"/>
        <w:tblGridChange w:id="94">
          <w:tblGrid>
            <w:gridCol w:w="140"/>
            <w:gridCol w:w="4334"/>
            <w:gridCol w:w="138"/>
            <w:gridCol w:w="426"/>
            <w:gridCol w:w="137"/>
            <w:gridCol w:w="4612"/>
            <w:gridCol w:w="133"/>
          </w:tblGrid>
        </w:tblGridChange>
      </w:tblGrid>
      <w:tr w:rsidR="00E52A51" w14:paraId="2C15BB56" w14:textId="77777777" w:rsidTr="00E52A51">
        <w:trPr>
          <w:ins w:id="95" w:author="Can Hong NGOC" w:date="2020-08-31T10:53:00Z"/>
        </w:trPr>
        <w:tc>
          <w:tcPr>
            <w:tcW w:w="4486" w:type="dxa"/>
            <w:tcMar>
              <w:top w:w="0" w:type="dxa"/>
              <w:left w:w="70" w:type="dxa"/>
              <w:bottom w:w="0" w:type="dxa"/>
              <w:right w:w="70" w:type="dxa"/>
            </w:tcMar>
            <w:hideMark/>
          </w:tcPr>
          <w:p w14:paraId="3CAF9CA5" w14:textId="62C4F900" w:rsidR="00E52A51" w:rsidRPr="0046384D" w:rsidRDefault="00E52A51">
            <w:pPr>
              <w:pStyle w:val="NormalWeb"/>
              <w:jc w:val="both"/>
              <w:rPr>
                <w:ins w:id="96" w:author="Can Hong NGOC" w:date="2020-08-31T10:53:00Z"/>
                <w:color w:val="auto"/>
                <w:szCs w:val="24"/>
                <w:lang w:val="de-DE"/>
              </w:rPr>
            </w:pPr>
            <w:ins w:id="97" w:author="Can Hong NGOC" w:date="2020-08-31T10:53:00Z">
              <w:r w:rsidRPr="0046384D">
                <w:rPr>
                  <w:rFonts w:ascii="Arial" w:hAnsi="Arial" w:cs="Arial"/>
                  <w:sz w:val="20"/>
                  <w:szCs w:val="20"/>
                  <w:lang w:val="de-DE"/>
                </w:rPr>
                <w:t>KÝ thay mặt cho FINASTRA và do đó được ủy quyền hợp lệ:</w:t>
              </w:r>
            </w:ins>
          </w:p>
          <w:p w14:paraId="38194600" w14:textId="77777777" w:rsidR="00E52A51" w:rsidRPr="0046384D" w:rsidRDefault="00E52A51">
            <w:pPr>
              <w:pStyle w:val="NormalWeb"/>
              <w:jc w:val="both"/>
              <w:rPr>
                <w:ins w:id="98" w:author="Can Hong NGOC" w:date="2020-08-31T10:53:00Z"/>
                <w:lang w:val="de-DE"/>
              </w:rPr>
            </w:pPr>
            <w:ins w:id="99" w:author="Can Hong NGOC" w:date="2020-08-31T10:53:00Z">
              <w:r w:rsidRPr="0046384D">
                <w:rPr>
                  <w:rFonts w:ascii="Arial" w:hAnsi="Arial" w:cs="Arial"/>
                  <w:sz w:val="20"/>
                  <w:szCs w:val="20"/>
                  <w:lang w:val="de-DE"/>
                </w:rPr>
                <w:t> </w:t>
              </w:r>
            </w:ins>
          </w:p>
        </w:tc>
        <w:tc>
          <w:tcPr>
            <w:tcW w:w="565" w:type="dxa"/>
            <w:tcMar>
              <w:top w:w="0" w:type="dxa"/>
              <w:left w:w="70" w:type="dxa"/>
              <w:bottom w:w="0" w:type="dxa"/>
              <w:right w:w="70" w:type="dxa"/>
            </w:tcMar>
            <w:hideMark/>
          </w:tcPr>
          <w:p w14:paraId="3C9F4298" w14:textId="77777777" w:rsidR="00E52A51" w:rsidRPr="0046384D" w:rsidRDefault="00E52A51">
            <w:pPr>
              <w:pStyle w:val="NormalWeb"/>
              <w:jc w:val="both"/>
              <w:rPr>
                <w:ins w:id="100" w:author="Can Hong NGOC" w:date="2020-08-31T10:53:00Z"/>
                <w:lang w:val="de-DE"/>
              </w:rPr>
            </w:pPr>
            <w:ins w:id="101" w:author="Can Hong NGOC" w:date="2020-08-31T10:53:00Z">
              <w:r w:rsidRPr="0046384D">
                <w:rPr>
                  <w:rFonts w:ascii="Arial" w:hAnsi="Arial" w:cs="Arial"/>
                  <w:sz w:val="20"/>
                  <w:szCs w:val="20"/>
                  <w:lang w:val="de-DE"/>
                </w:rPr>
                <w:t> </w:t>
              </w:r>
            </w:ins>
          </w:p>
        </w:tc>
        <w:tc>
          <w:tcPr>
            <w:tcW w:w="4764" w:type="dxa"/>
            <w:tcMar>
              <w:top w:w="0" w:type="dxa"/>
              <w:left w:w="70" w:type="dxa"/>
              <w:bottom w:w="0" w:type="dxa"/>
              <w:right w:w="70" w:type="dxa"/>
            </w:tcMar>
            <w:hideMark/>
          </w:tcPr>
          <w:p w14:paraId="44CA9DD5" w14:textId="316DD700" w:rsidR="00E52A51" w:rsidRPr="0046384D" w:rsidRDefault="00E52A51">
            <w:pPr>
              <w:pStyle w:val="NormalWeb"/>
              <w:jc w:val="both"/>
              <w:rPr>
                <w:ins w:id="102" w:author="Can Hong NGOC" w:date="2020-08-31T10:53:00Z"/>
                <w:lang w:val="de-DE"/>
              </w:rPr>
            </w:pPr>
            <w:ins w:id="103" w:author="Can Hong NGOC" w:date="2020-08-31T10:54:00Z">
              <w:r w:rsidRPr="0046384D">
                <w:rPr>
                  <w:rFonts w:ascii="Arial" w:hAnsi="Arial" w:cs="Arial"/>
                  <w:sz w:val="20"/>
                  <w:szCs w:val="20"/>
                  <w:lang w:val="de-DE"/>
                </w:rPr>
                <w:t>KÝ</w:t>
              </w:r>
            </w:ins>
            <w:ins w:id="104" w:author="Can Hong NGOC" w:date="2020-08-31T10:53:00Z">
              <w:r w:rsidRPr="0046384D">
                <w:rPr>
                  <w:rFonts w:ascii="Arial" w:hAnsi="Arial" w:cs="Arial"/>
                  <w:sz w:val="20"/>
                  <w:szCs w:val="20"/>
                  <w:lang w:val="de-DE"/>
                </w:rPr>
                <w:t xml:space="preserve"> thay mặt NHÀ THẦU và do đó được ủy quyền hợp lệ:</w:t>
              </w:r>
            </w:ins>
          </w:p>
        </w:tc>
      </w:tr>
      <w:tr w:rsidR="00E52A51" w14:paraId="4E63226D" w14:textId="77777777" w:rsidTr="00E52A51">
        <w:tblPrEx>
          <w:tblW w:w="0" w:type="auto"/>
          <w:tblCellMar>
            <w:left w:w="0" w:type="dxa"/>
            <w:right w:w="0" w:type="dxa"/>
          </w:tblCellMar>
          <w:tblPrExChange w:id="105" w:author="Can Hong NGOC" w:date="2020-08-31T11:00:00Z">
            <w:tblPrEx>
              <w:tblW w:w="0" w:type="auto"/>
              <w:tblCellMar>
                <w:left w:w="0" w:type="dxa"/>
                <w:right w:w="0" w:type="dxa"/>
              </w:tblCellMar>
            </w:tblPrEx>
          </w:tblPrExChange>
        </w:tblPrEx>
        <w:trPr>
          <w:trHeight w:val="414"/>
          <w:ins w:id="106" w:author="Can Hong NGOC" w:date="2020-08-31T10:53:00Z"/>
          <w:trPrChange w:id="107" w:author="Can Hong NGOC" w:date="2020-08-31T11:00:00Z">
            <w:trPr>
              <w:gridBefore w:val="1"/>
            </w:trPr>
          </w:trPrChange>
        </w:trPr>
        <w:tc>
          <w:tcPr>
            <w:tcW w:w="4486" w:type="dxa"/>
            <w:tcBorders>
              <w:bottom w:val="single" w:sz="6" w:space="0" w:color="000000"/>
            </w:tcBorders>
            <w:tcMar>
              <w:top w:w="0" w:type="dxa"/>
              <w:left w:w="70" w:type="dxa"/>
              <w:bottom w:w="0" w:type="dxa"/>
              <w:right w:w="70" w:type="dxa"/>
            </w:tcMar>
            <w:hideMark/>
            <w:tcPrChange w:id="108" w:author="Can Hong NGOC" w:date="2020-08-31T11:00:00Z">
              <w:tcPr>
                <w:tcW w:w="4486" w:type="dxa"/>
                <w:gridSpan w:val="2"/>
                <w:tcBorders>
                  <w:bottom w:val="single" w:sz="6" w:space="0" w:color="000000"/>
                </w:tcBorders>
                <w:tcMar>
                  <w:top w:w="0" w:type="dxa"/>
                  <w:left w:w="70" w:type="dxa"/>
                  <w:bottom w:w="0" w:type="dxa"/>
                  <w:right w:w="70" w:type="dxa"/>
                </w:tcMar>
                <w:hideMark/>
              </w:tcPr>
            </w:tcPrChange>
          </w:tcPr>
          <w:p w14:paraId="58C0AC9B" w14:textId="5DDDE16E" w:rsidR="00E52A51" w:rsidRPr="0046384D" w:rsidRDefault="00E52A51">
            <w:pPr>
              <w:pStyle w:val="NormalWeb"/>
              <w:jc w:val="both"/>
              <w:rPr>
                <w:ins w:id="109" w:author="Can Hong NGOC" w:date="2020-08-31T10:53:00Z"/>
                <w:lang w:val="de-DE"/>
              </w:rPr>
            </w:pPr>
          </w:p>
          <w:p w14:paraId="72AA9265" w14:textId="77777777" w:rsidR="00E52A51" w:rsidRPr="0046384D" w:rsidRDefault="00E52A51">
            <w:pPr>
              <w:pStyle w:val="NormalWeb"/>
              <w:jc w:val="both"/>
              <w:rPr>
                <w:ins w:id="110" w:author="Can Hong NGOC" w:date="2020-08-31T10:53:00Z"/>
                <w:lang w:val="de-DE"/>
              </w:rPr>
            </w:pPr>
            <w:ins w:id="111" w:author="Can Hong NGOC" w:date="2020-08-31T10:53:00Z">
              <w:r w:rsidRPr="0046384D">
                <w:rPr>
                  <w:rFonts w:ascii="Arial" w:hAnsi="Arial" w:cs="Arial"/>
                  <w:sz w:val="20"/>
                  <w:szCs w:val="20"/>
                  <w:lang w:val="de-DE"/>
                </w:rPr>
                <w:t> </w:t>
              </w:r>
            </w:ins>
          </w:p>
        </w:tc>
        <w:tc>
          <w:tcPr>
            <w:tcW w:w="565" w:type="dxa"/>
            <w:tcMar>
              <w:top w:w="0" w:type="dxa"/>
              <w:left w:w="70" w:type="dxa"/>
              <w:bottom w:w="0" w:type="dxa"/>
              <w:right w:w="70" w:type="dxa"/>
            </w:tcMar>
            <w:hideMark/>
            <w:tcPrChange w:id="112" w:author="Can Hong NGOC" w:date="2020-08-31T11:00:00Z">
              <w:tcPr>
                <w:tcW w:w="565" w:type="dxa"/>
                <w:gridSpan w:val="2"/>
                <w:tcMar>
                  <w:top w:w="0" w:type="dxa"/>
                  <w:left w:w="70" w:type="dxa"/>
                  <w:bottom w:w="0" w:type="dxa"/>
                  <w:right w:w="70" w:type="dxa"/>
                </w:tcMar>
                <w:hideMark/>
              </w:tcPr>
            </w:tcPrChange>
          </w:tcPr>
          <w:p w14:paraId="14BF0F9A" w14:textId="77777777" w:rsidR="00E52A51" w:rsidRPr="0046384D" w:rsidRDefault="00E52A51">
            <w:pPr>
              <w:pStyle w:val="NormalWeb"/>
              <w:jc w:val="both"/>
              <w:rPr>
                <w:ins w:id="113" w:author="Can Hong NGOC" w:date="2020-08-31T10:53:00Z"/>
                <w:lang w:val="de-DE"/>
              </w:rPr>
            </w:pPr>
            <w:ins w:id="114" w:author="Can Hong NGOC" w:date="2020-08-31T10:53:00Z">
              <w:r w:rsidRPr="0046384D">
                <w:rPr>
                  <w:rFonts w:ascii="Arial" w:hAnsi="Arial" w:cs="Arial"/>
                  <w:sz w:val="20"/>
                  <w:szCs w:val="20"/>
                  <w:lang w:val="de-DE"/>
                </w:rPr>
                <w:t> </w:t>
              </w:r>
            </w:ins>
          </w:p>
        </w:tc>
        <w:tc>
          <w:tcPr>
            <w:tcW w:w="4764" w:type="dxa"/>
            <w:tcBorders>
              <w:bottom w:val="single" w:sz="6" w:space="0" w:color="000000"/>
            </w:tcBorders>
            <w:tcMar>
              <w:top w:w="0" w:type="dxa"/>
              <w:left w:w="70" w:type="dxa"/>
              <w:bottom w:w="0" w:type="dxa"/>
              <w:right w:w="70" w:type="dxa"/>
            </w:tcMar>
            <w:hideMark/>
            <w:tcPrChange w:id="115" w:author="Can Hong NGOC" w:date="2020-08-31T11:00:00Z">
              <w:tcPr>
                <w:tcW w:w="4764" w:type="dxa"/>
                <w:gridSpan w:val="2"/>
                <w:tcBorders>
                  <w:bottom w:val="single" w:sz="6" w:space="0" w:color="000000"/>
                </w:tcBorders>
                <w:tcMar>
                  <w:top w:w="0" w:type="dxa"/>
                  <w:left w:w="70" w:type="dxa"/>
                  <w:bottom w:w="0" w:type="dxa"/>
                  <w:right w:w="70" w:type="dxa"/>
                </w:tcMar>
                <w:hideMark/>
              </w:tcPr>
            </w:tcPrChange>
          </w:tcPr>
          <w:p w14:paraId="00C6316F" w14:textId="77777777" w:rsidR="00E52A51" w:rsidRPr="0046384D" w:rsidRDefault="00E52A51">
            <w:pPr>
              <w:pStyle w:val="NormalWeb"/>
              <w:jc w:val="both"/>
              <w:rPr>
                <w:ins w:id="116" w:author="Can Hong NGOC" w:date="2020-08-31T10:53:00Z"/>
                <w:lang w:val="de-DE"/>
              </w:rPr>
            </w:pPr>
            <w:ins w:id="117" w:author="Can Hong NGOC" w:date="2020-08-31T10:53:00Z">
              <w:r w:rsidRPr="0046384D">
                <w:rPr>
                  <w:rFonts w:ascii="Arial" w:hAnsi="Arial" w:cs="Arial"/>
                  <w:sz w:val="20"/>
                  <w:szCs w:val="20"/>
                  <w:lang w:val="de-DE"/>
                </w:rPr>
                <w:t> </w:t>
              </w:r>
            </w:ins>
          </w:p>
        </w:tc>
      </w:tr>
      <w:tr w:rsidR="00E52A51" w14:paraId="4155477D" w14:textId="77777777" w:rsidTr="00E52A51">
        <w:trPr>
          <w:ins w:id="118" w:author="Can Hong NGOC" w:date="2020-08-31T10:53:00Z"/>
        </w:trPr>
        <w:tc>
          <w:tcPr>
            <w:tcW w:w="4486" w:type="dxa"/>
            <w:tcBorders>
              <w:top w:val="single" w:sz="6" w:space="0" w:color="000000"/>
            </w:tcBorders>
            <w:tcMar>
              <w:top w:w="0" w:type="dxa"/>
              <w:left w:w="70" w:type="dxa"/>
              <w:bottom w:w="0" w:type="dxa"/>
              <w:right w:w="70" w:type="dxa"/>
            </w:tcMar>
            <w:hideMark/>
          </w:tcPr>
          <w:p w14:paraId="4C2C84CB" w14:textId="77777777" w:rsidR="00E52A51" w:rsidRDefault="00E52A51">
            <w:pPr>
              <w:pStyle w:val="NormalWeb"/>
              <w:jc w:val="both"/>
              <w:rPr>
                <w:ins w:id="119" w:author="Can Hong NGOC" w:date="2020-08-31T10:53:00Z"/>
              </w:rPr>
            </w:pPr>
            <w:ins w:id="120" w:author="Can Hong NGOC" w:date="2020-08-31T10:53:00Z">
              <w:r>
                <w:rPr>
                  <w:rFonts w:ascii="Arial" w:hAnsi="Arial" w:cs="Arial"/>
                  <w:sz w:val="20"/>
                  <w:szCs w:val="20"/>
                </w:rPr>
                <w:t>CHỮ KÝ</w:t>
              </w:r>
            </w:ins>
          </w:p>
        </w:tc>
        <w:tc>
          <w:tcPr>
            <w:tcW w:w="565" w:type="dxa"/>
            <w:tcMar>
              <w:top w:w="0" w:type="dxa"/>
              <w:left w:w="70" w:type="dxa"/>
              <w:bottom w:w="0" w:type="dxa"/>
              <w:right w:w="70" w:type="dxa"/>
            </w:tcMar>
            <w:hideMark/>
          </w:tcPr>
          <w:p w14:paraId="62EF32D7" w14:textId="77777777" w:rsidR="00E52A51" w:rsidRDefault="00E52A51">
            <w:pPr>
              <w:pStyle w:val="NormalWeb"/>
              <w:jc w:val="both"/>
              <w:rPr>
                <w:ins w:id="121" w:author="Can Hong NGOC" w:date="2020-08-31T10:53:00Z"/>
              </w:rPr>
            </w:pPr>
            <w:ins w:id="122" w:author="Can Hong NGOC" w:date="2020-08-31T10:53:00Z">
              <w:r>
                <w:rPr>
                  <w:rFonts w:ascii="Arial" w:hAnsi="Arial" w:cs="Arial"/>
                  <w:sz w:val="20"/>
                  <w:szCs w:val="20"/>
                </w:rPr>
                <w:t> </w:t>
              </w:r>
            </w:ins>
          </w:p>
        </w:tc>
        <w:tc>
          <w:tcPr>
            <w:tcW w:w="4764" w:type="dxa"/>
            <w:tcBorders>
              <w:top w:val="single" w:sz="6" w:space="0" w:color="000000"/>
            </w:tcBorders>
            <w:tcMar>
              <w:top w:w="0" w:type="dxa"/>
              <w:left w:w="70" w:type="dxa"/>
              <w:bottom w:w="0" w:type="dxa"/>
              <w:right w:w="70" w:type="dxa"/>
            </w:tcMar>
            <w:hideMark/>
          </w:tcPr>
          <w:p w14:paraId="0D7E4CCF" w14:textId="77777777" w:rsidR="00E52A51" w:rsidRDefault="00E52A51">
            <w:pPr>
              <w:pStyle w:val="NormalWeb"/>
              <w:jc w:val="both"/>
              <w:rPr>
                <w:ins w:id="123" w:author="Can Hong NGOC" w:date="2020-08-31T10:53:00Z"/>
              </w:rPr>
            </w:pPr>
            <w:ins w:id="124" w:author="Can Hong NGOC" w:date="2020-08-31T10:53:00Z">
              <w:r>
                <w:rPr>
                  <w:rFonts w:ascii="Arial" w:hAnsi="Arial" w:cs="Arial"/>
                  <w:sz w:val="20"/>
                  <w:szCs w:val="20"/>
                </w:rPr>
                <w:t>CHỮ KÝ</w:t>
              </w:r>
            </w:ins>
          </w:p>
        </w:tc>
      </w:tr>
      <w:tr w:rsidR="00E52A51" w14:paraId="2618CF86" w14:textId="77777777" w:rsidTr="00E52A51">
        <w:trPr>
          <w:ins w:id="125" w:author="Can Hong NGOC" w:date="2020-08-31T10:53:00Z"/>
        </w:trPr>
        <w:tc>
          <w:tcPr>
            <w:tcW w:w="4486" w:type="dxa"/>
            <w:tcBorders>
              <w:bottom w:val="single" w:sz="6" w:space="0" w:color="000000"/>
            </w:tcBorders>
            <w:tcMar>
              <w:top w:w="0" w:type="dxa"/>
              <w:left w:w="70" w:type="dxa"/>
              <w:bottom w:w="0" w:type="dxa"/>
              <w:right w:w="70" w:type="dxa"/>
            </w:tcMar>
            <w:hideMark/>
          </w:tcPr>
          <w:p w14:paraId="7FA45947" w14:textId="77777777" w:rsidR="00E52A51" w:rsidRDefault="00E52A51">
            <w:pPr>
              <w:pStyle w:val="NormalWeb"/>
              <w:jc w:val="both"/>
              <w:rPr>
                <w:ins w:id="126" w:author="Can Hong NGOC" w:date="2020-08-31T10:53:00Z"/>
              </w:rPr>
            </w:pPr>
            <w:ins w:id="127" w:author="Can Hong NGOC" w:date="2020-08-31T10:53:00Z">
              <w:r>
                <w:rPr>
                  <w:rFonts w:ascii="Arial" w:hAnsi="Arial" w:cs="Arial"/>
                  <w:sz w:val="20"/>
                  <w:szCs w:val="20"/>
                </w:rPr>
                <w:t> </w:t>
              </w:r>
            </w:ins>
          </w:p>
          <w:p w14:paraId="5F01F4F3" w14:textId="77777777" w:rsidR="00E52A51" w:rsidRDefault="00E52A51">
            <w:pPr>
              <w:pStyle w:val="NormalWeb"/>
              <w:jc w:val="both"/>
              <w:rPr>
                <w:ins w:id="128" w:author="Can Hong NGOC" w:date="2020-08-31T10:53:00Z"/>
              </w:rPr>
            </w:pPr>
            <w:ins w:id="129" w:author="Can Hong NGOC" w:date="2020-08-31T10:53:00Z">
              <w:r>
                <w:rPr>
                  <w:rFonts w:ascii="Arial" w:hAnsi="Arial" w:cs="Arial"/>
                  <w:sz w:val="20"/>
                  <w:szCs w:val="20"/>
                </w:rPr>
                <w:t> </w:t>
              </w:r>
            </w:ins>
          </w:p>
        </w:tc>
        <w:tc>
          <w:tcPr>
            <w:tcW w:w="565" w:type="dxa"/>
            <w:tcMar>
              <w:top w:w="0" w:type="dxa"/>
              <w:left w:w="70" w:type="dxa"/>
              <w:bottom w:w="0" w:type="dxa"/>
              <w:right w:w="70" w:type="dxa"/>
            </w:tcMar>
            <w:hideMark/>
          </w:tcPr>
          <w:p w14:paraId="691EE75D" w14:textId="77777777" w:rsidR="00E52A51" w:rsidRDefault="00E52A51">
            <w:pPr>
              <w:pStyle w:val="NormalWeb"/>
              <w:jc w:val="both"/>
              <w:rPr>
                <w:ins w:id="130" w:author="Can Hong NGOC" w:date="2020-08-31T10:53:00Z"/>
              </w:rPr>
            </w:pPr>
            <w:ins w:id="131" w:author="Can Hong NGOC" w:date="2020-08-31T10:53:00Z">
              <w:r>
                <w:rPr>
                  <w:rFonts w:ascii="Arial" w:hAnsi="Arial" w:cs="Arial"/>
                  <w:sz w:val="20"/>
                  <w:szCs w:val="20"/>
                </w:rPr>
                <w:t> </w:t>
              </w:r>
            </w:ins>
          </w:p>
        </w:tc>
        <w:tc>
          <w:tcPr>
            <w:tcW w:w="4764" w:type="dxa"/>
            <w:tcBorders>
              <w:bottom w:val="single" w:sz="6" w:space="0" w:color="000000"/>
            </w:tcBorders>
            <w:tcMar>
              <w:top w:w="0" w:type="dxa"/>
              <w:left w:w="70" w:type="dxa"/>
              <w:bottom w:w="0" w:type="dxa"/>
              <w:right w:w="70" w:type="dxa"/>
            </w:tcMar>
            <w:hideMark/>
          </w:tcPr>
          <w:p w14:paraId="619ED9DD" w14:textId="77777777" w:rsidR="00E52A51" w:rsidRDefault="00E52A51">
            <w:pPr>
              <w:pStyle w:val="NormalWeb"/>
              <w:jc w:val="both"/>
              <w:rPr>
                <w:ins w:id="132" w:author="Can Hong NGOC" w:date="2020-08-31T10:53:00Z"/>
              </w:rPr>
            </w:pPr>
            <w:ins w:id="133" w:author="Can Hong NGOC" w:date="2020-08-31T10:53:00Z">
              <w:r>
                <w:rPr>
                  <w:rFonts w:ascii="Arial" w:hAnsi="Arial" w:cs="Arial"/>
                  <w:sz w:val="20"/>
                  <w:szCs w:val="20"/>
                </w:rPr>
                <w:t> </w:t>
              </w:r>
            </w:ins>
          </w:p>
        </w:tc>
      </w:tr>
      <w:tr w:rsidR="00E52A51" w14:paraId="3D3691A2" w14:textId="77777777" w:rsidTr="00E52A51">
        <w:trPr>
          <w:ins w:id="134" w:author="Can Hong NGOC" w:date="2020-08-31T10:53:00Z"/>
        </w:trPr>
        <w:tc>
          <w:tcPr>
            <w:tcW w:w="4486" w:type="dxa"/>
            <w:tcBorders>
              <w:top w:val="single" w:sz="6" w:space="0" w:color="000000"/>
            </w:tcBorders>
            <w:tcMar>
              <w:top w:w="0" w:type="dxa"/>
              <w:left w:w="70" w:type="dxa"/>
              <w:bottom w:w="0" w:type="dxa"/>
              <w:right w:w="70" w:type="dxa"/>
            </w:tcMar>
            <w:hideMark/>
          </w:tcPr>
          <w:p w14:paraId="20DE1229" w14:textId="77777777" w:rsidR="00E52A51" w:rsidRDefault="00E52A51">
            <w:pPr>
              <w:pStyle w:val="NormalWeb"/>
              <w:jc w:val="both"/>
              <w:rPr>
                <w:ins w:id="135" w:author="Can Hong NGOC" w:date="2020-08-31T10:53:00Z"/>
              </w:rPr>
            </w:pPr>
            <w:ins w:id="136" w:author="Can Hong NGOC" w:date="2020-08-31T10:53:00Z">
              <w:r>
                <w:rPr>
                  <w:rFonts w:ascii="Arial" w:hAnsi="Arial" w:cs="Arial"/>
                  <w:sz w:val="20"/>
                  <w:szCs w:val="20"/>
                </w:rPr>
                <w:t>HỌ VÀ TÊN</w:t>
              </w:r>
            </w:ins>
          </w:p>
        </w:tc>
        <w:tc>
          <w:tcPr>
            <w:tcW w:w="565" w:type="dxa"/>
            <w:tcMar>
              <w:top w:w="0" w:type="dxa"/>
              <w:left w:w="70" w:type="dxa"/>
              <w:bottom w:w="0" w:type="dxa"/>
              <w:right w:w="70" w:type="dxa"/>
            </w:tcMar>
            <w:hideMark/>
          </w:tcPr>
          <w:p w14:paraId="026B7781" w14:textId="77777777" w:rsidR="00E52A51" w:rsidRDefault="00E52A51">
            <w:pPr>
              <w:pStyle w:val="NormalWeb"/>
              <w:jc w:val="both"/>
              <w:rPr>
                <w:ins w:id="137" w:author="Can Hong NGOC" w:date="2020-08-31T10:53:00Z"/>
              </w:rPr>
            </w:pPr>
            <w:ins w:id="138" w:author="Can Hong NGOC" w:date="2020-08-31T10:53:00Z">
              <w:r>
                <w:rPr>
                  <w:rFonts w:ascii="Arial" w:hAnsi="Arial" w:cs="Arial"/>
                  <w:sz w:val="20"/>
                  <w:szCs w:val="20"/>
                </w:rPr>
                <w:t> </w:t>
              </w:r>
            </w:ins>
          </w:p>
        </w:tc>
        <w:tc>
          <w:tcPr>
            <w:tcW w:w="4764" w:type="dxa"/>
            <w:tcBorders>
              <w:top w:val="single" w:sz="6" w:space="0" w:color="000000"/>
            </w:tcBorders>
            <w:tcMar>
              <w:top w:w="0" w:type="dxa"/>
              <w:left w:w="70" w:type="dxa"/>
              <w:bottom w:w="0" w:type="dxa"/>
              <w:right w:w="70" w:type="dxa"/>
            </w:tcMar>
            <w:hideMark/>
          </w:tcPr>
          <w:p w14:paraId="6FD443B6" w14:textId="77777777" w:rsidR="00E52A51" w:rsidRDefault="00E52A51">
            <w:pPr>
              <w:pStyle w:val="NormalWeb"/>
              <w:jc w:val="both"/>
              <w:rPr>
                <w:ins w:id="139" w:author="Can Hong NGOC" w:date="2020-08-31T10:53:00Z"/>
              </w:rPr>
            </w:pPr>
            <w:ins w:id="140" w:author="Can Hong NGOC" w:date="2020-08-31T10:53:00Z">
              <w:r>
                <w:rPr>
                  <w:rFonts w:ascii="Arial" w:hAnsi="Arial" w:cs="Arial"/>
                  <w:sz w:val="20"/>
                  <w:szCs w:val="20"/>
                </w:rPr>
                <w:t>HỌ VÀ TÊN</w:t>
              </w:r>
            </w:ins>
          </w:p>
        </w:tc>
      </w:tr>
      <w:tr w:rsidR="00E52A51" w14:paraId="38C169E0" w14:textId="77777777" w:rsidTr="00E52A51">
        <w:trPr>
          <w:ins w:id="141" w:author="Can Hong NGOC" w:date="2020-08-31T10:53:00Z"/>
        </w:trPr>
        <w:tc>
          <w:tcPr>
            <w:tcW w:w="4486" w:type="dxa"/>
            <w:tcBorders>
              <w:bottom w:val="single" w:sz="6" w:space="0" w:color="000000"/>
            </w:tcBorders>
            <w:tcMar>
              <w:top w:w="0" w:type="dxa"/>
              <w:left w:w="70" w:type="dxa"/>
              <w:bottom w:w="0" w:type="dxa"/>
              <w:right w:w="70" w:type="dxa"/>
            </w:tcMar>
            <w:hideMark/>
          </w:tcPr>
          <w:p w14:paraId="717DCFA3" w14:textId="77777777" w:rsidR="00E52A51" w:rsidRDefault="00E52A51">
            <w:pPr>
              <w:pStyle w:val="NormalWeb"/>
              <w:jc w:val="both"/>
              <w:rPr>
                <w:ins w:id="142" w:author="Can Hong NGOC" w:date="2020-08-31T10:53:00Z"/>
              </w:rPr>
            </w:pPr>
            <w:ins w:id="143" w:author="Can Hong NGOC" w:date="2020-08-31T10:53:00Z">
              <w:r>
                <w:rPr>
                  <w:rFonts w:ascii="Arial" w:hAnsi="Arial" w:cs="Arial"/>
                  <w:sz w:val="16"/>
                  <w:szCs w:val="16"/>
                </w:rPr>
                <w:t> </w:t>
              </w:r>
            </w:ins>
          </w:p>
          <w:p w14:paraId="02938D9D" w14:textId="77777777" w:rsidR="00E52A51" w:rsidRDefault="00E52A51">
            <w:pPr>
              <w:pStyle w:val="NormalWeb"/>
              <w:jc w:val="both"/>
              <w:rPr>
                <w:ins w:id="144" w:author="Can Hong NGOC" w:date="2020-08-31T10:53:00Z"/>
              </w:rPr>
            </w:pPr>
            <w:ins w:id="145" w:author="Can Hong NGOC" w:date="2020-08-31T10:53:00Z">
              <w:r>
                <w:rPr>
                  <w:rFonts w:ascii="Arial" w:hAnsi="Arial" w:cs="Arial"/>
                  <w:sz w:val="16"/>
                  <w:szCs w:val="16"/>
                </w:rPr>
                <w:t> </w:t>
              </w:r>
            </w:ins>
          </w:p>
        </w:tc>
        <w:tc>
          <w:tcPr>
            <w:tcW w:w="565" w:type="dxa"/>
            <w:tcMar>
              <w:top w:w="0" w:type="dxa"/>
              <w:left w:w="70" w:type="dxa"/>
              <w:bottom w:w="0" w:type="dxa"/>
              <w:right w:w="70" w:type="dxa"/>
            </w:tcMar>
            <w:hideMark/>
          </w:tcPr>
          <w:p w14:paraId="71AC7B00" w14:textId="77777777" w:rsidR="00E52A51" w:rsidRDefault="00E52A51">
            <w:pPr>
              <w:pStyle w:val="NormalWeb"/>
              <w:jc w:val="both"/>
              <w:rPr>
                <w:ins w:id="146" w:author="Can Hong NGOC" w:date="2020-08-31T10:53:00Z"/>
              </w:rPr>
            </w:pPr>
            <w:ins w:id="147" w:author="Can Hong NGOC" w:date="2020-08-31T10:53:00Z">
              <w:r>
                <w:rPr>
                  <w:rFonts w:ascii="Arial" w:hAnsi="Arial" w:cs="Arial"/>
                  <w:sz w:val="16"/>
                  <w:szCs w:val="16"/>
                </w:rPr>
                <w:t> </w:t>
              </w:r>
            </w:ins>
          </w:p>
        </w:tc>
        <w:tc>
          <w:tcPr>
            <w:tcW w:w="4764" w:type="dxa"/>
            <w:tcBorders>
              <w:bottom w:val="single" w:sz="6" w:space="0" w:color="000000"/>
            </w:tcBorders>
            <w:tcMar>
              <w:top w:w="0" w:type="dxa"/>
              <w:left w:w="70" w:type="dxa"/>
              <w:bottom w:w="0" w:type="dxa"/>
              <w:right w:w="70" w:type="dxa"/>
            </w:tcMar>
            <w:hideMark/>
          </w:tcPr>
          <w:p w14:paraId="00F7AD56" w14:textId="77777777" w:rsidR="00E52A51" w:rsidRDefault="00E52A51">
            <w:pPr>
              <w:pStyle w:val="NormalWeb"/>
              <w:jc w:val="both"/>
              <w:rPr>
                <w:ins w:id="148" w:author="Can Hong NGOC" w:date="2020-08-31T10:53:00Z"/>
              </w:rPr>
            </w:pPr>
            <w:ins w:id="149" w:author="Can Hong NGOC" w:date="2020-08-31T10:53:00Z">
              <w:r>
                <w:rPr>
                  <w:rFonts w:ascii="Arial" w:hAnsi="Arial" w:cs="Arial"/>
                  <w:sz w:val="16"/>
                  <w:szCs w:val="16"/>
                </w:rPr>
                <w:t> </w:t>
              </w:r>
            </w:ins>
          </w:p>
        </w:tc>
      </w:tr>
      <w:tr w:rsidR="00E52A51" w14:paraId="40473668" w14:textId="77777777" w:rsidTr="00E52A51">
        <w:trPr>
          <w:trHeight w:val="68"/>
          <w:ins w:id="150" w:author="Can Hong NGOC" w:date="2020-08-31T10:53:00Z"/>
        </w:trPr>
        <w:tc>
          <w:tcPr>
            <w:tcW w:w="4486" w:type="dxa"/>
            <w:tcBorders>
              <w:top w:val="single" w:sz="6" w:space="0" w:color="000000"/>
            </w:tcBorders>
            <w:tcMar>
              <w:top w:w="0" w:type="dxa"/>
              <w:left w:w="70" w:type="dxa"/>
              <w:bottom w:w="0" w:type="dxa"/>
              <w:right w:w="70" w:type="dxa"/>
            </w:tcMar>
            <w:hideMark/>
          </w:tcPr>
          <w:p w14:paraId="6F07819A" w14:textId="77777777" w:rsidR="00E52A51" w:rsidRDefault="00E52A51">
            <w:pPr>
              <w:pStyle w:val="NormalWeb"/>
              <w:jc w:val="both"/>
              <w:rPr>
                <w:ins w:id="151" w:author="Can Hong NGOC" w:date="2020-08-31T10:53:00Z"/>
              </w:rPr>
            </w:pPr>
            <w:ins w:id="152" w:author="Can Hong NGOC" w:date="2020-08-31T10:53:00Z">
              <w:r>
                <w:rPr>
                  <w:rFonts w:ascii="Arial" w:hAnsi="Arial" w:cs="Arial"/>
                  <w:sz w:val="16"/>
                  <w:szCs w:val="16"/>
                </w:rPr>
                <w:t>CHỨC VỤ</w:t>
              </w:r>
            </w:ins>
          </w:p>
        </w:tc>
        <w:tc>
          <w:tcPr>
            <w:tcW w:w="565" w:type="dxa"/>
            <w:vMerge w:val="restart"/>
            <w:tcMar>
              <w:top w:w="0" w:type="dxa"/>
              <w:left w:w="70" w:type="dxa"/>
              <w:bottom w:w="0" w:type="dxa"/>
              <w:right w:w="70" w:type="dxa"/>
            </w:tcMar>
            <w:hideMark/>
          </w:tcPr>
          <w:p w14:paraId="0E03E457" w14:textId="77777777" w:rsidR="00E52A51" w:rsidRDefault="00E52A51">
            <w:pPr>
              <w:pStyle w:val="NormalWeb"/>
              <w:jc w:val="both"/>
              <w:rPr>
                <w:ins w:id="153" w:author="Can Hong NGOC" w:date="2020-08-31T10:53:00Z"/>
              </w:rPr>
            </w:pPr>
            <w:ins w:id="154" w:author="Can Hong NGOC" w:date="2020-08-31T10:53:00Z">
              <w:r>
                <w:rPr>
                  <w:rFonts w:ascii="Arial" w:hAnsi="Arial" w:cs="Arial"/>
                  <w:sz w:val="16"/>
                  <w:szCs w:val="16"/>
                </w:rPr>
                <w:t> </w:t>
              </w:r>
            </w:ins>
          </w:p>
        </w:tc>
        <w:tc>
          <w:tcPr>
            <w:tcW w:w="4764" w:type="dxa"/>
            <w:tcBorders>
              <w:top w:val="single" w:sz="6" w:space="0" w:color="000000"/>
            </w:tcBorders>
            <w:tcMar>
              <w:top w:w="0" w:type="dxa"/>
              <w:left w:w="70" w:type="dxa"/>
              <w:bottom w:w="0" w:type="dxa"/>
              <w:right w:w="70" w:type="dxa"/>
            </w:tcMar>
            <w:hideMark/>
          </w:tcPr>
          <w:p w14:paraId="465B8697" w14:textId="77777777" w:rsidR="00E52A51" w:rsidRDefault="00E52A51">
            <w:pPr>
              <w:pStyle w:val="NormalWeb"/>
              <w:jc w:val="both"/>
              <w:rPr>
                <w:ins w:id="155" w:author="Can Hong NGOC" w:date="2020-08-31T10:53:00Z"/>
              </w:rPr>
            </w:pPr>
            <w:ins w:id="156" w:author="Can Hong NGOC" w:date="2020-08-31T10:53:00Z">
              <w:r>
                <w:rPr>
                  <w:rFonts w:ascii="Arial" w:hAnsi="Arial" w:cs="Arial"/>
                  <w:sz w:val="16"/>
                  <w:szCs w:val="16"/>
                </w:rPr>
                <w:t>CHỨC VỤ</w:t>
              </w:r>
            </w:ins>
          </w:p>
        </w:tc>
      </w:tr>
      <w:tr w:rsidR="00E52A51" w14:paraId="3D3544C0" w14:textId="77777777" w:rsidTr="00E52A51">
        <w:trPr>
          <w:trHeight w:val="68"/>
          <w:ins w:id="157" w:author="Can Hong NGOC" w:date="2020-08-31T10:53:00Z"/>
        </w:trPr>
        <w:tc>
          <w:tcPr>
            <w:tcW w:w="4486" w:type="dxa"/>
            <w:tcBorders>
              <w:bottom w:val="single" w:sz="6" w:space="0" w:color="000000"/>
            </w:tcBorders>
            <w:tcMar>
              <w:top w:w="0" w:type="dxa"/>
              <w:left w:w="70" w:type="dxa"/>
              <w:bottom w:w="0" w:type="dxa"/>
              <w:right w:w="70" w:type="dxa"/>
            </w:tcMar>
            <w:hideMark/>
          </w:tcPr>
          <w:p w14:paraId="06FF0EAC" w14:textId="77777777" w:rsidR="00E52A51" w:rsidRDefault="00E52A51">
            <w:pPr>
              <w:pStyle w:val="NormalWeb"/>
              <w:jc w:val="both"/>
              <w:rPr>
                <w:ins w:id="158" w:author="Can Hong NGOC" w:date="2020-08-31T10:53:00Z"/>
              </w:rPr>
            </w:pPr>
            <w:ins w:id="159" w:author="Can Hong NGOC" w:date="2020-08-31T10:53:00Z">
              <w:r>
                <w:rPr>
                  <w:rFonts w:ascii="Arial" w:hAnsi="Arial" w:cs="Arial"/>
                  <w:sz w:val="16"/>
                  <w:szCs w:val="16"/>
                </w:rPr>
                <w:t> </w:t>
              </w:r>
            </w:ins>
          </w:p>
          <w:p w14:paraId="01E29CA1" w14:textId="77777777" w:rsidR="00E52A51" w:rsidRDefault="00E52A51">
            <w:pPr>
              <w:pStyle w:val="NormalWeb"/>
              <w:jc w:val="both"/>
              <w:rPr>
                <w:ins w:id="160" w:author="Can Hong NGOC" w:date="2020-08-31T10:53:00Z"/>
              </w:rPr>
            </w:pPr>
            <w:ins w:id="161" w:author="Can Hong NGOC" w:date="2020-08-31T10:53:00Z">
              <w:r>
                <w:rPr>
                  <w:rFonts w:ascii="Arial" w:hAnsi="Arial" w:cs="Arial"/>
                  <w:sz w:val="16"/>
                  <w:szCs w:val="16"/>
                </w:rPr>
                <w:t> </w:t>
              </w:r>
            </w:ins>
          </w:p>
        </w:tc>
        <w:tc>
          <w:tcPr>
            <w:tcW w:w="0" w:type="auto"/>
            <w:vMerge/>
            <w:vAlign w:val="center"/>
            <w:hideMark/>
          </w:tcPr>
          <w:p w14:paraId="6D9F6C2E" w14:textId="77777777" w:rsidR="00E52A51" w:rsidRDefault="00E52A51">
            <w:pPr>
              <w:rPr>
                <w:ins w:id="162" w:author="Can Hong NGOC" w:date="2020-08-31T10:53:00Z"/>
                <w:sz w:val="24"/>
                <w:szCs w:val="24"/>
              </w:rPr>
            </w:pPr>
          </w:p>
        </w:tc>
        <w:tc>
          <w:tcPr>
            <w:tcW w:w="4764" w:type="dxa"/>
            <w:tcBorders>
              <w:bottom w:val="single" w:sz="6" w:space="0" w:color="000000"/>
            </w:tcBorders>
            <w:tcMar>
              <w:top w:w="0" w:type="dxa"/>
              <w:left w:w="70" w:type="dxa"/>
              <w:bottom w:w="0" w:type="dxa"/>
              <w:right w:w="70" w:type="dxa"/>
            </w:tcMar>
            <w:hideMark/>
          </w:tcPr>
          <w:p w14:paraId="18061A8D" w14:textId="77777777" w:rsidR="00E52A51" w:rsidRDefault="00E52A51">
            <w:pPr>
              <w:pStyle w:val="NormalWeb"/>
              <w:jc w:val="both"/>
              <w:rPr>
                <w:ins w:id="163" w:author="Can Hong NGOC" w:date="2020-08-31T10:53:00Z"/>
              </w:rPr>
            </w:pPr>
            <w:ins w:id="164" w:author="Can Hong NGOC" w:date="2020-08-31T10:53:00Z">
              <w:r>
                <w:rPr>
                  <w:rFonts w:ascii="Arial" w:hAnsi="Arial" w:cs="Arial"/>
                  <w:sz w:val="16"/>
                  <w:szCs w:val="16"/>
                </w:rPr>
                <w:t> </w:t>
              </w:r>
            </w:ins>
          </w:p>
        </w:tc>
      </w:tr>
      <w:tr w:rsidR="00E52A51" w14:paraId="53CF2C3D" w14:textId="77777777" w:rsidTr="00E52A51">
        <w:trPr>
          <w:trHeight w:val="68"/>
          <w:ins w:id="165" w:author="Can Hong NGOC" w:date="2020-08-31T10:53:00Z"/>
        </w:trPr>
        <w:tc>
          <w:tcPr>
            <w:tcW w:w="4486" w:type="dxa"/>
            <w:tcBorders>
              <w:top w:val="single" w:sz="6" w:space="0" w:color="000000"/>
            </w:tcBorders>
            <w:tcMar>
              <w:top w:w="0" w:type="dxa"/>
              <w:left w:w="70" w:type="dxa"/>
              <w:bottom w:w="0" w:type="dxa"/>
              <w:right w:w="70" w:type="dxa"/>
            </w:tcMar>
            <w:hideMark/>
          </w:tcPr>
          <w:p w14:paraId="3F9B5610" w14:textId="77777777" w:rsidR="00E52A51" w:rsidRDefault="00E52A51">
            <w:pPr>
              <w:pStyle w:val="NormalWeb"/>
              <w:jc w:val="both"/>
              <w:rPr>
                <w:ins w:id="166" w:author="Can Hong NGOC" w:date="2020-08-31T10:53:00Z"/>
              </w:rPr>
            </w:pPr>
            <w:ins w:id="167" w:author="Can Hong NGOC" w:date="2020-08-31T10:53:00Z">
              <w:r>
                <w:rPr>
                  <w:rFonts w:ascii="Arial" w:hAnsi="Arial" w:cs="Arial"/>
                  <w:sz w:val="16"/>
                  <w:szCs w:val="16"/>
                </w:rPr>
                <w:t>NGÀY</w:t>
              </w:r>
            </w:ins>
          </w:p>
        </w:tc>
        <w:tc>
          <w:tcPr>
            <w:tcW w:w="0" w:type="auto"/>
            <w:vMerge/>
            <w:vAlign w:val="center"/>
            <w:hideMark/>
          </w:tcPr>
          <w:p w14:paraId="45417542" w14:textId="77777777" w:rsidR="00E52A51" w:rsidRDefault="00E52A51">
            <w:pPr>
              <w:rPr>
                <w:ins w:id="168" w:author="Can Hong NGOC" w:date="2020-08-31T10:53:00Z"/>
                <w:sz w:val="24"/>
                <w:szCs w:val="24"/>
              </w:rPr>
            </w:pPr>
          </w:p>
        </w:tc>
        <w:tc>
          <w:tcPr>
            <w:tcW w:w="4764" w:type="dxa"/>
            <w:tcBorders>
              <w:top w:val="single" w:sz="6" w:space="0" w:color="000000"/>
            </w:tcBorders>
            <w:tcMar>
              <w:top w:w="0" w:type="dxa"/>
              <w:left w:w="70" w:type="dxa"/>
              <w:bottom w:w="0" w:type="dxa"/>
              <w:right w:w="70" w:type="dxa"/>
            </w:tcMar>
            <w:hideMark/>
          </w:tcPr>
          <w:p w14:paraId="7B3C4FD2" w14:textId="77777777" w:rsidR="00E52A51" w:rsidRDefault="00E52A51">
            <w:pPr>
              <w:pStyle w:val="NormalWeb"/>
              <w:jc w:val="both"/>
              <w:rPr>
                <w:ins w:id="169" w:author="Can Hong NGOC" w:date="2020-08-31T10:53:00Z"/>
              </w:rPr>
            </w:pPr>
            <w:ins w:id="170" w:author="Can Hong NGOC" w:date="2020-08-31T10:53:00Z">
              <w:r>
                <w:rPr>
                  <w:rFonts w:ascii="Arial" w:hAnsi="Arial" w:cs="Arial"/>
                  <w:sz w:val="16"/>
                  <w:szCs w:val="16"/>
                </w:rPr>
                <w:t>NGÀY</w:t>
              </w:r>
            </w:ins>
          </w:p>
        </w:tc>
      </w:tr>
    </w:tbl>
    <w:p w14:paraId="4DE1113A" w14:textId="77777777" w:rsidR="00E52A51" w:rsidRDefault="00E52A51" w:rsidP="00E52A51">
      <w:pPr>
        <w:pStyle w:val="Heading1"/>
        <w:ind w:right="259"/>
        <w:jc w:val="both"/>
        <w:rPr>
          <w:ins w:id="171" w:author="Can Hong NGOC" w:date="2020-08-31T10:53:00Z"/>
          <w:color w:val="000000"/>
        </w:rPr>
      </w:pPr>
      <w:ins w:id="172" w:author="Can Hong NGOC" w:date="2020-08-31T10:53:00Z">
        <w:r>
          <w:rPr>
            <w:rFonts w:ascii="Arial" w:hAnsi="Arial" w:cs="Arial"/>
            <w:b w:val="0"/>
            <w:bCs/>
            <w:color w:val="000000"/>
            <w:sz w:val="16"/>
            <w:szCs w:val="16"/>
          </w:rPr>
          <w:t> </w:t>
        </w:r>
      </w:ins>
    </w:p>
    <w:p w14:paraId="3268D8DD" w14:textId="1DD220F2" w:rsidR="0027351A" w:rsidRPr="007B665E" w:rsidDel="00E52A51" w:rsidRDefault="0027351A" w:rsidP="00C70D8B">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ind w:left="720" w:hanging="720"/>
        <w:jc w:val="both"/>
        <w:textAlignment w:val="auto"/>
        <w:rPr>
          <w:del w:id="173" w:author="Can Hong NGOC" w:date="2020-08-31T10:53:00Z"/>
          <w:rFonts w:asciiTheme="minorBidi" w:hAnsiTheme="minorBidi" w:cstheme="minorBidi"/>
          <w:b w:val="0"/>
          <w:sz w:val="20"/>
          <w:lang w:val="en-US"/>
        </w:rPr>
      </w:pPr>
      <w:del w:id="174" w:author="Can Hong NGOC" w:date="2020-08-31T10:53:00Z">
        <w:r w:rsidRPr="007B665E" w:rsidDel="00E52A51">
          <w:rPr>
            <w:rFonts w:asciiTheme="minorBidi" w:hAnsiTheme="minorBidi" w:cstheme="minorBidi"/>
            <w:b w:val="0"/>
            <w:sz w:val="20"/>
            <w:lang w:val="en-US"/>
          </w:rPr>
          <w:delText>1)</w:delText>
        </w:r>
        <w:r w:rsidRPr="007B665E" w:rsidDel="00E52A51">
          <w:rPr>
            <w:rFonts w:asciiTheme="minorBidi" w:hAnsiTheme="minorBidi" w:cstheme="minorBidi"/>
            <w:b w:val="0"/>
            <w:sz w:val="20"/>
            <w:lang w:val="en-US"/>
          </w:rPr>
          <w:tab/>
        </w:r>
        <w:r w:rsidR="000B237C" w:rsidRPr="007B665E" w:rsidDel="00E52A51">
          <w:rPr>
            <w:rFonts w:asciiTheme="minorBidi" w:hAnsiTheme="minorBidi" w:cstheme="minorBidi"/>
            <w:b w:val="0"/>
            <w:sz w:val="20"/>
            <w:lang w:val="en-US"/>
          </w:rPr>
          <w:delText xml:space="preserve">This Schedule is a statement of the </w:delText>
        </w:r>
        <w:r w:rsidR="003878E2" w:rsidDel="00E52A51">
          <w:rPr>
            <w:rFonts w:asciiTheme="minorBidi" w:hAnsiTheme="minorBidi" w:cstheme="minorBidi"/>
            <w:b w:val="0"/>
            <w:sz w:val="20"/>
            <w:lang w:val="en-US"/>
          </w:rPr>
          <w:delText>S</w:delText>
        </w:r>
        <w:r w:rsidR="000B237C" w:rsidRPr="007B665E" w:rsidDel="00E52A51">
          <w:rPr>
            <w:rFonts w:asciiTheme="minorBidi" w:hAnsiTheme="minorBidi" w:cstheme="minorBidi"/>
            <w:b w:val="0"/>
            <w:sz w:val="20"/>
            <w:lang w:val="en-US"/>
          </w:rPr>
          <w:delText>ervices to be provided by the Contractor</w:delText>
        </w:r>
        <w:r w:rsidR="003878E2" w:rsidDel="00E52A51">
          <w:rPr>
            <w:rFonts w:asciiTheme="minorBidi" w:hAnsiTheme="minorBidi" w:cstheme="minorBidi"/>
            <w:b w:val="0"/>
            <w:sz w:val="20"/>
            <w:lang w:val="en-US"/>
          </w:rPr>
          <w:delText xml:space="preserve"> to Finastra</w:delText>
        </w:r>
        <w:r w:rsidR="000B237C" w:rsidRPr="007B665E" w:rsidDel="00E52A51">
          <w:rPr>
            <w:rFonts w:asciiTheme="minorBidi" w:hAnsiTheme="minorBidi" w:cstheme="minorBidi"/>
            <w:b w:val="0"/>
            <w:sz w:val="20"/>
            <w:lang w:val="en-US"/>
          </w:rPr>
          <w:delText xml:space="preserve"> for the benefit of </w:delText>
        </w:r>
        <w:r w:rsidR="003715C1" w:rsidDel="00E52A51">
          <w:rPr>
            <w:rFonts w:asciiTheme="minorBidi" w:hAnsiTheme="minorBidi" w:cstheme="minorBidi"/>
            <w:b w:val="0"/>
            <w:sz w:val="20"/>
            <w:lang w:val="en-US"/>
          </w:rPr>
          <w:delText>Viet</w:delText>
        </w:r>
        <w:r w:rsidR="000B237C" w:rsidRPr="007B665E" w:rsidDel="00E52A51">
          <w:rPr>
            <w:rFonts w:asciiTheme="minorBidi" w:hAnsiTheme="minorBidi" w:cstheme="minorBidi"/>
            <w:b w:val="0"/>
            <w:sz w:val="20"/>
            <w:lang w:val="en-US"/>
          </w:rPr>
          <w:delText xml:space="preserve">Bank, whose address is </w:delText>
        </w:r>
        <w:r w:rsidR="003715C1" w:rsidDel="00E52A51">
          <w:rPr>
            <w:rFonts w:asciiTheme="minorBidi" w:hAnsiTheme="minorBidi" w:cstheme="minorBidi"/>
            <w:b w:val="0"/>
            <w:sz w:val="20"/>
            <w:lang w:val="en-US"/>
          </w:rPr>
          <w:delText>47 Tran Hung Dao, Soc Trang</w:delText>
        </w:r>
        <w:r w:rsidR="003E2F5D" w:rsidDel="00E52A51">
          <w:rPr>
            <w:rFonts w:asciiTheme="minorBidi" w:hAnsiTheme="minorBidi" w:cstheme="minorBidi"/>
            <w:b w:val="0"/>
            <w:sz w:val="20"/>
            <w:lang w:val="en-US"/>
          </w:rPr>
          <w:delText>, Vietnam</w:delText>
        </w:r>
        <w:r w:rsidR="000B237C" w:rsidRPr="007B665E" w:rsidDel="00E52A51">
          <w:rPr>
            <w:rFonts w:asciiTheme="minorBidi" w:hAnsiTheme="minorBidi" w:cstheme="minorBidi"/>
            <w:b w:val="0"/>
            <w:sz w:val="20"/>
            <w:lang w:val="en-US"/>
          </w:rPr>
          <w:delText xml:space="preserve"> (“</w:delText>
        </w:r>
        <w:r w:rsidR="000B237C" w:rsidRPr="00FA7A9B" w:rsidDel="00E52A51">
          <w:rPr>
            <w:rFonts w:asciiTheme="minorBidi" w:hAnsiTheme="minorBidi" w:cstheme="minorBidi"/>
            <w:sz w:val="20"/>
            <w:lang w:val="en-US"/>
          </w:rPr>
          <w:delText>Client</w:delText>
        </w:r>
        <w:r w:rsidR="000B237C" w:rsidRPr="007B665E" w:rsidDel="00E52A51">
          <w:rPr>
            <w:rFonts w:asciiTheme="minorBidi" w:hAnsiTheme="minorBidi" w:cstheme="minorBidi"/>
            <w:b w:val="0"/>
            <w:sz w:val="20"/>
            <w:lang w:val="en-US"/>
          </w:rPr>
          <w:delText>” as referred to in the Agreement</w:delText>
        </w:r>
        <w:r w:rsidR="000045FF" w:rsidDel="00E52A51">
          <w:rPr>
            <w:rFonts w:asciiTheme="minorBidi" w:hAnsiTheme="minorBidi" w:cstheme="minorBidi"/>
            <w:b w:val="0"/>
            <w:sz w:val="20"/>
            <w:lang w:val="en-US"/>
          </w:rPr>
          <w:delText xml:space="preserve"> or “</w:delText>
        </w:r>
        <w:r w:rsidR="003715C1" w:rsidRPr="00FA7A9B" w:rsidDel="00E52A51">
          <w:rPr>
            <w:rFonts w:asciiTheme="minorBidi" w:hAnsiTheme="minorBidi" w:cstheme="minorBidi"/>
            <w:sz w:val="20"/>
            <w:lang w:val="en-US"/>
          </w:rPr>
          <w:delText>V</w:delText>
        </w:r>
        <w:r w:rsidR="003715C1" w:rsidDel="00E52A51">
          <w:rPr>
            <w:rFonts w:asciiTheme="minorBidi" w:hAnsiTheme="minorBidi" w:cstheme="minorBidi"/>
            <w:sz w:val="20"/>
            <w:lang w:val="en-US"/>
          </w:rPr>
          <w:delText>iet</w:delText>
        </w:r>
        <w:r w:rsidR="000045FF" w:rsidRPr="00FA7A9B" w:rsidDel="00E52A51">
          <w:rPr>
            <w:rFonts w:asciiTheme="minorBidi" w:hAnsiTheme="minorBidi" w:cstheme="minorBidi"/>
            <w:sz w:val="20"/>
            <w:lang w:val="en-US"/>
          </w:rPr>
          <w:delText>Bank</w:delText>
        </w:r>
        <w:r w:rsidR="000045FF" w:rsidDel="00E52A51">
          <w:rPr>
            <w:rFonts w:asciiTheme="minorBidi" w:hAnsiTheme="minorBidi" w:cstheme="minorBidi"/>
            <w:b w:val="0"/>
            <w:sz w:val="20"/>
            <w:lang w:val="en-US"/>
          </w:rPr>
          <w:delText>”)</w:delText>
        </w:r>
        <w:r w:rsidR="000B237C" w:rsidRPr="007B665E" w:rsidDel="00E52A51">
          <w:rPr>
            <w:rFonts w:asciiTheme="minorBidi" w:hAnsiTheme="minorBidi" w:cstheme="minorBidi"/>
            <w:b w:val="0"/>
            <w:sz w:val="20"/>
            <w:lang w:val="en-US"/>
          </w:rPr>
          <w:delText>.</w:delText>
        </w:r>
      </w:del>
    </w:p>
    <w:p w14:paraId="7B546601" w14:textId="2146B1C4" w:rsidR="0027351A" w:rsidRPr="007B665E" w:rsidDel="00E52A51" w:rsidRDefault="0027351A">
      <w:pPr>
        <w:pStyle w:val="Heading1"/>
        <w:widowControl/>
        <w:numPr>
          <w:ilvl w:val="1"/>
          <w:numId w:val="0"/>
        </w:numPr>
        <w:tabs>
          <w:tab w:val="num" w:pos="0"/>
          <w:tab w:val="left" w:pos="2131"/>
          <w:tab w:val="left" w:pos="3283"/>
          <w:tab w:val="left" w:pos="4003"/>
          <w:tab w:val="left" w:pos="4723"/>
        </w:tabs>
        <w:suppressAutoHyphens/>
        <w:overflowPunct/>
        <w:autoSpaceDE/>
        <w:autoSpaceDN/>
        <w:adjustRightInd/>
        <w:ind w:left="720" w:hanging="720"/>
        <w:jc w:val="both"/>
        <w:textAlignment w:val="auto"/>
        <w:rPr>
          <w:del w:id="175" w:author="Can Hong NGOC" w:date="2020-08-31T10:53:00Z"/>
          <w:rFonts w:asciiTheme="minorBidi" w:hAnsiTheme="minorBidi" w:cstheme="minorBidi"/>
          <w:b w:val="0"/>
          <w:sz w:val="20"/>
          <w:lang w:val="en-US"/>
        </w:rPr>
      </w:pPr>
    </w:p>
    <w:p w14:paraId="6FDA3EC1" w14:textId="75FEC7D8" w:rsidR="0027351A" w:rsidRPr="007B665E" w:rsidDel="00E52A51" w:rsidRDefault="0027351A"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176" w:author="Can Hong NGOC" w:date="2020-08-31T10:53:00Z"/>
          <w:rFonts w:asciiTheme="minorBidi" w:hAnsiTheme="minorBidi" w:cstheme="minorBidi"/>
          <w:b w:val="0"/>
          <w:sz w:val="20"/>
          <w:lang w:val="en-US"/>
        </w:rPr>
      </w:pPr>
      <w:del w:id="177" w:author="Can Hong NGOC" w:date="2020-08-31T10:53:00Z">
        <w:r w:rsidRPr="007B665E" w:rsidDel="00E52A51">
          <w:rPr>
            <w:rFonts w:asciiTheme="minorBidi" w:hAnsiTheme="minorBidi" w:cstheme="minorBidi"/>
            <w:b w:val="0"/>
            <w:sz w:val="20"/>
            <w:lang w:val="en-US"/>
          </w:rPr>
          <w:delText xml:space="preserve">The terms and conditions of the Agreement are deemed incorporated into this </w:delText>
        </w:r>
        <w:r w:rsidR="00C70D8B" w:rsidRPr="007B665E" w:rsidDel="00E52A51">
          <w:rPr>
            <w:rFonts w:asciiTheme="minorBidi" w:hAnsiTheme="minorBidi" w:cstheme="minorBidi"/>
            <w:b w:val="0"/>
            <w:sz w:val="20"/>
            <w:lang w:val="en-US"/>
          </w:rPr>
          <w:delText>Schedule and, t</w:delText>
        </w:r>
        <w:r w:rsidRPr="007B665E" w:rsidDel="00E52A51">
          <w:rPr>
            <w:rFonts w:asciiTheme="minorBidi" w:hAnsiTheme="minorBidi" w:cstheme="minorBidi"/>
            <w:b w:val="0"/>
            <w:sz w:val="20"/>
            <w:lang w:val="en-US"/>
          </w:rPr>
          <w:delText xml:space="preserve">ogether, they shall form an agreement separate from any other in accordance with </w:delText>
        </w:r>
        <w:r w:rsidR="00C70D8B" w:rsidRPr="007B665E" w:rsidDel="00E52A51">
          <w:rPr>
            <w:rFonts w:asciiTheme="minorBidi" w:hAnsiTheme="minorBidi" w:cstheme="minorBidi"/>
            <w:b w:val="0"/>
            <w:sz w:val="20"/>
            <w:lang w:val="en-US"/>
          </w:rPr>
          <w:delText>clause 2.</w:delText>
        </w:r>
        <w:r w:rsidR="000045FF" w:rsidDel="00E52A51">
          <w:rPr>
            <w:rFonts w:asciiTheme="minorBidi" w:hAnsiTheme="minorBidi" w:cstheme="minorBidi"/>
            <w:b w:val="0"/>
            <w:sz w:val="20"/>
            <w:lang w:val="en-US"/>
          </w:rPr>
          <w:delText>2</w:delText>
        </w:r>
        <w:r w:rsidR="00C70D8B" w:rsidRPr="007B665E" w:rsidDel="00E52A51">
          <w:rPr>
            <w:rFonts w:asciiTheme="minorBidi" w:hAnsiTheme="minorBidi" w:cstheme="minorBidi"/>
            <w:b w:val="0"/>
            <w:sz w:val="20"/>
            <w:lang w:val="en-US"/>
          </w:rPr>
          <w:delText xml:space="preserve"> of </w:delText>
        </w:r>
        <w:r w:rsidRPr="007B665E" w:rsidDel="00E52A51">
          <w:rPr>
            <w:rFonts w:asciiTheme="minorBidi" w:hAnsiTheme="minorBidi" w:cstheme="minorBidi"/>
            <w:b w:val="0"/>
            <w:sz w:val="20"/>
            <w:lang w:val="en-US"/>
          </w:rPr>
          <w:delText>the Agreement.</w:delText>
        </w:r>
      </w:del>
    </w:p>
    <w:p w14:paraId="22A65ED6" w14:textId="4A45B104" w:rsidR="0027351A" w:rsidRPr="007B665E" w:rsidDel="00E52A51" w:rsidRDefault="0027351A">
      <w:pPr>
        <w:ind w:left="720" w:hanging="720"/>
        <w:jc w:val="both"/>
        <w:rPr>
          <w:del w:id="178" w:author="Can Hong NGOC" w:date="2020-08-31T10:53:00Z"/>
          <w:rFonts w:asciiTheme="minorBidi" w:hAnsiTheme="minorBidi" w:cstheme="minorBidi"/>
          <w:lang w:val="en-US"/>
        </w:rPr>
      </w:pPr>
    </w:p>
    <w:p w14:paraId="639100CC" w14:textId="02D6CA7D" w:rsidR="00C70D8B" w:rsidRPr="007B665E" w:rsidDel="00E52A51"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179" w:author="Can Hong NGOC" w:date="2020-08-31T10:53:00Z"/>
          <w:rFonts w:asciiTheme="minorBidi" w:hAnsiTheme="minorBidi" w:cstheme="minorBidi"/>
          <w:b w:val="0"/>
          <w:sz w:val="20"/>
          <w:lang w:val="en-US"/>
        </w:rPr>
      </w:pPr>
      <w:del w:id="180" w:author="Can Hong NGOC" w:date="2020-08-31T10:53:00Z">
        <w:r w:rsidRPr="007B665E" w:rsidDel="00E52A51">
          <w:rPr>
            <w:rFonts w:asciiTheme="minorBidi" w:hAnsiTheme="minorBidi" w:cstheme="minorBidi"/>
            <w:b w:val="0"/>
            <w:sz w:val="20"/>
            <w:lang w:val="en-US"/>
          </w:rPr>
          <w:delText xml:space="preserve">This Schedule shall terminate the later of (i) the expiry or termination of the Agreement; or (ii) when </w:delText>
        </w:r>
        <w:r w:rsidR="00536A29" w:rsidDel="00E52A51">
          <w:rPr>
            <w:rFonts w:asciiTheme="minorBidi" w:hAnsiTheme="minorBidi" w:cstheme="minorBidi"/>
            <w:b w:val="0"/>
            <w:sz w:val="20"/>
            <w:lang w:val="en-US"/>
          </w:rPr>
          <w:delText>Finastra</w:delText>
        </w:r>
        <w:r w:rsidRPr="007B665E" w:rsidDel="00E52A51">
          <w:rPr>
            <w:rFonts w:asciiTheme="minorBidi" w:hAnsiTheme="minorBidi" w:cstheme="minorBidi"/>
            <w:b w:val="0"/>
            <w:sz w:val="20"/>
            <w:lang w:val="en-US"/>
          </w:rPr>
          <w:delText xml:space="preserve"> provides written notice that Contractor’s obligations under the Agreement and this Schedule have been fulfilled and accepted.</w:delText>
        </w:r>
      </w:del>
    </w:p>
    <w:p w14:paraId="4CD86FC5" w14:textId="0522CD71" w:rsidR="00C70D8B" w:rsidRPr="007B665E" w:rsidDel="00E52A51" w:rsidRDefault="00C70D8B" w:rsidP="00C70D8B">
      <w:pPr>
        <w:pStyle w:val="Heading1"/>
        <w:widowControl/>
        <w:tabs>
          <w:tab w:val="left" w:pos="2131"/>
          <w:tab w:val="left" w:pos="3283"/>
          <w:tab w:val="left" w:pos="4003"/>
          <w:tab w:val="left" w:pos="4723"/>
        </w:tabs>
        <w:suppressAutoHyphens/>
        <w:overflowPunct/>
        <w:autoSpaceDE/>
        <w:autoSpaceDN/>
        <w:adjustRightInd/>
        <w:jc w:val="both"/>
        <w:textAlignment w:val="auto"/>
        <w:rPr>
          <w:del w:id="181" w:author="Can Hong NGOC" w:date="2020-08-31T10:53:00Z"/>
          <w:rFonts w:asciiTheme="minorBidi" w:hAnsiTheme="minorBidi" w:cstheme="minorBidi"/>
          <w:b w:val="0"/>
          <w:sz w:val="20"/>
          <w:lang w:val="en-US"/>
        </w:rPr>
      </w:pPr>
    </w:p>
    <w:p w14:paraId="2644B45B" w14:textId="5DE15B07" w:rsidR="000045FF" w:rsidDel="00E52A51" w:rsidRDefault="000045FF"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182" w:author="Can Hong NGOC" w:date="2020-08-31T10:53:00Z"/>
          <w:rFonts w:asciiTheme="minorBidi" w:hAnsiTheme="minorBidi" w:cstheme="minorBidi"/>
          <w:b w:val="0"/>
          <w:sz w:val="20"/>
          <w:lang w:val="en-US"/>
        </w:rPr>
      </w:pPr>
      <w:del w:id="183" w:author="Can Hong NGOC" w:date="2020-08-31T10:53:00Z">
        <w:r w:rsidDel="00E52A51">
          <w:rPr>
            <w:rFonts w:asciiTheme="minorBidi" w:hAnsiTheme="minorBidi" w:cstheme="minorBidi"/>
            <w:b w:val="0"/>
            <w:sz w:val="20"/>
            <w:lang w:val="en-US"/>
          </w:rPr>
          <w:delText>The Services will be provided on a fixed-price basis and therefore Part 1 of this Schedule is not applicable.</w:delText>
        </w:r>
      </w:del>
    </w:p>
    <w:p w14:paraId="34C7CE17" w14:textId="296E053B" w:rsidR="000045FF" w:rsidRPr="00424C9D" w:rsidDel="00E52A51" w:rsidRDefault="000045FF" w:rsidP="00424C9D">
      <w:pPr>
        <w:rPr>
          <w:del w:id="184" w:author="Can Hong NGOC" w:date="2020-08-31T10:53:00Z"/>
          <w:b/>
          <w:lang w:val="en-US"/>
        </w:rPr>
      </w:pPr>
    </w:p>
    <w:p w14:paraId="703A29AF" w14:textId="157D0E6C" w:rsidR="0027351A" w:rsidRPr="007B665E" w:rsidDel="00E52A51"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185" w:author="Can Hong NGOC" w:date="2020-08-31T10:53:00Z"/>
          <w:rFonts w:asciiTheme="minorBidi" w:hAnsiTheme="minorBidi" w:cstheme="minorBidi"/>
          <w:b w:val="0"/>
          <w:sz w:val="20"/>
          <w:lang w:val="en-US"/>
        </w:rPr>
      </w:pPr>
      <w:del w:id="186" w:author="Can Hong NGOC" w:date="2020-08-31T10:53:00Z">
        <w:r w:rsidRPr="007B665E" w:rsidDel="00E52A51">
          <w:rPr>
            <w:rFonts w:asciiTheme="minorBidi" w:hAnsiTheme="minorBidi" w:cstheme="minorBidi"/>
            <w:b w:val="0"/>
            <w:sz w:val="20"/>
            <w:lang w:val="en-US"/>
          </w:rPr>
          <w:delText>For the avoidance of doubt where a conflict arises between the terms and conditions of the Agreement and the provisions of this Schedule then the provisions of this Schedule shall take precedence.</w:delText>
        </w:r>
      </w:del>
    </w:p>
    <w:p w14:paraId="025E1CE8" w14:textId="799F0838" w:rsidR="0027351A" w:rsidRPr="007B665E" w:rsidDel="00E52A51" w:rsidRDefault="0027351A">
      <w:pPr>
        <w:rPr>
          <w:del w:id="187" w:author="Can Hong NGOC" w:date="2020-08-31T10:53:00Z"/>
          <w:rFonts w:asciiTheme="minorBidi" w:hAnsiTheme="minorBidi" w:cstheme="minorBidi"/>
          <w:b/>
          <w:lang w:val="en-US"/>
        </w:rPr>
      </w:pPr>
    </w:p>
    <w:p w14:paraId="6F87AD58" w14:textId="650B3504" w:rsidR="0027351A" w:rsidRPr="007B665E" w:rsidDel="00E52A51" w:rsidRDefault="0027351A" w:rsidP="00C70D8B">
      <w:pPr>
        <w:pBdr>
          <w:bottom w:val="single" w:sz="4" w:space="1" w:color="auto"/>
        </w:pBdr>
        <w:rPr>
          <w:del w:id="188" w:author="Can Hong NGOC" w:date="2020-08-31T10:53:00Z"/>
          <w:rFonts w:asciiTheme="minorBidi" w:hAnsiTheme="minorBidi" w:cstheme="minorBidi"/>
          <w:b/>
          <w:lang w:val="en-US"/>
        </w:rPr>
      </w:pPr>
    </w:p>
    <w:p w14:paraId="43120A99" w14:textId="79FDD136" w:rsidR="0027351A" w:rsidRPr="007B665E" w:rsidDel="00E52A51" w:rsidRDefault="0027351A">
      <w:pPr>
        <w:rPr>
          <w:del w:id="189" w:author="Can Hong NGOC" w:date="2020-08-31T10:53:00Z"/>
          <w:rFonts w:asciiTheme="minorBidi" w:hAnsiTheme="minorBidi" w:cstheme="minorBidi"/>
          <w:b/>
          <w:sz w:val="16"/>
          <w:szCs w:val="16"/>
          <w:lang w:val="en-US"/>
        </w:rPr>
      </w:pPr>
    </w:p>
    <w:p w14:paraId="262D6347" w14:textId="2D43248F" w:rsidR="00EB2911" w:rsidRPr="007B665E" w:rsidDel="00E52A51" w:rsidRDefault="00EB2911" w:rsidP="00EB2911">
      <w:pPr>
        <w:jc w:val="both"/>
        <w:rPr>
          <w:del w:id="190" w:author="Can Hong NGOC" w:date="2020-08-31T10:53:00Z"/>
          <w:rFonts w:asciiTheme="minorBidi" w:hAnsiTheme="minorBidi" w:cstheme="minorBidi"/>
          <w:color w:val="000000"/>
          <w:lang w:val="en-US"/>
        </w:rPr>
      </w:pPr>
      <w:del w:id="191" w:author="Can Hong NGOC" w:date="2020-08-31T10:53:00Z">
        <w:r w:rsidRPr="007B665E" w:rsidDel="00E52A51">
          <w:rPr>
            <w:rFonts w:asciiTheme="minorBidi" w:hAnsiTheme="minorBidi" w:cstheme="minorBidi"/>
            <w:color w:val="000000"/>
            <w:lang w:val="en-US"/>
          </w:rPr>
          <w:delText>IN WITNESS whereof the Parties have by their duly authorised representatives executed this Schedule as at the dates below written.</w:delText>
        </w:r>
      </w:del>
    </w:p>
    <w:p w14:paraId="36467083" w14:textId="03DE4756" w:rsidR="00EB2911" w:rsidRPr="007B665E" w:rsidDel="00E52A51" w:rsidRDefault="00EB2911" w:rsidP="00EB2911">
      <w:pPr>
        <w:rPr>
          <w:del w:id="192" w:author="Can Hong NGOC" w:date="2020-08-31T10:53:00Z"/>
          <w:rFonts w:asciiTheme="minorBidi" w:hAnsiTheme="minorBidi" w:cstheme="minorBidi"/>
          <w:color w:val="000000"/>
          <w:lang w:val="en-US"/>
        </w:rPr>
      </w:pPr>
    </w:p>
    <w:tbl>
      <w:tblPr>
        <w:tblW w:w="0" w:type="auto"/>
        <w:tblInd w:w="-38" w:type="dxa"/>
        <w:tblCellMar>
          <w:left w:w="70" w:type="dxa"/>
          <w:right w:w="70" w:type="dxa"/>
        </w:tblCellMar>
        <w:tblLook w:val="01E0" w:firstRow="1" w:lastRow="1" w:firstColumn="1" w:lastColumn="1" w:noHBand="0" w:noVBand="0"/>
      </w:tblPr>
      <w:tblGrid>
        <w:gridCol w:w="4486"/>
        <w:gridCol w:w="565"/>
        <w:gridCol w:w="4764"/>
      </w:tblGrid>
      <w:tr w:rsidR="00EB2911" w:rsidRPr="007B665E" w:rsidDel="00E52A51" w14:paraId="34636713" w14:textId="5A9D5811">
        <w:trPr>
          <w:del w:id="193" w:author="Can Hong NGOC" w:date="2020-08-31T10:53:00Z"/>
        </w:trPr>
        <w:tc>
          <w:tcPr>
            <w:tcW w:w="4486" w:type="dxa"/>
          </w:tcPr>
          <w:p w14:paraId="475723A3" w14:textId="3795B9C5" w:rsidR="00EB2911" w:rsidRPr="007B665E" w:rsidDel="00E52A51" w:rsidRDefault="00F565DB" w:rsidP="0081424B">
            <w:pPr>
              <w:tabs>
                <w:tab w:val="left" w:pos="567"/>
                <w:tab w:val="right" w:pos="11955"/>
              </w:tabs>
              <w:jc w:val="both"/>
              <w:rPr>
                <w:del w:id="194" w:author="Can Hong NGOC" w:date="2020-08-31T10:53:00Z"/>
                <w:rFonts w:asciiTheme="minorBidi" w:hAnsiTheme="minorBidi" w:cstheme="minorBidi"/>
                <w:lang w:val="en-US"/>
              </w:rPr>
            </w:pPr>
            <w:del w:id="195" w:author="Can Hong NGOC" w:date="2020-08-31T10:53:00Z">
              <w:r w:rsidRPr="007B665E" w:rsidDel="00E52A51">
                <w:rPr>
                  <w:rFonts w:asciiTheme="minorBidi" w:hAnsiTheme="minorBidi" w:cstheme="minorBidi"/>
                  <w:color w:val="000000"/>
                  <w:lang w:val="en-US"/>
                </w:rPr>
                <w:delText xml:space="preserve">SIGNED on behalf of </w:delText>
              </w:r>
              <w:r w:rsidR="00536A29" w:rsidDel="00E52A51">
                <w:rPr>
                  <w:rFonts w:asciiTheme="minorBidi" w:hAnsiTheme="minorBidi" w:cstheme="minorBidi"/>
                  <w:color w:val="000000"/>
                  <w:lang w:val="en-US"/>
                </w:rPr>
                <w:delText>FINASTRA</w:delText>
              </w:r>
              <w:r w:rsidR="00EB2911" w:rsidRPr="007B665E" w:rsidDel="00E52A51">
                <w:rPr>
                  <w:rFonts w:asciiTheme="minorBidi" w:hAnsiTheme="minorBidi" w:cstheme="minorBidi"/>
                  <w:color w:val="000000"/>
                  <w:lang w:val="en-US"/>
                </w:rPr>
                <w:delText xml:space="preserve"> and thereby duly authorised:</w:delText>
              </w:r>
              <w:r w:rsidR="00EB2911" w:rsidRPr="007B665E" w:rsidDel="00E52A51">
                <w:rPr>
                  <w:rFonts w:asciiTheme="minorBidi" w:hAnsiTheme="minorBidi" w:cstheme="minorBidi"/>
                  <w:lang w:val="en-US"/>
                </w:rPr>
                <w:delText xml:space="preserve"> </w:delText>
              </w:r>
            </w:del>
          </w:p>
          <w:p w14:paraId="74FEFA14" w14:textId="06047E3B" w:rsidR="00EB2911" w:rsidRPr="007B665E" w:rsidDel="00E52A51" w:rsidRDefault="00EB2911" w:rsidP="0081424B">
            <w:pPr>
              <w:tabs>
                <w:tab w:val="left" w:pos="567"/>
                <w:tab w:val="right" w:pos="11955"/>
              </w:tabs>
              <w:jc w:val="both"/>
              <w:rPr>
                <w:del w:id="196" w:author="Can Hong NGOC" w:date="2020-08-31T10:53:00Z"/>
                <w:rFonts w:asciiTheme="minorBidi" w:hAnsiTheme="minorBidi" w:cstheme="minorBidi"/>
                <w:lang w:val="en-US"/>
              </w:rPr>
            </w:pPr>
          </w:p>
        </w:tc>
        <w:tc>
          <w:tcPr>
            <w:tcW w:w="565" w:type="dxa"/>
          </w:tcPr>
          <w:p w14:paraId="74CCD79C" w14:textId="756B51BB" w:rsidR="00EB2911" w:rsidRPr="007B665E" w:rsidDel="00E52A51" w:rsidRDefault="00EB2911" w:rsidP="0081424B">
            <w:pPr>
              <w:tabs>
                <w:tab w:val="left" w:pos="567"/>
                <w:tab w:val="right" w:pos="11955"/>
              </w:tabs>
              <w:jc w:val="both"/>
              <w:rPr>
                <w:del w:id="197" w:author="Can Hong NGOC" w:date="2020-08-31T10:53:00Z"/>
                <w:rFonts w:asciiTheme="minorBidi" w:hAnsiTheme="minorBidi" w:cstheme="minorBidi"/>
                <w:lang w:val="en-US"/>
              </w:rPr>
            </w:pPr>
          </w:p>
        </w:tc>
        <w:tc>
          <w:tcPr>
            <w:tcW w:w="4764" w:type="dxa"/>
          </w:tcPr>
          <w:p w14:paraId="71786FBC" w14:textId="283028E3" w:rsidR="00EB2911" w:rsidRPr="007B665E" w:rsidDel="00E52A51" w:rsidRDefault="00D1749E" w:rsidP="0081424B">
            <w:pPr>
              <w:tabs>
                <w:tab w:val="left" w:pos="567"/>
                <w:tab w:val="right" w:pos="11955"/>
              </w:tabs>
              <w:jc w:val="both"/>
              <w:rPr>
                <w:del w:id="198" w:author="Can Hong NGOC" w:date="2020-08-31T10:53:00Z"/>
                <w:rFonts w:asciiTheme="minorBidi" w:hAnsiTheme="minorBidi" w:cstheme="minorBidi"/>
                <w:lang w:val="en-US"/>
              </w:rPr>
            </w:pPr>
            <w:del w:id="199" w:author="Can Hong NGOC" w:date="2020-08-31T10:53:00Z">
              <w:r w:rsidRPr="007B665E" w:rsidDel="00E52A51">
                <w:rPr>
                  <w:rFonts w:asciiTheme="minorBidi" w:hAnsiTheme="minorBidi" w:cstheme="minorBidi"/>
                  <w:color w:val="000000"/>
                  <w:lang w:val="en-US"/>
                </w:rPr>
                <w:delText>SI</w:delText>
              </w:r>
              <w:r w:rsidR="00F565DB" w:rsidRPr="007B665E" w:rsidDel="00E52A51">
                <w:rPr>
                  <w:rFonts w:asciiTheme="minorBidi" w:hAnsiTheme="minorBidi" w:cstheme="minorBidi"/>
                  <w:color w:val="000000"/>
                  <w:lang w:val="en-US"/>
                </w:rPr>
                <w:delText>GNED on behalf of the CONTRACTOR</w:delText>
              </w:r>
              <w:r w:rsidR="00EB2911" w:rsidRPr="007B665E" w:rsidDel="00E52A51">
                <w:rPr>
                  <w:rFonts w:asciiTheme="minorBidi" w:hAnsiTheme="minorBidi" w:cstheme="minorBidi"/>
                  <w:color w:val="000000"/>
                  <w:lang w:val="en-US"/>
                </w:rPr>
                <w:delText xml:space="preserve"> and thereby duly authorised:</w:delText>
              </w:r>
            </w:del>
          </w:p>
        </w:tc>
      </w:tr>
      <w:tr w:rsidR="00EB2911" w:rsidRPr="007B665E" w:rsidDel="00E52A51" w14:paraId="6C82A25F" w14:textId="73534AFD">
        <w:trPr>
          <w:del w:id="200" w:author="Can Hong NGOC" w:date="2020-08-31T10:53:00Z"/>
        </w:trPr>
        <w:tc>
          <w:tcPr>
            <w:tcW w:w="4486" w:type="dxa"/>
            <w:tcBorders>
              <w:bottom w:val="single" w:sz="4" w:space="0" w:color="auto"/>
            </w:tcBorders>
          </w:tcPr>
          <w:p w14:paraId="64760D68" w14:textId="61486894" w:rsidR="00EB2911" w:rsidRPr="007B665E" w:rsidDel="00E52A51" w:rsidRDefault="00EB2911" w:rsidP="0081424B">
            <w:pPr>
              <w:tabs>
                <w:tab w:val="left" w:pos="567"/>
                <w:tab w:val="right" w:pos="11955"/>
              </w:tabs>
              <w:jc w:val="both"/>
              <w:rPr>
                <w:del w:id="201" w:author="Can Hong NGOC" w:date="2020-08-31T10:53:00Z"/>
                <w:rFonts w:asciiTheme="minorBidi" w:hAnsiTheme="minorBidi" w:cstheme="minorBidi"/>
                <w:lang w:val="en-US"/>
              </w:rPr>
            </w:pPr>
          </w:p>
          <w:p w14:paraId="1FED2FE4" w14:textId="31E0DEE4" w:rsidR="00EB2911" w:rsidRPr="007B665E" w:rsidDel="00E52A51" w:rsidRDefault="00EB2911" w:rsidP="0081424B">
            <w:pPr>
              <w:tabs>
                <w:tab w:val="left" w:pos="567"/>
                <w:tab w:val="right" w:pos="11955"/>
              </w:tabs>
              <w:jc w:val="both"/>
              <w:rPr>
                <w:del w:id="202" w:author="Can Hong NGOC" w:date="2020-08-31T10:53:00Z"/>
                <w:rFonts w:asciiTheme="minorBidi" w:hAnsiTheme="minorBidi" w:cstheme="minorBidi"/>
                <w:lang w:val="en-US"/>
              </w:rPr>
            </w:pPr>
          </w:p>
        </w:tc>
        <w:tc>
          <w:tcPr>
            <w:tcW w:w="565" w:type="dxa"/>
          </w:tcPr>
          <w:p w14:paraId="695300E3" w14:textId="1AD3A49A" w:rsidR="00EB2911" w:rsidRPr="007B665E" w:rsidDel="00E52A51" w:rsidRDefault="00EB2911" w:rsidP="0081424B">
            <w:pPr>
              <w:tabs>
                <w:tab w:val="left" w:pos="567"/>
                <w:tab w:val="right" w:pos="11955"/>
              </w:tabs>
              <w:jc w:val="both"/>
              <w:rPr>
                <w:del w:id="203" w:author="Can Hong NGOC" w:date="2020-08-31T10:53:00Z"/>
                <w:rFonts w:asciiTheme="minorBidi" w:hAnsiTheme="minorBidi" w:cstheme="minorBidi"/>
                <w:lang w:val="en-US"/>
              </w:rPr>
            </w:pPr>
          </w:p>
        </w:tc>
        <w:tc>
          <w:tcPr>
            <w:tcW w:w="4764" w:type="dxa"/>
            <w:tcBorders>
              <w:bottom w:val="single" w:sz="4" w:space="0" w:color="auto"/>
            </w:tcBorders>
          </w:tcPr>
          <w:p w14:paraId="3055F41C" w14:textId="445E5E45" w:rsidR="00EB2911" w:rsidRPr="007B665E" w:rsidDel="00E52A51" w:rsidRDefault="00EB2911" w:rsidP="0081424B">
            <w:pPr>
              <w:tabs>
                <w:tab w:val="left" w:pos="567"/>
                <w:tab w:val="right" w:pos="11955"/>
              </w:tabs>
              <w:jc w:val="both"/>
              <w:rPr>
                <w:del w:id="204" w:author="Can Hong NGOC" w:date="2020-08-31T10:53:00Z"/>
                <w:rFonts w:asciiTheme="minorBidi" w:hAnsiTheme="minorBidi" w:cstheme="minorBidi"/>
                <w:lang w:val="en-US"/>
              </w:rPr>
            </w:pPr>
          </w:p>
        </w:tc>
      </w:tr>
      <w:tr w:rsidR="00EB2911" w:rsidRPr="007B665E" w:rsidDel="00E52A51" w14:paraId="5F5E1923" w14:textId="40D883B6">
        <w:trPr>
          <w:del w:id="205" w:author="Can Hong NGOC" w:date="2020-08-31T10:53:00Z"/>
        </w:trPr>
        <w:tc>
          <w:tcPr>
            <w:tcW w:w="4486" w:type="dxa"/>
            <w:tcBorders>
              <w:top w:val="single" w:sz="4" w:space="0" w:color="auto"/>
            </w:tcBorders>
          </w:tcPr>
          <w:p w14:paraId="6A9C0C4C" w14:textId="4AC94C7D" w:rsidR="00EB2911" w:rsidRPr="007B665E" w:rsidDel="00E52A51" w:rsidRDefault="00EB2911" w:rsidP="0081424B">
            <w:pPr>
              <w:tabs>
                <w:tab w:val="left" w:pos="567"/>
                <w:tab w:val="right" w:pos="11955"/>
              </w:tabs>
              <w:jc w:val="both"/>
              <w:rPr>
                <w:del w:id="206" w:author="Can Hong NGOC" w:date="2020-08-31T10:53:00Z"/>
                <w:rFonts w:asciiTheme="minorBidi" w:hAnsiTheme="minorBidi" w:cstheme="minorBidi"/>
                <w:lang w:val="en-US"/>
              </w:rPr>
            </w:pPr>
            <w:del w:id="207" w:author="Can Hong NGOC" w:date="2020-08-31T10:53:00Z">
              <w:r w:rsidRPr="007B665E" w:rsidDel="00E52A51">
                <w:rPr>
                  <w:rFonts w:asciiTheme="minorBidi" w:hAnsiTheme="minorBidi" w:cstheme="minorBidi"/>
                  <w:color w:val="000000"/>
                  <w:lang w:val="en-US"/>
                </w:rPr>
                <w:delText>SIGNATURE</w:delText>
              </w:r>
            </w:del>
          </w:p>
        </w:tc>
        <w:tc>
          <w:tcPr>
            <w:tcW w:w="565" w:type="dxa"/>
          </w:tcPr>
          <w:p w14:paraId="7F90AE20" w14:textId="27883DC4" w:rsidR="00EB2911" w:rsidRPr="007B665E" w:rsidDel="00E52A51" w:rsidRDefault="00EB2911" w:rsidP="0081424B">
            <w:pPr>
              <w:tabs>
                <w:tab w:val="left" w:pos="567"/>
                <w:tab w:val="right" w:pos="11955"/>
              </w:tabs>
              <w:jc w:val="both"/>
              <w:rPr>
                <w:del w:id="208" w:author="Can Hong NGOC" w:date="2020-08-31T10:53:00Z"/>
                <w:rFonts w:asciiTheme="minorBidi" w:hAnsiTheme="minorBidi" w:cstheme="minorBidi"/>
                <w:lang w:val="en-US"/>
              </w:rPr>
            </w:pPr>
          </w:p>
        </w:tc>
        <w:tc>
          <w:tcPr>
            <w:tcW w:w="4764" w:type="dxa"/>
            <w:tcBorders>
              <w:top w:val="single" w:sz="4" w:space="0" w:color="auto"/>
            </w:tcBorders>
          </w:tcPr>
          <w:p w14:paraId="6C74FEC1" w14:textId="5ACE8BDD" w:rsidR="00EB2911" w:rsidRPr="007B665E" w:rsidDel="00E52A51" w:rsidRDefault="00EB2911" w:rsidP="0081424B">
            <w:pPr>
              <w:tabs>
                <w:tab w:val="left" w:pos="567"/>
                <w:tab w:val="right" w:pos="11955"/>
              </w:tabs>
              <w:jc w:val="both"/>
              <w:rPr>
                <w:del w:id="209" w:author="Can Hong NGOC" w:date="2020-08-31T10:53:00Z"/>
                <w:rFonts w:asciiTheme="minorBidi" w:hAnsiTheme="minorBidi" w:cstheme="minorBidi"/>
                <w:lang w:val="en-US"/>
              </w:rPr>
            </w:pPr>
            <w:del w:id="210" w:author="Can Hong NGOC" w:date="2020-08-31T10:53:00Z">
              <w:r w:rsidRPr="007B665E" w:rsidDel="00E52A51">
                <w:rPr>
                  <w:rFonts w:asciiTheme="minorBidi" w:hAnsiTheme="minorBidi" w:cstheme="minorBidi"/>
                  <w:color w:val="000000"/>
                  <w:lang w:val="en-US"/>
                </w:rPr>
                <w:delText>SIGNATURE</w:delText>
              </w:r>
            </w:del>
          </w:p>
        </w:tc>
      </w:tr>
      <w:tr w:rsidR="00EB2911" w:rsidRPr="007B665E" w:rsidDel="00E52A51" w14:paraId="18FB0CCD" w14:textId="7819A5E9">
        <w:trPr>
          <w:del w:id="211" w:author="Can Hong NGOC" w:date="2020-08-31T10:53:00Z"/>
        </w:trPr>
        <w:tc>
          <w:tcPr>
            <w:tcW w:w="4486" w:type="dxa"/>
            <w:tcBorders>
              <w:bottom w:val="single" w:sz="4" w:space="0" w:color="auto"/>
            </w:tcBorders>
          </w:tcPr>
          <w:p w14:paraId="37F74AA0" w14:textId="4D41C292" w:rsidR="00EB2911" w:rsidRPr="007B665E" w:rsidDel="00E52A51" w:rsidRDefault="00EB2911" w:rsidP="0081424B">
            <w:pPr>
              <w:tabs>
                <w:tab w:val="left" w:pos="567"/>
                <w:tab w:val="right" w:pos="11955"/>
              </w:tabs>
              <w:jc w:val="both"/>
              <w:rPr>
                <w:del w:id="212" w:author="Can Hong NGOC" w:date="2020-08-31T10:53:00Z"/>
                <w:rFonts w:asciiTheme="minorBidi" w:hAnsiTheme="minorBidi" w:cstheme="minorBidi"/>
                <w:lang w:val="en-US"/>
              </w:rPr>
            </w:pPr>
          </w:p>
          <w:p w14:paraId="24F6C015" w14:textId="6ED232A1" w:rsidR="00EB2911" w:rsidRPr="007B665E" w:rsidDel="00E52A51" w:rsidRDefault="00EB2911" w:rsidP="0081424B">
            <w:pPr>
              <w:tabs>
                <w:tab w:val="left" w:pos="567"/>
                <w:tab w:val="right" w:pos="11955"/>
              </w:tabs>
              <w:jc w:val="both"/>
              <w:rPr>
                <w:del w:id="213" w:author="Can Hong NGOC" w:date="2020-08-31T10:53:00Z"/>
                <w:rFonts w:asciiTheme="minorBidi" w:hAnsiTheme="minorBidi" w:cstheme="minorBidi"/>
                <w:lang w:val="en-US"/>
              </w:rPr>
            </w:pPr>
          </w:p>
        </w:tc>
        <w:tc>
          <w:tcPr>
            <w:tcW w:w="565" w:type="dxa"/>
          </w:tcPr>
          <w:p w14:paraId="2933A4F2" w14:textId="10ED314B" w:rsidR="00EB2911" w:rsidRPr="007B665E" w:rsidDel="00E52A51" w:rsidRDefault="00EB2911" w:rsidP="0081424B">
            <w:pPr>
              <w:tabs>
                <w:tab w:val="left" w:pos="567"/>
                <w:tab w:val="right" w:pos="11955"/>
              </w:tabs>
              <w:jc w:val="both"/>
              <w:rPr>
                <w:del w:id="214" w:author="Can Hong NGOC" w:date="2020-08-31T10:53:00Z"/>
                <w:rFonts w:asciiTheme="minorBidi" w:hAnsiTheme="minorBidi" w:cstheme="minorBidi"/>
                <w:lang w:val="en-US"/>
              </w:rPr>
            </w:pPr>
          </w:p>
        </w:tc>
        <w:tc>
          <w:tcPr>
            <w:tcW w:w="4764" w:type="dxa"/>
            <w:tcBorders>
              <w:bottom w:val="single" w:sz="4" w:space="0" w:color="auto"/>
            </w:tcBorders>
          </w:tcPr>
          <w:p w14:paraId="3D4B9E0C" w14:textId="7688C5D0" w:rsidR="00EB2911" w:rsidRPr="007B665E" w:rsidDel="00E52A51" w:rsidRDefault="00EB2911" w:rsidP="0081424B">
            <w:pPr>
              <w:tabs>
                <w:tab w:val="left" w:pos="567"/>
                <w:tab w:val="right" w:pos="11955"/>
              </w:tabs>
              <w:jc w:val="both"/>
              <w:rPr>
                <w:del w:id="215" w:author="Can Hong NGOC" w:date="2020-08-31T10:53:00Z"/>
                <w:rFonts w:asciiTheme="minorBidi" w:hAnsiTheme="minorBidi" w:cstheme="minorBidi"/>
                <w:lang w:val="en-US"/>
              </w:rPr>
            </w:pPr>
          </w:p>
        </w:tc>
      </w:tr>
      <w:tr w:rsidR="00EB2911" w:rsidRPr="007B665E" w:rsidDel="00E52A51" w14:paraId="241B6429" w14:textId="05410568">
        <w:trPr>
          <w:del w:id="216" w:author="Can Hong NGOC" w:date="2020-08-31T10:53:00Z"/>
        </w:trPr>
        <w:tc>
          <w:tcPr>
            <w:tcW w:w="4486" w:type="dxa"/>
            <w:tcBorders>
              <w:top w:val="single" w:sz="4" w:space="0" w:color="auto"/>
            </w:tcBorders>
          </w:tcPr>
          <w:p w14:paraId="7226D129" w14:textId="6AC40DED" w:rsidR="00EB2911" w:rsidRPr="007B665E" w:rsidDel="00E52A51" w:rsidRDefault="00EB2911" w:rsidP="0081424B">
            <w:pPr>
              <w:tabs>
                <w:tab w:val="left" w:pos="567"/>
                <w:tab w:val="right" w:pos="11955"/>
              </w:tabs>
              <w:jc w:val="both"/>
              <w:rPr>
                <w:del w:id="217" w:author="Can Hong NGOC" w:date="2020-08-31T10:53:00Z"/>
                <w:rFonts w:asciiTheme="minorBidi" w:hAnsiTheme="minorBidi" w:cstheme="minorBidi"/>
                <w:lang w:val="en-US"/>
              </w:rPr>
            </w:pPr>
            <w:del w:id="218" w:author="Can Hong NGOC" w:date="2020-08-31T10:53:00Z">
              <w:r w:rsidRPr="007B665E" w:rsidDel="00E52A51">
                <w:rPr>
                  <w:rFonts w:asciiTheme="minorBidi" w:hAnsiTheme="minorBidi" w:cstheme="minorBidi"/>
                  <w:color w:val="000000"/>
                  <w:lang w:val="en-US"/>
                </w:rPr>
                <w:delText>FULL NAME</w:delText>
              </w:r>
            </w:del>
          </w:p>
        </w:tc>
        <w:tc>
          <w:tcPr>
            <w:tcW w:w="565" w:type="dxa"/>
          </w:tcPr>
          <w:p w14:paraId="5633170B" w14:textId="7E57313C" w:rsidR="00EB2911" w:rsidRPr="007B665E" w:rsidDel="00E52A51" w:rsidRDefault="00EB2911" w:rsidP="0081424B">
            <w:pPr>
              <w:tabs>
                <w:tab w:val="left" w:pos="567"/>
                <w:tab w:val="right" w:pos="11955"/>
              </w:tabs>
              <w:jc w:val="both"/>
              <w:rPr>
                <w:del w:id="219" w:author="Can Hong NGOC" w:date="2020-08-31T10:53:00Z"/>
                <w:rFonts w:asciiTheme="minorBidi" w:hAnsiTheme="minorBidi" w:cstheme="minorBidi"/>
                <w:lang w:val="en-US"/>
              </w:rPr>
            </w:pPr>
          </w:p>
        </w:tc>
        <w:tc>
          <w:tcPr>
            <w:tcW w:w="4764" w:type="dxa"/>
            <w:tcBorders>
              <w:top w:val="single" w:sz="4" w:space="0" w:color="auto"/>
            </w:tcBorders>
          </w:tcPr>
          <w:p w14:paraId="0107D24C" w14:textId="53BFEF02" w:rsidR="00EB2911" w:rsidRPr="007B665E" w:rsidDel="00E52A51" w:rsidRDefault="00EB2911" w:rsidP="0081424B">
            <w:pPr>
              <w:tabs>
                <w:tab w:val="left" w:pos="567"/>
                <w:tab w:val="right" w:pos="11955"/>
              </w:tabs>
              <w:jc w:val="both"/>
              <w:rPr>
                <w:del w:id="220" w:author="Can Hong NGOC" w:date="2020-08-31T10:53:00Z"/>
                <w:rFonts w:asciiTheme="minorBidi" w:hAnsiTheme="minorBidi" w:cstheme="minorBidi"/>
                <w:lang w:val="en-US"/>
              </w:rPr>
            </w:pPr>
            <w:del w:id="221" w:author="Can Hong NGOC" w:date="2020-08-31T10:53:00Z">
              <w:r w:rsidRPr="007B665E" w:rsidDel="00E52A51">
                <w:rPr>
                  <w:rFonts w:asciiTheme="minorBidi" w:hAnsiTheme="minorBidi" w:cstheme="minorBidi"/>
                  <w:color w:val="000000"/>
                  <w:lang w:val="en-US"/>
                </w:rPr>
                <w:delText>FULL NAME</w:delText>
              </w:r>
            </w:del>
          </w:p>
        </w:tc>
      </w:tr>
      <w:tr w:rsidR="00EB2911" w:rsidRPr="007B665E" w:rsidDel="00E52A51" w14:paraId="147497B8" w14:textId="1274C777">
        <w:trPr>
          <w:del w:id="222" w:author="Can Hong NGOC" w:date="2020-08-31T10:53:00Z"/>
        </w:trPr>
        <w:tc>
          <w:tcPr>
            <w:tcW w:w="4486" w:type="dxa"/>
            <w:tcBorders>
              <w:bottom w:val="single" w:sz="4" w:space="0" w:color="auto"/>
            </w:tcBorders>
          </w:tcPr>
          <w:p w14:paraId="49DE355D" w14:textId="2A792CEA" w:rsidR="00EB2911" w:rsidRPr="007B665E" w:rsidDel="00E52A51" w:rsidRDefault="00EB2911" w:rsidP="0081424B">
            <w:pPr>
              <w:tabs>
                <w:tab w:val="left" w:pos="567"/>
                <w:tab w:val="right" w:pos="11955"/>
              </w:tabs>
              <w:jc w:val="both"/>
              <w:rPr>
                <w:del w:id="223" w:author="Can Hong NGOC" w:date="2020-08-31T10:53:00Z"/>
                <w:rFonts w:asciiTheme="minorBidi" w:hAnsiTheme="minorBidi" w:cstheme="minorBidi"/>
                <w:sz w:val="16"/>
                <w:szCs w:val="16"/>
                <w:lang w:val="en-US"/>
              </w:rPr>
            </w:pPr>
          </w:p>
          <w:p w14:paraId="6CB2062A" w14:textId="05BCE773" w:rsidR="00EB2911" w:rsidRPr="007B665E" w:rsidDel="00E52A51" w:rsidRDefault="00EB2911" w:rsidP="0081424B">
            <w:pPr>
              <w:tabs>
                <w:tab w:val="left" w:pos="567"/>
                <w:tab w:val="right" w:pos="11955"/>
              </w:tabs>
              <w:jc w:val="both"/>
              <w:rPr>
                <w:del w:id="224" w:author="Can Hong NGOC" w:date="2020-08-31T10:53:00Z"/>
                <w:rFonts w:asciiTheme="minorBidi" w:hAnsiTheme="minorBidi" w:cstheme="minorBidi"/>
                <w:sz w:val="16"/>
                <w:szCs w:val="16"/>
                <w:lang w:val="en-US"/>
              </w:rPr>
            </w:pPr>
          </w:p>
        </w:tc>
        <w:tc>
          <w:tcPr>
            <w:tcW w:w="565" w:type="dxa"/>
          </w:tcPr>
          <w:p w14:paraId="04A36575" w14:textId="3B07E378" w:rsidR="00EB2911" w:rsidRPr="007B665E" w:rsidDel="00E52A51" w:rsidRDefault="00EB2911" w:rsidP="0081424B">
            <w:pPr>
              <w:tabs>
                <w:tab w:val="left" w:pos="567"/>
                <w:tab w:val="right" w:pos="11955"/>
              </w:tabs>
              <w:jc w:val="both"/>
              <w:rPr>
                <w:del w:id="225" w:author="Can Hong NGOC" w:date="2020-08-31T10:53:00Z"/>
                <w:rFonts w:asciiTheme="minorBidi" w:hAnsiTheme="minorBidi" w:cstheme="minorBidi"/>
                <w:sz w:val="16"/>
                <w:szCs w:val="16"/>
                <w:lang w:val="en-US"/>
              </w:rPr>
            </w:pPr>
          </w:p>
        </w:tc>
        <w:tc>
          <w:tcPr>
            <w:tcW w:w="4764" w:type="dxa"/>
            <w:tcBorders>
              <w:bottom w:val="single" w:sz="4" w:space="0" w:color="auto"/>
            </w:tcBorders>
          </w:tcPr>
          <w:p w14:paraId="0B77F813" w14:textId="38AE5161" w:rsidR="00EB2911" w:rsidRPr="007B665E" w:rsidDel="00E52A51" w:rsidRDefault="00EB2911" w:rsidP="0081424B">
            <w:pPr>
              <w:tabs>
                <w:tab w:val="left" w:pos="567"/>
                <w:tab w:val="right" w:pos="11955"/>
              </w:tabs>
              <w:jc w:val="both"/>
              <w:rPr>
                <w:del w:id="226" w:author="Can Hong NGOC" w:date="2020-08-31T10:53:00Z"/>
                <w:rFonts w:asciiTheme="minorBidi" w:hAnsiTheme="minorBidi" w:cstheme="minorBidi"/>
                <w:sz w:val="16"/>
                <w:szCs w:val="16"/>
                <w:lang w:val="en-US"/>
              </w:rPr>
            </w:pPr>
          </w:p>
        </w:tc>
      </w:tr>
      <w:tr w:rsidR="00EB2911" w:rsidRPr="007B665E" w:rsidDel="00E52A51" w14:paraId="36235B88" w14:textId="225D4870">
        <w:trPr>
          <w:trHeight w:val="68"/>
          <w:del w:id="227" w:author="Can Hong NGOC" w:date="2020-08-31T10:53:00Z"/>
        </w:trPr>
        <w:tc>
          <w:tcPr>
            <w:tcW w:w="4486" w:type="dxa"/>
            <w:tcBorders>
              <w:top w:val="single" w:sz="4" w:space="0" w:color="auto"/>
            </w:tcBorders>
          </w:tcPr>
          <w:p w14:paraId="57ED24C4" w14:textId="2A751F27" w:rsidR="00EB2911" w:rsidRPr="007B665E" w:rsidDel="00E52A51" w:rsidRDefault="00EB2911" w:rsidP="0081424B">
            <w:pPr>
              <w:tabs>
                <w:tab w:val="left" w:pos="567"/>
                <w:tab w:val="right" w:pos="11955"/>
              </w:tabs>
              <w:jc w:val="both"/>
              <w:rPr>
                <w:del w:id="228" w:author="Can Hong NGOC" w:date="2020-08-31T10:53:00Z"/>
                <w:rFonts w:asciiTheme="minorBidi" w:hAnsiTheme="minorBidi" w:cstheme="minorBidi"/>
                <w:sz w:val="16"/>
                <w:szCs w:val="16"/>
                <w:lang w:val="en-US"/>
              </w:rPr>
            </w:pPr>
            <w:del w:id="229" w:author="Can Hong NGOC" w:date="2020-08-31T10:53:00Z">
              <w:r w:rsidRPr="007B665E" w:rsidDel="00E52A51">
                <w:rPr>
                  <w:rFonts w:asciiTheme="minorBidi" w:hAnsiTheme="minorBidi" w:cstheme="minorBidi"/>
                  <w:sz w:val="16"/>
                  <w:szCs w:val="16"/>
                  <w:lang w:val="en-US"/>
                </w:rPr>
                <w:delText>POSITION</w:delText>
              </w:r>
            </w:del>
          </w:p>
        </w:tc>
        <w:tc>
          <w:tcPr>
            <w:tcW w:w="565" w:type="dxa"/>
            <w:vMerge w:val="restart"/>
          </w:tcPr>
          <w:p w14:paraId="3FA85283" w14:textId="6A38E4AC" w:rsidR="00EB2911" w:rsidRPr="007B665E" w:rsidDel="00E52A51" w:rsidRDefault="00EB2911" w:rsidP="0081424B">
            <w:pPr>
              <w:tabs>
                <w:tab w:val="left" w:pos="567"/>
                <w:tab w:val="right" w:pos="11955"/>
              </w:tabs>
              <w:jc w:val="both"/>
              <w:rPr>
                <w:del w:id="230" w:author="Can Hong NGOC" w:date="2020-08-31T10:53:00Z"/>
                <w:rFonts w:asciiTheme="minorBidi" w:hAnsiTheme="minorBidi" w:cstheme="minorBidi"/>
                <w:sz w:val="16"/>
                <w:szCs w:val="16"/>
                <w:lang w:val="en-US"/>
              </w:rPr>
            </w:pPr>
          </w:p>
        </w:tc>
        <w:tc>
          <w:tcPr>
            <w:tcW w:w="4764" w:type="dxa"/>
            <w:tcBorders>
              <w:top w:val="single" w:sz="4" w:space="0" w:color="auto"/>
            </w:tcBorders>
            <w:shd w:val="clear" w:color="auto" w:fill="auto"/>
          </w:tcPr>
          <w:p w14:paraId="3772473A" w14:textId="37F73948" w:rsidR="00EB2911" w:rsidRPr="007B665E" w:rsidDel="00E52A51" w:rsidRDefault="00EB2911" w:rsidP="0081424B">
            <w:pPr>
              <w:tabs>
                <w:tab w:val="left" w:pos="567"/>
                <w:tab w:val="right" w:pos="11955"/>
              </w:tabs>
              <w:jc w:val="both"/>
              <w:rPr>
                <w:del w:id="231" w:author="Can Hong NGOC" w:date="2020-08-31T10:53:00Z"/>
                <w:rFonts w:asciiTheme="minorBidi" w:hAnsiTheme="minorBidi" w:cstheme="minorBidi"/>
                <w:sz w:val="16"/>
                <w:szCs w:val="16"/>
                <w:lang w:val="en-US"/>
              </w:rPr>
            </w:pPr>
            <w:del w:id="232" w:author="Can Hong NGOC" w:date="2020-08-31T10:53:00Z">
              <w:r w:rsidRPr="007B665E" w:rsidDel="00E52A51">
                <w:rPr>
                  <w:rFonts w:asciiTheme="minorBidi" w:hAnsiTheme="minorBidi" w:cstheme="minorBidi"/>
                  <w:sz w:val="16"/>
                  <w:szCs w:val="16"/>
                  <w:lang w:val="en-US"/>
                </w:rPr>
                <w:delText>POSITION</w:delText>
              </w:r>
            </w:del>
          </w:p>
        </w:tc>
      </w:tr>
      <w:tr w:rsidR="00EB2911" w:rsidRPr="007B665E" w:rsidDel="00E52A51" w14:paraId="327D33B2" w14:textId="772CDAC1">
        <w:trPr>
          <w:trHeight w:val="68"/>
          <w:del w:id="233" w:author="Can Hong NGOC" w:date="2020-08-31T10:53:00Z"/>
        </w:trPr>
        <w:tc>
          <w:tcPr>
            <w:tcW w:w="4486" w:type="dxa"/>
            <w:tcBorders>
              <w:bottom w:val="single" w:sz="4" w:space="0" w:color="auto"/>
            </w:tcBorders>
          </w:tcPr>
          <w:p w14:paraId="057B339F" w14:textId="6FB0BCE3" w:rsidR="00EB2911" w:rsidRPr="007B665E" w:rsidDel="00E52A51" w:rsidRDefault="00EB2911" w:rsidP="0081424B">
            <w:pPr>
              <w:tabs>
                <w:tab w:val="left" w:pos="567"/>
                <w:tab w:val="right" w:pos="11955"/>
              </w:tabs>
              <w:jc w:val="both"/>
              <w:rPr>
                <w:del w:id="234" w:author="Can Hong NGOC" w:date="2020-08-31T10:53:00Z"/>
                <w:rFonts w:asciiTheme="minorBidi" w:hAnsiTheme="minorBidi" w:cstheme="minorBidi"/>
                <w:sz w:val="16"/>
                <w:szCs w:val="16"/>
                <w:lang w:val="en-US"/>
              </w:rPr>
            </w:pPr>
          </w:p>
          <w:p w14:paraId="62780B9D" w14:textId="6A4B4640" w:rsidR="00EB2911" w:rsidRPr="007B665E" w:rsidDel="00E52A51" w:rsidRDefault="00EB2911" w:rsidP="0081424B">
            <w:pPr>
              <w:tabs>
                <w:tab w:val="left" w:pos="567"/>
                <w:tab w:val="right" w:pos="11955"/>
              </w:tabs>
              <w:jc w:val="both"/>
              <w:rPr>
                <w:del w:id="235" w:author="Can Hong NGOC" w:date="2020-08-31T10:53:00Z"/>
                <w:rFonts w:asciiTheme="minorBidi" w:hAnsiTheme="minorBidi" w:cstheme="minorBidi"/>
                <w:sz w:val="16"/>
                <w:szCs w:val="16"/>
                <w:lang w:val="en-US"/>
              </w:rPr>
            </w:pPr>
          </w:p>
        </w:tc>
        <w:tc>
          <w:tcPr>
            <w:tcW w:w="565" w:type="dxa"/>
            <w:vMerge/>
          </w:tcPr>
          <w:p w14:paraId="3262705C" w14:textId="64D2F3C4" w:rsidR="00EB2911" w:rsidRPr="007B665E" w:rsidDel="00E52A51" w:rsidRDefault="00EB2911" w:rsidP="0081424B">
            <w:pPr>
              <w:tabs>
                <w:tab w:val="left" w:pos="567"/>
                <w:tab w:val="right" w:pos="11955"/>
              </w:tabs>
              <w:jc w:val="both"/>
              <w:rPr>
                <w:del w:id="236" w:author="Can Hong NGOC" w:date="2020-08-31T10:53:00Z"/>
                <w:rFonts w:asciiTheme="minorBidi" w:hAnsiTheme="minorBidi" w:cstheme="minorBidi"/>
                <w:sz w:val="16"/>
                <w:szCs w:val="16"/>
                <w:lang w:val="en-US"/>
              </w:rPr>
            </w:pPr>
          </w:p>
        </w:tc>
        <w:tc>
          <w:tcPr>
            <w:tcW w:w="4764" w:type="dxa"/>
            <w:tcBorders>
              <w:bottom w:val="single" w:sz="4" w:space="0" w:color="auto"/>
            </w:tcBorders>
            <w:shd w:val="clear" w:color="auto" w:fill="auto"/>
          </w:tcPr>
          <w:p w14:paraId="057D4999" w14:textId="0BDEA356" w:rsidR="00EB2911" w:rsidRPr="007B665E" w:rsidDel="00E52A51" w:rsidRDefault="00EB2911" w:rsidP="0081424B">
            <w:pPr>
              <w:tabs>
                <w:tab w:val="left" w:pos="567"/>
                <w:tab w:val="right" w:pos="11955"/>
              </w:tabs>
              <w:jc w:val="both"/>
              <w:rPr>
                <w:del w:id="237" w:author="Can Hong NGOC" w:date="2020-08-31T10:53:00Z"/>
                <w:rFonts w:asciiTheme="minorBidi" w:hAnsiTheme="minorBidi" w:cstheme="minorBidi"/>
                <w:sz w:val="16"/>
                <w:szCs w:val="16"/>
                <w:lang w:val="en-US"/>
              </w:rPr>
            </w:pPr>
          </w:p>
        </w:tc>
      </w:tr>
      <w:tr w:rsidR="00EB2911" w:rsidRPr="007B665E" w:rsidDel="00E52A51" w14:paraId="1A898741" w14:textId="5F0B3A17">
        <w:trPr>
          <w:trHeight w:val="68"/>
          <w:del w:id="238" w:author="Can Hong NGOC" w:date="2020-08-31T10:53:00Z"/>
        </w:trPr>
        <w:tc>
          <w:tcPr>
            <w:tcW w:w="4486" w:type="dxa"/>
            <w:tcBorders>
              <w:top w:val="single" w:sz="4" w:space="0" w:color="auto"/>
            </w:tcBorders>
          </w:tcPr>
          <w:p w14:paraId="08350796" w14:textId="0406E352" w:rsidR="00EB2911" w:rsidRPr="007B665E" w:rsidDel="00E52A51" w:rsidRDefault="00EB2911" w:rsidP="0081424B">
            <w:pPr>
              <w:tabs>
                <w:tab w:val="left" w:pos="567"/>
                <w:tab w:val="right" w:pos="11955"/>
              </w:tabs>
              <w:jc w:val="both"/>
              <w:rPr>
                <w:del w:id="239" w:author="Can Hong NGOC" w:date="2020-08-31T10:53:00Z"/>
                <w:rFonts w:asciiTheme="minorBidi" w:hAnsiTheme="minorBidi" w:cstheme="minorBidi"/>
                <w:sz w:val="16"/>
                <w:szCs w:val="16"/>
                <w:lang w:val="en-US"/>
              </w:rPr>
            </w:pPr>
            <w:del w:id="240" w:author="Can Hong NGOC" w:date="2020-08-31T10:53:00Z">
              <w:r w:rsidRPr="007B665E" w:rsidDel="00E52A51">
                <w:rPr>
                  <w:rFonts w:asciiTheme="minorBidi" w:hAnsiTheme="minorBidi" w:cstheme="minorBidi"/>
                  <w:sz w:val="16"/>
                  <w:szCs w:val="16"/>
                  <w:lang w:val="en-US"/>
                </w:rPr>
                <w:delText>DATE</w:delText>
              </w:r>
            </w:del>
          </w:p>
        </w:tc>
        <w:tc>
          <w:tcPr>
            <w:tcW w:w="565" w:type="dxa"/>
            <w:vMerge/>
          </w:tcPr>
          <w:p w14:paraId="7570C9C0" w14:textId="174B837A" w:rsidR="00EB2911" w:rsidRPr="007B665E" w:rsidDel="00E52A51" w:rsidRDefault="00EB2911" w:rsidP="0081424B">
            <w:pPr>
              <w:tabs>
                <w:tab w:val="left" w:pos="567"/>
                <w:tab w:val="right" w:pos="11955"/>
              </w:tabs>
              <w:jc w:val="both"/>
              <w:rPr>
                <w:del w:id="241" w:author="Can Hong NGOC" w:date="2020-08-31T10:53:00Z"/>
                <w:rFonts w:asciiTheme="minorBidi" w:hAnsiTheme="minorBidi" w:cstheme="minorBidi"/>
                <w:sz w:val="16"/>
                <w:szCs w:val="16"/>
                <w:lang w:val="en-US"/>
              </w:rPr>
            </w:pPr>
          </w:p>
        </w:tc>
        <w:tc>
          <w:tcPr>
            <w:tcW w:w="4764" w:type="dxa"/>
            <w:tcBorders>
              <w:top w:val="single" w:sz="4" w:space="0" w:color="auto"/>
            </w:tcBorders>
            <w:shd w:val="clear" w:color="auto" w:fill="auto"/>
          </w:tcPr>
          <w:p w14:paraId="02F8B6CD" w14:textId="597B0211" w:rsidR="00EB2911" w:rsidRPr="007B665E" w:rsidDel="00E52A51" w:rsidRDefault="00EB2911" w:rsidP="0081424B">
            <w:pPr>
              <w:tabs>
                <w:tab w:val="left" w:pos="567"/>
                <w:tab w:val="right" w:pos="11955"/>
              </w:tabs>
              <w:jc w:val="both"/>
              <w:rPr>
                <w:del w:id="242" w:author="Can Hong NGOC" w:date="2020-08-31T10:53:00Z"/>
                <w:rFonts w:asciiTheme="minorBidi" w:hAnsiTheme="minorBidi" w:cstheme="minorBidi"/>
                <w:sz w:val="16"/>
                <w:szCs w:val="16"/>
                <w:lang w:val="en-US"/>
              </w:rPr>
            </w:pPr>
            <w:del w:id="243" w:author="Can Hong NGOC" w:date="2020-08-31T10:53:00Z">
              <w:r w:rsidRPr="007B665E" w:rsidDel="00E52A51">
                <w:rPr>
                  <w:rFonts w:asciiTheme="minorBidi" w:hAnsiTheme="minorBidi" w:cstheme="minorBidi"/>
                  <w:sz w:val="16"/>
                  <w:szCs w:val="16"/>
                  <w:lang w:val="en-US"/>
                </w:rPr>
                <w:delText>DATE</w:delText>
              </w:r>
            </w:del>
          </w:p>
        </w:tc>
      </w:tr>
    </w:tbl>
    <w:p w14:paraId="2916859C" w14:textId="0AE795F8" w:rsidR="000045FF" w:rsidDel="00E52A51" w:rsidRDefault="00EB2911"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del w:id="244" w:author="Can Hong NGOC" w:date="2020-08-31T10:53:00Z"/>
          <w:rFonts w:asciiTheme="minorBidi" w:hAnsiTheme="minorBidi" w:cstheme="minorBidi"/>
          <w:b w:val="0"/>
          <w:sz w:val="16"/>
          <w:szCs w:val="16"/>
          <w:lang w:val="en-US"/>
        </w:rPr>
      </w:pPr>
      <w:del w:id="245" w:author="Can Hong NGOC" w:date="2020-08-31T10:53:00Z">
        <w:r w:rsidRPr="007B665E" w:rsidDel="00E52A51">
          <w:rPr>
            <w:rFonts w:asciiTheme="minorBidi" w:hAnsiTheme="minorBidi" w:cstheme="minorBidi"/>
            <w:b w:val="0"/>
            <w:sz w:val="16"/>
            <w:szCs w:val="16"/>
            <w:lang w:val="en-US"/>
          </w:rPr>
          <w:lastRenderedPageBreak/>
          <w:delText xml:space="preserve"> </w:delText>
        </w:r>
      </w:del>
    </w:p>
    <w:p w14:paraId="6010769B" w14:textId="0AFBAA87" w:rsidR="000045FF" w:rsidRDefault="000045FF">
      <w:pPr>
        <w:widowControl/>
        <w:overflowPunct/>
        <w:autoSpaceDE/>
        <w:autoSpaceDN/>
        <w:adjustRightInd/>
        <w:textAlignment w:val="auto"/>
        <w:rPr>
          <w:rFonts w:asciiTheme="minorBidi" w:hAnsiTheme="minorBidi" w:cstheme="minorBidi"/>
          <w:sz w:val="16"/>
          <w:szCs w:val="16"/>
          <w:lang w:val="en-US"/>
        </w:rPr>
      </w:pPr>
      <w:del w:id="246" w:author="Can Hong NGOC" w:date="2020-08-31T11:00:00Z">
        <w:r w:rsidDel="00E52A51">
          <w:rPr>
            <w:rFonts w:asciiTheme="minorBidi" w:hAnsiTheme="minorBidi" w:cstheme="minorBidi"/>
            <w:b/>
            <w:sz w:val="16"/>
            <w:szCs w:val="16"/>
            <w:lang w:val="en-US"/>
          </w:rPr>
          <w:br w:type="page"/>
        </w:r>
      </w:del>
    </w:p>
    <w:p w14:paraId="22F139D0" w14:textId="77777777" w:rsidR="00E52A51" w:rsidRDefault="00E52A51" w:rsidP="00E52A51">
      <w:pPr>
        <w:pStyle w:val="Heading1"/>
        <w:ind w:right="259"/>
        <w:jc w:val="both"/>
        <w:rPr>
          <w:ins w:id="247" w:author="Can Hong NGOC" w:date="2020-08-31T11:01:00Z"/>
          <w:color w:val="000000"/>
          <w:lang w:val="en-US" w:eastAsia="ja-JP"/>
        </w:rPr>
      </w:pPr>
      <w:ins w:id="248" w:author="Can Hong NGOC" w:date="2020-08-31T11:01:00Z">
        <w:r>
          <w:rPr>
            <w:rFonts w:ascii="Arial" w:hAnsi="Arial" w:cs="Arial"/>
            <w:color w:val="000000"/>
            <w:sz w:val="20"/>
          </w:rPr>
          <w:t>LỊCH TRÌNH - PHẦN 1</w:t>
        </w:r>
      </w:ins>
    </w:p>
    <w:p w14:paraId="1B439F21" w14:textId="77777777" w:rsidR="00E52A51" w:rsidRDefault="00E52A51" w:rsidP="00E52A51">
      <w:pPr>
        <w:pStyle w:val="NormalWeb"/>
        <w:spacing w:line="232" w:lineRule="atLeast"/>
        <w:rPr>
          <w:ins w:id="249" w:author="Can Hong NGOC" w:date="2020-08-31T11:01:00Z"/>
          <w:color w:val="000000"/>
          <w:sz w:val="27"/>
          <w:szCs w:val="27"/>
        </w:rPr>
      </w:pPr>
      <w:ins w:id="250" w:author="Can Hong NGOC" w:date="2020-08-31T11:01:00Z">
        <w:r>
          <w:rPr>
            <w:color w:val="000000"/>
          </w:rPr>
          <w:t> </w:t>
        </w:r>
      </w:ins>
    </w:p>
    <w:p w14:paraId="0C3C822B" w14:textId="14666FAD" w:rsidR="00E52A51" w:rsidRDefault="00E52A51" w:rsidP="00E52A51">
      <w:pPr>
        <w:pStyle w:val="NormalWeb"/>
        <w:spacing w:line="198" w:lineRule="atLeast"/>
        <w:jc w:val="both"/>
        <w:rPr>
          <w:ins w:id="251" w:author="Can Hong NGOC" w:date="2020-08-31T11:01:00Z"/>
          <w:color w:val="000000"/>
          <w:sz w:val="20"/>
          <w:szCs w:val="20"/>
        </w:rPr>
      </w:pPr>
      <w:ins w:id="252" w:author="Can Hong NGOC" w:date="2020-08-31T11:01:00Z">
        <w:r>
          <w:rPr>
            <w:rFonts w:ascii="Arial" w:hAnsi="Arial" w:cs="Arial"/>
            <w:b/>
            <w:bCs/>
            <w:color w:val="000000"/>
            <w:sz w:val="20"/>
            <w:szCs w:val="20"/>
          </w:rPr>
          <w:t xml:space="preserve">DỊCH VỤ THỜI GIAN &amp; </w:t>
        </w:r>
      </w:ins>
      <w:ins w:id="253" w:author="Can Hong NGOC" w:date="2020-08-31T11:04:00Z">
        <w:r w:rsidR="007C5DA9">
          <w:rPr>
            <w:rFonts w:ascii="Arial" w:hAnsi="Arial" w:cs="Arial"/>
            <w:b/>
            <w:bCs/>
            <w:color w:val="000000"/>
            <w:sz w:val="20"/>
            <w:szCs w:val="20"/>
          </w:rPr>
          <w:t>NGUYÊN LIỆU</w:t>
        </w:r>
      </w:ins>
    </w:p>
    <w:p w14:paraId="085A628C" w14:textId="77777777" w:rsidR="00E52A51" w:rsidRDefault="00E52A51" w:rsidP="00E52A51">
      <w:pPr>
        <w:pStyle w:val="NormalWeb"/>
        <w:spacing w:line="4" w:lineRule="atLeast"/>
        <w:jc w:val="both"/>
        <w:rPr>
          <w:ins w:id="254" w:author="Can Hong NGOC" w:date="2020-08-31T11:01:00Z"/>
          <w:color w:val="000000"/>
          <w:sz w:val="27"/>
          <w:szCs w:val="27"/>
        </w:rPr>
      </w:pPr>
      <w:ins w:id="255" w:author="Can Hong NGOC" w:date="2020-08-31T11:01:00Z">
        <w:r>
          <w:rPr>
            <w:rFonts w:ascii="Arial" w:hAnsi="Arial" w:cs="Arial"/>
            <w:color w:val="000000"/>
            <w:sz w:val="20"/>
            <w:szCs w:val="20"/>
          </w:rPr>
          <w:t> </w:t>
        </w:r>
      </w:ins>
    </w:p>
    <w:p w14:paraId="0E834DCF" w14:textId="77777777" w:rsidR="00E52A51" w:rsidRDefault="00E52A51" w:rsidP="00E52A51">
      <w:pPr>
        <w:pStyle w:val="NormalWeb"/>
        <w:spacing w:line="198" w:lineRule="atLeast"/>
        <w:jc w:val="both"/>
        <w:rPr>
          <w:ins w:id="256" w:author="Can Hong NGOC" w:date="2020-08-31T11:01:00Z"/>
          <w:color w:val="000000"/>
          <w:sz w:val="20"/>
          <w:szCs w:val="20"/>
        </w:rPr>
      </w:pPr>
      <w:ins w:id="257" w:author="Can Hong NGOC" w:date="2020-08-31T11:01:00Z">
        <w:r>
          <w:rPr>
            <w:rFonts w:ascii="Arial" w:hAnsi="Arial" w:cs="Arial"/>
            <w:color w:val="000000"/>
            <w:sz w:val="20"/>
            <w:szCs w:val="20"/>
          </w:rPr>
          <w:t>Không áp dụng</w:t>
        </w:r>
      </w:ins>
    </w:p>
    <w:p w14:paraId="3F8E086B" w14:textId="5DA87EF3" w:rsidR="00E52A51" w:rsidRDefault="00E52A51" w:rsidP="0046384D">
      <w:pPr>
        <w:pStyle w:val="NormalWeb"/>
        <w:spacing w:line="200" w:lineRule="atLeast"/>
        <w:jc w:val="both"/>
        <w:rPr>
          <w:ins w:id="258" w:author="Can Hong NGOC" w:date="2020-08-31T11:01:00Z"/>
          <w:color w:val="000000"/>
          <w:sz w:val="27"/>
          <w:szCs w:val="27"/>
        </w:rPr>
      </w:pPr>
      <w:ins w:id="259" w:author="Can Hong NGOC" w:date="2020-08-31T11:01:00Z">
        <w:r>
          <w:rPr>
            <w:rFonts w:ascii="Arial" w:hAnsi="Arial" w:cs="Arial"/>
            <w:color w:val="000000"/>
            <w:sz w:val="20"/>
            <w:szCs w:val="20"/>
          </w:rPr>
          <w:t> </w:t>
        </w:r>
      </w:ins>
    </w:p>
    <w:p w14:paraId="46E5B415" w14:textId="77777777" w:rsidR="00E52A51" w:rsidRDefault="00E52A51" w:rsidP="00E52A51">
      <w:pPr>
        <w:pStyle w:val="NormalWeb"/>
        <w:spacing w:line="198" w:lineRule="atLeast"/>
        <w:jc w:val="both"/>
        <w:rPr>
          <w:ins w:id="260" w:author="Can Hong NGOC" w:date="2020-08-31T11:01:00Z"/>
          <w:color w:val="000000"/>
          <w:sz w:val="20"/>
          <w:szCs w:val="20"/>
        </w:rPr>
      </w:pPr>
      <w:ins w:id="261" w:author="Can Hong NGOC" w:date="2020-08-31T11:01:00Z">
        <w:r>
          <w:rPr>
            <w:rFonts w:ascii="Arial" w:hAnsi="Arial" w:cs="Arial"/>
            <w:b/>
            <w:bCs/>
            <w:color w:val="000000"/>
            <w:sz w:val="20"/>
            <w:szCs w:val="20"/>
          </w:rPr>
          <w:t>LỊCH TRÌNH - PHẦN 2</w:t>
        </w:r>
      </w:ins>
    </w:p>
    <w:p w14:paraId="753A60D8" w14:textId="77777777" w:rsidR="00E52A51" w:rsidRDefault="00E52A51" w:rsidP="00E52A51">
      <w:pPr>
        <w:pStyle w:val="NormalWeb"/>
        <w:spacing w:line="232" w:lineRule="atLeast"/>
        <w:jc w:val="both"/>
        <w:rPr>
          <w:ins w:id="262" w:author="Can Hong NGOC" w:date="2020-08-31T11:01:00Z"/>
          <w:color w:val="000000"/>
          <w:sz w:val="27"/>
          <w:szCs w:val="27"/>
        </w:rPr>
      </w:pPr>
      <w:ins w:id="263" w:author="Can Hong NGOC" w:date="2020-08-31T11:01:00Z">
        <w:r>
          <w:rPr>
            <w:rFonts w:ascii="Arial" w:hAnsi="Arial" w:cs="Arial"/>
            <w:color w:val="000000"/>
            <w:sz w:val="20"/>
            <w:szCs w:val="20"/>
          </w:rPr>
          <w:t> </w:t>
        </w:r>
      </w:ins>
    </w:p>
    <w:p w14:paraId="5BA228CA" w14:textId="77777777" w:rsidR="00E52A51" w:rsidRDefault="00E52A51" w:rsidP="00E52A51">
      <w:pPr>
        <w:pStyle w:val="NormalWeb"/>
        <w:spacing w:line="198" w:lineRule="atLeast"/>
        <w:jc w:val="both"/>
        <w:rPr>
          <w:ins w:id="264" w:author="Can Hong NGOC" w:date="2020-08-31T11:01:00Z"/>
          <w:color w:val="000000"/>
          <w:sz w:val="20"/>
          <w:szCs w:val="20"/>
        </w:rPr>
      </w:pPr>
      <w:ins w:id="265" w:author="Can Hong NGOC" w:date="2020-08-31T11:01:00Z">
        <w:r>
          <w:rPr>
            <w:rFonts w:ascii="Arial" w:hAnsi="Arial" w:cs="Arial"/>
            <w:b/>
            <w:bCs/>
            <w:color w:val="000000"/>
            <w:sz w:val="20"/>
            <w:szCs w:val="20"/>
          </w:rPr>
          <w:t>DỊCH VỤ GIÁ CỐ ĐỊNH</w:t>
        </w:r>
      </w:ins>
    </w:p>
    <w:p w14:paraId="7703C3FE" w14:textId="77777777" w:rsidR="00E52A51" w:rsidRDefault="00E52A51" w:rsidP="00E52A51">
      <w:pPr>
        <w:pStyle w:val="NormalWeb"/>
        <w:spacing w:line="4" w:lineRule="atLeast"/>
        <w:jc w:val="both"/>
        <w:rPr>
          <w:ins w:id="266" w:author="Can Hong NGOC" w:date="2020-08-31T11:01:00Z"/>
          <w:color w:val="000000"/>
          <w:sz w:val="27"/>
          <w:szCs w:val="27"/>
        </w:rPr>
      </w:pPr>
      <w:ins w:id="267" w:author="Can Hong NGOC" w:date="2020-08-31T11:01:00Z">
        <w:r>
          <w:rPr>
            <w:rFonts w:ascii="Arial" w:hAnsi="Arial" w:cs="Arial"/>
            <w:color w:val="000000"/>
            <w:sz w:val="20"/>
            <w:szCs w:val="20"/>
          </w:rPr>
          <w:t> </w:t>
        </w:r>
      </w:ins>
    </w:p>
    <w:p w14:paraId="6682D5B7" w14:textId="77777777" w:rsidR="00E52A51" w:rsidRDefault="00E52A51" w:rsidP="00E52A51">
      <w:pPr>
        <w:pStyle w:val="NormalWeb"/>
        <w:spacing w:line="4" w:lineRule="atLeast"/>
        <w:jc w:val="both"/>
        <w:rPr>
          <w:ins w:id="268" w:author="Can Hong NGOC" w:date="2020-08-31T11:01:00Z"/>
          <w:color w:val="000000"/>
          <w:sz w:val="27"/>
          <w:szCs w:val="27"/>
        </w:rPr>
      </w:pPr>
      <w:ins w:id="269" w:author="Can Hong NGOC" w:date="2020-08-31T11:01:00Z">
        <w:r>
          <w:rPr>
            <w:rFonts w:ascii="Arial" w:hAnsi="Arial" w:cs="Arial"/>
            <w:color w:val="000000"/>
            <w:sz w:val="20"/>
            <w:szCs w:val="20"/>
          </w:rPr>
          <w:t> </w:t>
        </w:r>
      </w:ins>
    </w:p>
    <w:p w14:paraId="444DC3CB" w14:textId="2BF649A8" w:rsidR="00E52A51" w:rsidRDefault="00E52A51" w:rsidP="00E52A51">
      <w:pPr>
        <w:pStyle w:val="NormalWeb"/>
        <w:spacing w:line="198" w:lineRule="atLeast"/>
        <w:jc w:val="both"/>
        <w:rPr>
          <w:ins w:id="270" w:author="Can Hong NGOC" w:date="2020-08-31T11:01:00Z"/>
          <w:color w:val="000000"/>
          <w:sz w:val="20"/>
          <w:szCs w:val="20"/>
        </w:rPr>
      </w:pPr>
      <w:ins w:id="271" w:author="Can Hong NGOC" w:date="2020-08-31T11:01:00Z">
        <w:r>
          <w:rPr>
            <w:rFonts w:ascii="Arial" w:hAnsi="Arial" w:cs="Arial"/>
            <w:color w:val="000000"/>
            <w:sz w:val="20"/>
            <w:szCs w:val="20"/>
          </w:rPr>
          <w:t>Các Dịch vụ giá cố định sau đây đã được xác định và sẽ được Nhà thầu cung cấp theo Tuyên bố Công việc hoặc Phạm vi Công việc được cung cấp </w:t>
        </w:r>
        <w:r w:rsidR="007C5DA9">
          <w:rPr>
            <w:rFonts w:ascii="Arial" w:hAnsi="Arial" w:cs="Arial"/>
            <w:color w:val="000000"/>
            <w:sz w:val="20"/>
            <w:szCs w:val="20"/>
          </w:rPr>
          <w:t>hoặc được cung cấp bởi Finastra</w:t>
        </w:r>
        <w:r>
          <w:rPr>
            <w:rFonts w:ascii="Arial" w:hAnsi="Arial" w:cs="Arial"/>
            <w:color w:val="000000"/>
            <w:sz w:val="20"/>
            <w:szCs w:val="20"/>
          </w:rPr>
          <w:t>:</w:t>
        </w:r>
      </w:ins>
    </w:p>
    <w:p w14:paraId="765D1550" w14:textId="77777777" w:rsidR="00E52A51" w:rsidRDefault="00E52A51" w:rsidP="00E52A51">
      <w:pPr>
        <w:pStyle w:val="NormalWeb"/>
        <w:spacing w:line="198" w:lineRule="atLeast"/>
        <w:jc w:val="both"/>
        <w:rPr>
          <w:ins w:id="272" w:author="Can Hong NGOC" w:date="2020-08-31T11:01:00Z"/>
          <w:color w:val="000000"/>
          <w:sz w:val="20"/>
          <w:szCs w:val="20"/>
        </w:rPr>
      </w:pPr>
      <w:ins w:id="273" w:author="Can Hong NGOC" w:date="2020-08-31T11:01:00Z">
        <w:r>
          <w:rPr>
            <w:rFonts w:ascii="Arial" w:hAnsi="Arial" w:cs="Arial"/>
            <w:color w:val="000000"/>
            <w:sz w:val="20"/>
            <w:szCs w:val="20"/>
          </w:rPr>
          <w:t> </w:t>
        </w:r>
      </w:ins>
    </w:p>
    <w:p w14:paraId="6C07A4B5" w14:textId="77777777" w:rsidR="00E52A51" w:rsidRDefault="00E52A51" w:rsidP="00E52A51">
      <w:pPr>
        <w:pStyle w:val="NormalWeb"/>
        <w:spacing w:line="198" w:lineRule="atLeast"/>
        <w:jc w:val="both"/>
        <w:rPr>
          <w:ins w:id="274" w:author="Can Hong NGOC" w:date="2020-08-31T11:01:00Z"/>
          <w:color w:val="000000"/>
          <w:sz w:val="20"/>
          <w:szCs w:val="20"/>
        </w:rPr>
      </w:pPr>
      <w:ins w:id="275" w:author="Can Hong NGOC" w:date="2020-08-31T11:01:00Z">
        <w:r>
          <w:rPr>
            <w:rFonts w:ascii="Arial" w:hAnsi="Arial" w:cs="Arial"/>
            <w:color w:val="000000"/>
            <w:sz w:val="20"/>
            <w:szCs w:val="20"/>
          </w:rPr>
          <w:t>Nhà thầu phải cung cấp dịch vụ để Finastra cho lợi ích của khách hàng của mình phù hợp với S đối phó công việc gắn liền với lục này như Phụ lục A và Kế hoạch dự án gắn liền với lục này trong Phụ lục B , trong đó bao gồm nhưng không giới hạn như sau:</w:t>
        </w:r>
      </w:ins>
    </w:p>
    <w:p w14:paraId="7C469D53" w14:textId="77777777" w:rsidR="00E52A51" w:rsidRDefault="00E52A51" w:rsidP="00E52A51">
      <w:pPr>
        <w:pStyle w:val="NormalWeb"/>
        <w:spacing w:line="198" w:lineRule="atLeast"/>
        <w:jc w:val="both"/>
        <w:rPr>
          <w:ins w:id="276" w:author="Can Hong NGOC" w:date="2020-08-31T11:01:00Z"/>
          <w:color w:val="000000"/>
          <w:sz w:val="20"/>
          <w:szCs w:val="20"/>
        </w:rPr>
      </w:pPr>
      <w:ins w:id="277" w:author="Can Hong NGOC" w:date="2020-08-31T11:01:00Z">
        <w:r>
          <w:rPr>
            <w:rFonts w:ascii="Arial" w:hAnsi="Arial" w:cs="Arial"/>
            <w:color w:val="000000"/>
            <w:sz w:val="20"/>
            <w:szCs w:val="20"/>
          </w:rPr>
          <w:t> </w:t>
        </w:r>
      </w:ins>
    </w:p>
    <w:p w14:paraId="3C0E76CF" w14:textId="77777777" w:rsidR="00E52A51" w:rsidRDefault="00E52A51" w:rsidP="00E52A51">
      <w:pPr>
        <w:widowControl/>
        <w:numPr>
          <w:ilvl w:val="0"/>
          <w:numId w:val="31"/>
        </w:numPr>
        <w:overflowPunct/>
        <w:autoSpaceDE/>
        <w:autoSpaceDN/>
        <w:adjustRightInd/>
        <w:spacing w:line="198" w:lineRule="atLeast"/>
        <w:ind w:left="516" w:firstLine="0"/>
        <w:jc w:val="both"/>
        <w:textAlignment w:val="auto"/>
        <w:rPr>
          <w:ins w:id="278" w:author="Can Hong NGOC" w:date="2020-08-31T11:01:00Z"/>
          <w:color w:val="000000"/>
        </w:rPr>
      </w:pPr>
      <w:ins w:id="279" w:author="Can Hong NGOC" w:date="2020-08-31T11:01:00Z">
        <w:r>
          <w:rPr>
            <w:rFonts w:ascii="Arial" w:hAnsi="Arial" w:cs="Arial"/>
            <w:color w:val="000000"/>
          </w:rPr>
          <w:t>Mặt trận cấu hình văn phòng (K +) dựa trên đặc điểm kỹ thuật kinh doanh để được chấp nhận;</w:t>
        </w:r>
      </w:ins>
    </w:p>
    <w:p w14:paraId="11F0AE35" w14:textId="77777777" w:rsidR="00E52A51" w:rsidRDefault="00E52A51" w:rsidP="00E52A51">
      <w:pPr>
        <w:widowControl/>
        <w:numPr>
          <w:ilvl w:val="0"/>
          <w:numId w:val="31"/>
        </w:numPr>
        <w:overflowPunct/>
        <w:autoSpaceDE/>
        <w:autoSpaceDN/>
        <w:adjustRightInd/>
        <w:spacing w:line="198" w:lineRule="atLeast"/>
        <w:ind w:left="516" w:firstLine="0"/>
        <w:jc w:val="both"/>
        <w:textAlignment w:val="auto"/>
        <w:rPr>
          <w:ins w:id="280" w:author="Can Hong NGOC" w:date="2020-08-31T11:01:00Z"/>
          <w:color w:val="000000"/>
        </w:rPr>
      </w:pPr>
      <w:ins w:id="281" w:author="Can Hong NGOC" w:date="2020-08-31T11:01:00Z">
        <w:r>
          <w:rPr>
            <w:rFonts w:ascii="Arial" w:hAnsi="Arial" w:cs="Arial"/>
            <w:color w:val="000000"/>
          </w:rPr>
          <w:t>Trở lại văn phòng (K + TP) conf iguration dựa trên to-be- đặc điểm kỹ thuật kinh doanh được chấp nhận ;</w:t>
        </w:r>
      </w:ins>
    </w:p>
    <w:p w14:paraId="5957D3E9" w14:textId="74BB294B" w:rsidR="00E52A51" w:rsidRDefault="00E52A51" w:rsidP="00E52A51">
      <w:pPr>
        <w:widowControl/>
        <w:numPr>
          <w:ilvl w:val="0"/>
          <w:numId w:val="31"/>
        </w:numPr>
        <w:overflowPunct/>
        <w:autoSpaceDE/>
        <w:autoSpaceDN/>
        <w:adjustRightInd/>
        <w:spacing w:line="198" w:lineRule="atLeast"/>
        <w:ind w:left="516" w:firstLine="0"/>
        <w:jc w:val="both"/>
        <w:textAlignment w:val="auto"/>
        <w:rPr>
          <w:ins w:id="282" w:author="Can Hong NGOC" w:date="2020-08-31T11:01:00Z"/>
          <w:color w:val="000000"/>
        </w:rPr>
      </w:pPr>
      <w:ins w:id="283" w:author="Can Hong NGOC" w:date="2020-08-31T11:01:00Z">
        <w:r>
          <w:rPr>
            <w:rFonts w:ascii="Arial" w:hAnsi="Arial" w:cs="Arial"/>
            <w:color w:val="000000"/>
          </w:rPr>
          <w:t>Giao diện: kết thúc triển khai tất cả các giao diện của bên</w:t>
        </w:r>
      </w:ins>
      <w:ins w:id="284" w:author="Can Hong NGOC" w:date="2020-08-31T11:04:00Z">
        <w:r w:rsidR="007C5DA9">
          <w:rPr>
            <w:rFonts w:ascii="Arial" w:hAnsi="Arial" w:cs="Arial"/>
            <w:color w:val="000000"/>
          </w:rPr>
          <w:t xml:space="preserve"> </w:t>
        </w:r>
      </w:ins>
      <w:ins w:id="285" w:author="Can Hong NGOC" w:date="2020-08-31T11:01:00Z">
        <w:r w:rsidR="007C5DA9">
          <w:rPr>
            <w:rFonts w:ascii="Arial" w:hAnsi="Arial" w:cs="Arial"/>
            <w:color w:val="000000"/>
          </w:rPr>
          <w:t xml:space="preserve">thứ </w:t>
        </w:r>
        <w:r>
          <w:rPr>
            <w:rFonts w:ascii="Arial" w:hAnsi="Arial" w:cs="Arial"/>
            <w:color w:val="000000"/>
            <w:sz w:val="13"/>
            <w:szCs w:val="13"/>
            <w:vertAlign w:val="superscript"/>
          </w:rPr>
          <w:t> </w:t>
        </w:r>
        <w:r>
          <w:rPr>
            <w:rFonts w:ascii="Arial" w:hAnsi="Arial" w:cs="Arial"/>
            <w:color w:val="000000"/>
          </w:rPr>
          <w:t>3 với sự hỗ trợ từ Finastra khi được yêu cầu ;</w:t>
        </w:r>
      </w:ins>
    </w:p>
    <w:p w14:paraId="19697560" w14:textId="77777777" w:rsidR="00E52A51" w:rsidRDefault="00E52A51" w:rsidP="00E52A51">
      <w:pPr>
        <w:widowControl/>
        <w:numPr>
          <w:ilvl w:val="0"/>
          <w:numId w:val="31"/>
        </w:numPr>
        <w:overflowPunct/>
        <w:autoSpaceDE/>
        <w:autoSpaceDN/>
        <w:adjustRightInd/>
        <w:spacing w:line="198" w:lineRule="atLeast"/>
        <w:ind w:left="516" w:firstLine="0"/>
        <w:jc w:val="both"/>
        <w:textAlignment w:val="auto"/>
        <w:rPr>
          <w:ins w:id="286" w:author="Can Hong NGOC" w:date="2020-08-31T11:01:00Z"/>
          <w:color w:val="000000"/>
        </w:rPr>
      </w:pPr>
      <w:ins w:id="287" w:author="Can Hong NGOC" w:date="2020-08-31T11:01:00Z">
        <w:r>
          <w:rPr>
            <w:rFonts w:ascii="Arial" w:hAnsi="Arial" w:cs="Arial"/>
            <w:color w:val="000000"/>
          </w:rPr>
          <w:t>Báo cáo và Cửa sổ tùy chỉnh : triển khai từ đầu đến cuối của các báo cáo và cửa sổ tùy chỉnh được xác định ;</w:t>
        </w:r>
      </w:ins>
    </w:p>
    <w:p w14:paraId="7DC8B4A5" w14:textId="77777777" w:rsidR="00E52A51" w:rsidRDefault="00E52A51" w:rsidP="00E52A51">
      <w:pPr>
        <w:widowControl/>
        <w:numPr>
          <w:ilvl w:val="0"/>
          <w:numId w:val="31"/>
        </w:numPr>
        <w:overflowPunct/>
        <w:autoSpaceDE/>
        <w:autoSpaceDN/>
        <w:adjustRightInd/>
        <w:spacing w:line="198" w:lineRule="atLeast"/>
        <w:ind w:left="516" w:firstLine="0"/>
        <w:jc w:val="both"/>
        <w:textAlignment w:val="auto"/>
        <w:rPr>
          <w:ins w:id="288" w:author="Can Hong NGOC" w:date="2020-08-31T11:01:00Z"/>
          <w:color w:val="000000"/>
        </w:rPr>
      </w:pPr>
      <w:ins w:id="289" w:author="Can Hong NGOC" w:date="2020-08-31T11:01:00Z">
        <w:r>
          <w:rPr>
            <w:rFonts w:ascii="Arial" w:hAnsi="Arial" w:cs="Arial"/>
            <w:color w:val="000000"/>
          </w:rPr>
          <w:t>Có cấu trúc (KSP): Cấu hình và hỗ trợ Back Office chỉ dựa trên phạm vi được xác định ;</w:t>
        </w:r>
      </w:ins>
    </w:p>
    <w:p w14:paraId="17C716CE" w14:textId="77777777" w:rsidR="00E52A51" w:rsidRDefault="00E52A51" w:rsidP="00E52A51">
      <w:pPr>
        <w:widowControl/>
        <w:numPr>
          <w:ilvl w:val="0"/>
          <w:numId w:val="31"/>
        </w:numPr>
        <w:overflowPunct/>
        <w:autoSpaceDE/>
        <w:autoSpaceDN/>
        <w:adjustRightInd/>
        <w:spacing w:after="200" w:line="218" w:lineRule="atLeast"/>
        <w:ind w:left="521" w:firstLine="0"/>
        <w:jc w:val="both"/>
        <w:textAlignment w:val="auto"/>
        <w:rPr>
          <w:ins w:id="290" w:author="Can Hong NGOC" w:date="2020-08-31T11:01:00Z"/>
          <w:color w:val="000000"/>
          <w:sz w:val="22"/>
          <w:szCs w:val="22"/>
        </w:rPr>
      </w:pPr>
      <w:ins w:id="291" w:author="Can Hong NGOC" w:date="2020-08-31T11:01:00Z">
        <w:r>
          <w:rPr>
            <w:rFonts w:ascii="Arial" w:hAnsi="Arial" w:cs="Arial"/>
            <w:color w:val="000000"/>
          </w:rPr>
          <w:t>Kỹ sư hệ thống / Hỗ trợ kỹ thuật khác : cài đặt và hỗ trợ môi trường UAT và PROD với sự hỗ trợ từ Finastra.</w:t>
        </w:r>
      </w:ins>
    </w:p>
    <w:p w14:paraId="4BC28FDD" w14:textId="77777777" w:rsidR="00E52A51" w:rsidRDefault="00E52A51" w:rsidP="00E52A51">
      <w:pPr>
        <w:pStyle w:val="NormalWeb"/>
        <w:spacing w:line="198" w:lineRule="atLeast"/>
        <w:jc w:val="both"/>
        <w:rPr>
          <w:ins w:id="292" w:author="Can Hong NGOC" w:date="2020-08-31T11:01:00Z"/>
          <w:color w:val="000000"/>
          <w:sz w:val="20"/>
          <w:szCs w:val="20"/>
        </w:rPr>
      </w:pPr>
      <w:ins w:id="293" w:author="Can Hong NGOC" w:date="2020-08-31T11:01:00Z">
        <w:r>
          <w:rPr>
            <w:rFonts w:ascii="Arial" w:hAnsi="Arial" w:cs="Arial"/>
            <w:b/>
            <w:bCs/>
            <w:color w:val="000000"/>
            <w:sz w:val="20"/>
            <w:szCs w:val="20"/>
          </w:rPr>
          <w:t>Phí giá cố định</w:t>
        </w:r>
      </w:ins>
    </w:p>
    <w:p w14:paraId="0215DF84" w14:textId="53804754" w:rsidR="00E52A51" w:rsidRDefault="007C5DA9" w:rsidP="00E52A51">
      <w:pPr>
        <w:widowControl/>
        <w:numPr>
          <w:ilvl w:val="0"/>
          <w:numId w:val="32"/>
        </w:numPr>
        <w:overflowPunct/>
        <w:autoSpaceDE/>
        <w:autoSpaceDN/>
        <w:adjustRightInd/>
        <w:spacing w:after="200" w:line="218" w:lineRule="atLeast"/>
        <w:ind w:left="521" w:firstLine="0"/>
        <w:jc w:val="both"/>
        <w:textAlignment w:val="auto"/>
        <w:rPr>
          <w:ins w:id="294" w:author="Can Hong NGOC" w:date="2020-08-31T11:01:00Z"/>
          <w:color w:val="000000"/>
          <w:sz w:val="22"/>
          <w:szCs w:val="22"/>
        </w:rPr>
      </w:pPr>
      <w:ins w:id="295" w:author="Can Hong NGOC" w:date="2020-08-31T11:01:00Z">
        <w:r>
          <w:rPr>
            <w:rFonts w:ascii="Arial" w:hAnsi="Arial" w:cs="Arial"/>
            <w:b/>
            <w:bCs/>
            <w:color w:val="000000"/>
            <w:sz w:val="22"/>
            <w:szCs w:val="22"/>
          </w:rPr>
          <w:t>USD 169,</w:t>
        </w:r>
        <w:r w:rsidR="00E52A51">
          <w:rPr>
            <w:rFonts w:ascii="Arial" w:hAnsi="Arial" w:cs="Arial"/>
            <w:b/>
            <w:bCs/>
            <w:color w:val="000000"/>
            <w:sz w:val="22"/>
            <w:szCs w:val="22"/>
          </w:rPr>
          <w:t>000 .00 </w:t>
        </w:r>
        <w:r w:rsidR="00E52A51">
          <w:rPr>
            <w:rFonts w:ascii="Arial" w:hAnsi="Arial" w:cs="Arial"/>
            <w:color w:val="000000"/>
          </w:rPr>
          <w:t>(đã bao gồm phí và thuế)</w:t>
        </w:r>
      </w:ins>
    </w:p>
    <w:p w14:paraId="1C2C7058" w14:textId="77777777" w:rsidR="00E52A51" w:rsidRPr="00E52A51" w:rsidRDefault="00E52A51" w:rsidP="00E52A51">
      <w:pPr>
        <w:pStyle w:val="NormalWeb"/>
        <w:spacing w:line="198" w:lineRule="atLeast"/>
        <w:jc w:val="both"/>
        <w:rPr>
          <w:ins w:id="296" w:author="Can Hong NGOC" w:date="2020-08-31T11:01:00Z"/>
          <w:color w:val="000000"/>
          <w:sz w:val="20"/>
          <w:szCs w:val="20"/>
          <w:lang w:val="de-DE"/>
          <w:rPrChange w:id="297" w:author="Can Hong NGOC" w:date="2020-08-31T11:01:00Z">
            <w:rPr>
              <w:ins w:id="298" w:author="Can Hong NGOC" w:date="2020-08-31T11:01:00Z"/>
              <w:color w:val="000000"/>
              <w:sz w:val="20"/>
              <w:szCs w:val="20"/>
            </w:rPr>
          </w:rPrChange>
        </w:rPr>
      </w:pPr>
      <w:ins w:id="299" w:author="Can Hong NGOC" w:date="2020-08-31T11:01:00Z">
        <w:r w:rsidRPr="00E52A51">
          <w:rPr>
            <w:rFonts w:ascii="Arial" w:hAnsi="Arial" w:cs="Arial"/>
            <w:b/>
            <w:bCs/>
            <w:color w:val="000000"/>
            <w:sz w:val="20"/>
            <w:szCs w:val="20"/>
            <w:lang w:val="de-DE"/>
            <w:rPrChange w:id="300" w:author="Can Hong NGOC" w:date="2020-08-31T11:01:00Z">
              <w:rPr>
                <w:rFonts w:ascii="Arial" w:hAnsi="Arial" w:cs="Arial"/>
                <w:b/>
                <w:bCs/>
                <w:color w:val="000000"/>
                <w:sz w:val="20"/>
                <w:szCs w:val="20"/>
              </w:rPr>
            </w:rPrChange>
          </w:rPr>
          <w:t>Chi phí và Chi phí Đi lại</w:t>
        </w:r>
      </w:ins>
    </w:p>
    <w:p w14:paraId="6FDEABF2" w14:textId="77777777" w:rsidR="00E52A51" w:rsidRPr="00E52A51" w:rsidRDefault="00E52A51" w:rsidP="00E52A51">
      <w:pPr>
        <w:pStyle w:val="NormalWeb"/>
        <w:spacing w:line="4" w:lineRule="atLeast"/>
        <w:jc w:val="both"/>
        <w:rPr>
          <w:ins w:id="301" w:author="Can Hong NGOC" w:date="2020-08-31T11:01:00Z"/>
          <w:color w:val="000000"/>
          <w:sz w:val="27"/>
          <w:szCs w:val="27"/>
          <w:lang w:val="de-DE"/>
          <w:rPrChange w:id="302" w:author="Can Hong NGOC" w:date="2020-08-31T11:01:00Z">
            <w:rPr>
              <w:ins w:id="303" w:author="Can Hong NGOC" w:date="2020-08-31T11:01:00Z"/>
              <w:color w:val="000000"/>
              <w:sz w:val="27"/>
              <w:szCs w:val="27"/>
            </w:rPr>
          </w:rPrChange>
        </w:rPr>
      </w:pPr>
      <w:ins w:id="304" w:author="Can Hong NGOC" w:date="2020-08-31T11:01:00Z">
        <w:r w:rsidRPr="00E52A51">
          <w:rPr>
            <w:rFonts w:ascii="Arial" w:hAnsi="Arial" w:cs="Arial"/>
            <w:color w:val="000000"/>
            <w:sz w:val="20"/>
            <w:szCs w:val="20"/>
            <w:lang w:val="de-DE"/>
            <w:rPrChange w:id="305" w:author="Can Hong NGOC" w:date="2020-08-31T11:01:00Z">
              <w:rPr>
                <w:rFonts w:ascii="Arial" w:hAnsi="Arial" w:cs="Arial"/>
                <w:color w:val="000000"/>
                <w:sz w:val="20"/>
                <w:szCs w:val="20"/>
              </w:rPr>
            </w:rPrChange>
          </w:rPr>
          <w:t> </w:t>
        </w:r>
      </w:ins>
    </w:p>
    <w:p w14:paraId="4C775ACD" w14:textId="77777777" w:rsidR="00E52A51" w:rsidRPr="00E52A51" w:rsidRDefault="00E52A51" w:rsidP="00E52A51">
      <w:pPr>
        <w:pStyle w:val="NormalWeb"/>
        <w:spacing w:line="180" w:lineRule="atLeast"/>
        <w:jc w:val="both"/>
        <w:rPr>
          <w:ins w:id="306" w:author="Can Hong NGOC" w:date="2020-08-31T11:01:00Z"/>
          <w:color w:val="000000"/>
          <w:sz w:val="20"/>
          <w:szCs w:val="20"/>
          <w:lang w:val="de-DE"/>
          <w:rPrChange w:id="307" w:author="Can Hong NGOC" w:date="2020-08-31T11:01:00Z">
            <w:rPr>
              <w:ins w:id="308" w:author="Can Hong NGOC" w:date="2020-08-31T11:01:00Z"/>
              <w:color w:val="000000"/>
              <w:sz w:val="20"/>
              <w:szCs w:val="20"/>
            </w:rPr>
          </w:rPrChange>
        </w:rPr>
      </w:pPr>
      <w:ins w:id="309" w:author="Can Hong NGOC" w:date="2020-08-31T11:01:00Z">
        <w:r w:rsidRPr="00E52A51">
          <w:rPr>
            <w:rFonts w:ascii="Arial" w:hAnsi="Arial" w:cs="Arial"/>
            <w:color w:val="000000"/>
            <w:sz w:val="20"/>
            <w:szCs w:val="20"/>
            <w:lang w:val="de-DE"/>
            <w:rPrChange w:id="310" w:author="Can Hong NGOC" w:date="2020-08-31T11:01:00Z">
              <w:rPr>
                <w:rFonts w:ascii="Arial" w:hAnsi="Arial" w:cs="Arial"/>
                <w:color w:val="000000"/>
                <w:sz w:val="20"/>
                <w:szCs w:val="20"/>
              </w:rPr>
            </w:rPrChange>
          </w:rPr>
          <w:t>Chi phí đi lại và chi phí được bao gồm như một phần của Phí giá cố định. Dịch vụ thuộc Phụ lục này sẽ được thực hiện bởi các nhà thầu tại Hà Nội , Việt Nam , một trong hai trên trang web hoặc tắt trang web , nếu cần thiết và yêu cầu .</w:t>
        </w:r>
      </w:ins>
    </w:p>
    <w:p w14:paraId="19E335EE" w14:textId="77777777" w:rsidR="00E52A51" w:rsidRPr="00E52A51" w:rsidRDefault="00E52A51" w:rsidP="00E52A51">
      <w:pPr>
        <w:pStyle w:val="NormalWeb"/>
        <w:spacing w:line="229" w:lineRule="atLeast"/>
        <w:jc w:val="both"/>
        <w:rPr>
          <w:ins w:id="311" w:author="Can Hong NGOC" w:date="2020-08-31T11:01:00Z"/>
          <w:color w:val="000000"/>
          <w:sz w:val="27"/>
          <w:szCs w:val="27"/>
          <w:lang w:val="de-DE"/>
          <w:rPrChange w:id="312" w:author="Can Hong NGOC" w:date="2020-08-31T11:01:00Z">
            <w:rPr>
              <w:ins w:id="313" w:author="Can Hong NGOC" w:date="2020-08-31T11:01:00Z"/>
              <w:color w:val="000000"/>
              <w:sz w:val="27"/>
              <w:szCs w:val="27"/>
            </w:rPr>
          </w:rPrChange>
        </w:rPr>
      </w:pPr>
      <w:ins w:id="314" w:author="Can Hong NGOC" w:date="2020-08-31T11:01:00Z">
        <w:r w:rsidRPr="00E52A51">
          <w:rPr>
            <w:rFonts w:ascii="Arial" w:hAnsi="Arial" w:cs="Arial"/>
            <w:color w:val="000000"/>
            <w:sz w:val="20"/>
            <w:szCs w:val="20"/>
            <w:lang w:val="de-DE"/>
            <w:rPrChange w:id="315" w:author="Can Hong NGOC" w:date="2020-08-31T11:01:00Z">
              <w:rPr>
                <w:rFonts w:ascii="Arial" w:hAnsi="Arial" w:cs="Arial"/>
                <w:color w:val="000000"/>
                <w:sz w:val="20"/>
                <w:szCs w:val="20"/>
              </w:rPr>
            </w:rPrChange>
          </w:rPr>
          <w:t> </w:t>
        </w:r>
      </w:ins>
    </w:p>
    <w:p w14:paraId="3C989B91" w14:textId="77777777" w:rsidR="00E52A51" w:rsidRPr="00E52A51" w:rsidRDefault="00E52A51" w:rsidP="00E52A51">
      <w:pPr>
        <w:pStyle w:val="NormalWeb"/>
        <w:spacing w:line="198" w:lineRule="atLeast"/>
        <w:jc w:val="both"/>
        <w:rPr>
          <w:ins w:id="316" w:author="Can Hong NGOC" w:date="2020-08-31T11:01:00Z"/>
          <w:color w:val="000000"/>
          <w:sz w:val="20"/>
          <w:szCs w:val="20"/>
          <w:lang w:val="de-DE"/>
          <w:rPrChange w:id="317" w:author="Can Hong NGOC" w:date="2020-08-31T11:01:00Z">
            <w:rPr>
              <w:ins w:id="318" w:author="Can Hong NGOC" w:date="2020-08-31T11:01:00Z"/>
              <w:color w:val="000000"/>
              <w:sz w:val="20"/>
              <w:szCs w:val="20"/>
            </w:rPr>
          </w:rPrChange>
        </w:rPr>
      </w:pPr>
      <w:ins w:id="319" w:author="Can Hong NGOC" w:date="2020-08-31T11:01:00Z">
        <w:r w:rsidRPr="00E52A51">
          <w:rPr>
            <w:rFonts w:ascii="Arial" w:hAnsi="Arial" w:cs="Arial"/>
            <w:b/>
            <w:bCs/>
            <w:color w:val="000000"/>
            <w:sz w:val="20"/>
            <w:szCs w:val="20"/>
            <w:lang w:val="de-DE"/>
            <w:rPrChange w:id="320" w:author="Can Hong NGOC" w:date="2020-08-31T11:01:00Z">
              <w:rPr>
                <w:rFonts w:ascii="Arial" w:hAnsi="Arial" w:cs="Arial"/>
                <w:b/>
                <w:bCs/>
                <w:color w:val="000000"/>
                <w:sz w:val="20"/>
                <w:szCs w:val="20"/>
              </w:rPr>
            </w:rPrChange>
          </w:rPr>
          <w:t>Yêu cầu nâng cao</w:t>
        </w:r>
      </w:ins>
    </w:p>
    <w:p w14:paraId="4594D4AE" w14:textId="77777777" w:rsidR="00E52A51" w:rsidRPr="00E52A51" w:rsidRDefault="00E52A51" w:rsidP="00E52A51">
      <w:pPr>
        <w:pStyle w:val="NormalWeb"/>
        <w:spacing w:line="48" w:lineRule="atLeast"/>
        <w:jc w:val="both"/>
        <w:rPr>
          <w:ins w:id="321" w:author="Can Hong NGOC" w:date="2020-08-31T11:01:00Z"/>
          <w:color w:val="000000"/>
          <w:sz w:val="27"/>
          <w:szCs w:val="27"/>
          <w:lang w:val="de-DE"/>
          <w:rPrChange w:id="322" w:author="Can Hong NGOC" w:date="2020-08-31T11:01:00Z">
            <w:rPr>
              <w:ins w:id="323" w:author="Can Hong NGOC" w:date="2020-08-31T11:01:00Z"/>
              <w:color w:val="000000"/>
              <w:sz w:val="27"/>
              <w:szCs w:val="27"/>
            </w:rPr>
          </w:rPrChange>
        </w:rPr>
      </w:pPr>
      <w:ins w:id="324" w:author="Can Hong NGOC" w:date="2020-08-31T11:01:00Z">
        <w:r w:rsidRPr="00E52A51">
          <w:rPr>
            <w:rFonts w:ascii="Arial" w:hAnsi="Arial" w:cs="Arial"/>
            <w:color w:val="000000"/>
            <w:sz w:val="20"/>
            <w:szCs w:val="20"/>
            <w:lang w:val="de-DE"/>
            <w:rPrChange w:id="325" w:author="Can Hong NGOC" w:date="2020-08-31T11:01:00Z">
              <w:rPr>
                <w:rFonts w:ascii="Arial" w:hAnsi="Arial" w:cs="Arial"/>
                <w:color w:val="000000"/>
                <w:sz w:val="20"/>
                <w:szCs w:val="20"/>
              </w:rPr>
            </w:rPrChange>
          </w:rPr>
          <w:t> </w:t>
        </w:r>
      </w:ins>
    </w:p>
    <w:p w14:paraId="79AFEA3A" w14:textId="77777777" w:rsidR="00E52A51" w:rsidRPr="00E52A51" w:rsidRDefault="00E52A51" w:rsidP="00E52A51">
      <w:pPr>
        <w:pStyle w:val="NormalWeb"/>
        <w:spacing w:line="178" w:lineRule="atLeast"/>
        <w:jc w:val="both"/>
        <w:rPr>
          <w:ins w:id="326" w:author="Can Hong NGOC" w:date="2020-08-31T11:01:00Z"/>
          <w:color w:val="000000"/>
          <w:sz w:val="20"/>
          <w:szCs w:val="20"/>
          <w:lang w:val="de-DE"/>
          <w:rPrChange w:id="327" w:author="Can Hong NGOC" w:date="2020-08-31T11:01:00Z">
            <w:rPr>
              <w:ins w:id="328" w:author="Can Hong NGOC" w:date="2020-08-31T11:01:00Z"/>
              <w:color w:val="000000"/>
              <w:sz w:val="20"/>
              <w:szCs w:val="20"/>
            </w:rPr>
          </w:rPrChange>
        </w:rPr>
      </w:pPr>
      <w:ins w:id="329" w:author="Can Hong NGOC" w:date="2020-08-31T11:01:00Z">
        <w:r w:rsidRPr="00E52A51">
          <w:rPr>
            <w:rFonts w:ascii="Arial" w:hAnsi="Arial" w:cs="Arial"/>
            <w:color w:val="000000"/>
            <w:sz w:val="20"/>
            <w:szCs w:val="20"/>
            <w:lang w:val="de-DE"/>
            <w:rPrChange w:id="330" w:author="Can Hong NGOC" w:date="2020-08-31T11:01:00Z">
              <w:rPr>
                <w:rFonts w:ascii="Arial" w:hAnsi="Arial" w:cs="Arial"/>
                <w:color w:val="000000"/>
                <w:sz w:val="20"/>
                <w:szCs w:val="20"/>
              </w:rPr>
            </w:rPrChange>
          </w:rPr>
          <w:t>Các Bên đồng ý rằng, khi Khách hàng đưa ra yêu cầu thay đổi / nâng cao, yêu cầu đó sẽ được cơ quan thiết kế kinh doanh xem xét để phê duyệt. Nếu được chấp thuận, nó sẽ được trình bày cho ban kiểm soát thay đổi để thống nhất và ưu tiên. Sau đó, các Bên đồng ý rằng đối với các yêu cầu cần thiết để đáp ứng các yêu cầu chức năng đã được thỏa thuận giữa Finastra và Khách hàng như một yêu cầu cụ thể đối với Khách hàng, thì Khách hàng sẽ chịu chi phí cho nỗ lực phát triển này.</w:t>
        </w:r>
      </w:ins>
    </w:p>
    <w:p w14:paraId="6CB9BD29" w14:textId="77777777" w:rsidR="00E52A51" w:rsidRPr="00E52A51" w:rsidRDefault="00E52A51" w:rsidP="00E52A51">
      <w:pPr>
        <w:pStyle w:val="NormalWeb"/>
        <w:spacing w:line="230" w:lineRule="atLeast"/>
        <w:jc w:val="both"/>
        <w:rPr>
          <w:ins w:id="331" w:author="Can Hong NGOC" w:date="2020-08-31T11:01:00Z"/>
          <w:color w:val="000000"/>
          <w:sz w:val="27"/>
          <w:szCs w:val="27"/>
          <w:lang w:val="de-DE"/>
          <w:rPrChange w:id="332" w:author="Can Hong NGOC" w:date="2020-08-31T11:01:00Z">
            <w:rPr>
              <w:ins w:id="333" w:author="Can Hong NGOC" w:date="2020-08-31T11:01:00Z"/>
              <w:color w:val="000000"/>
              <w:sz w:val="27"/>
              <w:szCs w:val="27"/>
            </w:rPr>
          </w:rPrChange>
        </w:rPr>
      </w:pPr>
      <w:ins w:id="334" w:author="Can Hong NGOC" w:date="2020-08-31T11:01:00Z">
        <w:r w:rsidRPr="00E52A51">
          <w:rPr>
            <w:rFonts w:ascii="Arial" w:hAnsi="Arial" w:cs="Arial"/>
            <w:color w:val="000000"/>
            <w:sz w:val="20"/>
            <w:szCs w:val="20"/>
            <w:lang w:val="de-DE"/>
            <w:rPrChange w:id="335" w:author="Can Hong NGOC" w:date="2020-08-31T11:01:00Z">
              <w:rPr>
                <w:rFonts w:ascii="Arial" w:hAnsi="Arial" w:cs="Arial"/>
                <w:color w:val="000000"/>
                <w:sz w:val="20"/>
                <w:szCs w:val="20"/>
              </w:rPr>
            </w:rPrChange>
          </w:rPr>
          <w:t> </w:t>
        </w:r>
      </w:ins>
    </w:p>
    <w:p w14:paraId="2C9AC51B" w14:textId="77777777" w:rsidR="00E52A51" w:rsidRPr="00E52A51" w:rsidRDefault="00E52A51" w:rsidP="00E52A51">
      <w:pPr>
        <w:pStyle w:val="NormalWeb"/>
        <w:spacing w:line="198" w:lineRule="atLeast"/>
        <w:jc w:val="both"/>
        <w:rPr>
          <w:ins w:id="336" w:author="Can Hong NGOC" w:date="2020-08-31T11:01:00Z"/>
          <w:color w:val="000000"/>
          <w:sz w:val="20"/>
          <w:szCs w:val="20"/>
          <w:lang w:val="de-DE"/>
          <w:rPrChange w:id="337" w:author="Can Hong NGOC" w:date="2020-08-31T11:01:00Z">
            <w:rPr>
              <w:ins w:id="338" w:author="Can Hong NGOC" w:date="2020-08-31T11:01:00Z"/>
              <w:color w:val="000000"/>
              <w:sz w:val="20"/>
              <w:szCs w:val="20"/>
            </w:rPr>
          </w:rPrChange>
        </w:rPr>
      </w:pPr>
      <w:ins w:id="339" w:author="Can Hong NGOC" w:date="2020-08-31T11:01:00Z">
        <w:r w:rsidRPr="00E52A51">
          <w:rPr>
            <w:rFonts w:ascii="Arial" w:hAnsi="Arial" w:cs="Arial"/>
            <w:b/>
            <w:bCs/>
            <w:color w:val="000000"/>
            <w:sz w:val="20"/>
            <w:szCs w:val="20"/>
            <w:lang w:val="de-DE"/>
            <w:rPrChange w:id="340" w:author="Can Hong NGOC" w:date="2020-08-31T11:01:00Z">
              <w:rPr>
                <w:rFonts w:ascii="Arial" w:hAnsi="Arial" w:cs="Arial"/>
                <w:b/>
                <w:bCs/>
                <w:color w:val="000000"/>
                <w:sz w:val="20"/>
                <w:szCs w:val="20"/>
              </w:rPr>
            </w:rPrChange>
          </w:rPr>
          <w:t>Lập hóa đơn và Thanh toán</w:t>
        </w:r>
      </w:ins>
    </w:p>
    <w:p w14:paraId="48887659" w14:textId="77777777" w:rsidR="00E52A51" w:rsidRPr="00E52A51" w:rsidRDefault="00E52A51" w:rsidP="00E52A51">
      <w:pPr>
        <w:pStyle w:val="NormalWeb"/>
        <w:spacing w:line="4" w:lineRule="atLeast"/>
        <w:jc w:val="both"/>
        <w:rPr>
          <w:ins w:id="341" w:author="Can Hong NGOC" w:date="2020-08-31T11:01:00Z"/>
          <w:color w:val="000000"/>
          <w:sz w:val="27"/>
          <w:szCs w:val="27"/>
          <w:lang w:val="de-DE"/>
          <w:rPrChange w:id="342" w:author="Can Hong NGOC" w:date="2020-08-31T11:01:00Z">
            <w:rPr>
              <w:ins w:id="343" w:author="Can Hong NGOC" w:date="2020-08-31T11:01:00Z"/>
              <w:color w:val="000000"/>
              <w:sz w:val="27"/>
              <w:szCs w:val="27"/>
            </w:rPr>
          </w:rPrChange>
        </w:rPr>
      </w:pPr>
      <w:ins w:id="344" w:author="Can Hong NGOC" w:date="2020-08-31T11:01:00Z">
        <w:r w:rsidRPr="00E52A51">
          <w:rPr>
            <w:rFonts w:ascii="Arial" w:hAnsi="Arial" w:cs="Arial"/>
            <w:color w:val="000000"/>
            <w:sz w:val="20"/>
            <w:szCs w:val="20"/>
            <w:lang w:val="de-DE"/>
            <w:rPrChange w:id="345" w:author="Can Hong NGOC" w:date="2020-08-31T11:01:00Z">
              <w:rPr>
                <w:rFonts w:ascii="Arial" w:hAnsi="Arial" w:cs="Arial"/>
                <w:color w:val="000000"/>
                <w:sz w:val="20"/>
                <w:szCs w:val="20"/>
              </w:rPr>
            </w:rPrChange>
          </w:rPr>
          <w:t> </w:t>
        </w:r>
      </w:ins>
    </w:p>
    <w:p w14:paraId="3631107F" w14:textId="7696A9AD" w:rsidR="00E52A51" w:rsidRPr="00E52A51" w:rsidRDefault="00E52A51" w:rsidP="00E52A51">
      <w:pPr>
        <w:pStyle w:val="NormalWeb"/>
        <w:jc w:val="both"/>
        <w:rPr>
          <w:ins w:id="346" w:author="Can Hong NGOC" w:date="2020-08-31T11:01:00Z"/>
          <w:color w:val="000000"/>
          <w:sz w:val="27"/>
          <w:szCs w:val="27"/>
          <w:lang w:val="de-DE"/>
          <w:rPrChange w:id="347" w:author="Can Hong NGOC" w:date="2020-08-31T11:01:00Z">
            <w:rPr>
              <w:ins w:id="348" w:author="Can Hong NGOC" w:date="2020-08-31T11:01:00Z"/>
              <w:color w:val="000000"/>
              <w:sz w:val="27"/>
              <w:szCs w:val="27"/>
            </w:rPr>
          </w:rPrChange>
        </w:rPr>
      </w:pPr>
      <w:ins w:id="349" w:author="Can Hong NGOC" w:date="2020-08-31T11:01:00Z">
        <w:r w:rsidRPr="00E52A51">
          <w:rPr>
            <w:rFonts w:ascii="Arial" w:hAnsi="Arial" w:cs="Arial"/>
            <w:color w:val="000000"/>
            <w:sz w:val="20"/>
            <w:szCs w:val="20"/>
            <w:lang w:val="de-DE"/>
            <w:rPrChange w:id="350" w:author="Can Hong NGOC" w:date="2020-08-31T11:01:00Z">
              <w:rPr>
                <w:rFonts w:ascii="Arial" w:hAnsi="Arial" w:cs="Arial"/>
                <w:color w:val="000000"/>
                <w:sz w:val="20"/>
                <w:szCs w:val="20"/>
              </w:rPr>
            </w:rPrChange>
          </w:rPr>
          <w:t>Finastra phải nộp cho Nhà thầu F ixed P gạo F ee s góp sau khi hoàn thành mỗi p dự án hases như tr</w:t>
        </w:r>
        <w:r w:rsidR="007C5DA9" w:rsidRPr="00E61E86">
          <w:rPr>
            <w:rFonts w:ascii="Arial" w:hAnsi="Arial" w:cs="Arial"/>
            <w:color w:val="000000"/>
            <w:sz w:val="20"/>
            <w:szCs w:val="20"/>
            <w:lang w:val="de-DE"/>
          </w:rPr>
          <w:t>ình bày chi tiết trong phần A</w:t>
        </w:r>
        <w:r w:rsidRPr="00E52A51">
          <w:rPr>
            <w:rFonts w:ascii="Arial" w:hAnsi="Arial" w:cs="Arial"/>
            <w:color w:val="000000"/>
            <w:sz w:val="20"/>
            <w:szCs w:val="20"/>
            <w:lang w:val="de-DE"/>
            <w:rPrChange w:id="351" w:author="Can Hong NGOC" w:date="2020-08-31T11:01:00Z">
              <w:rPr>
                <w:rFonts w:ascii="Arial" w:hAnsi="Arial" w:cs="Arial"/>
                <w:color w:val="000000"/>
                <w:sz w:val="20"/>
                <w:szCs w:val="20"/>
              </w:rPr>
            </w:rPrChange>
          </w:rPr>
          <w:t>. 3 ( CÁC KHOẢN GIAO THEO CÁC GIAI ĐOẠN CỦA DỰ ÁN ) của Phụ lục A (“ </w:t>
        </w:r>
        <w:r w:rsidRPr="00E52A51">
          <w:rPr>
            <w:rFonts w:ascii="Arial" w:hAnsi="Arial" w:cs="Arial"/>
            <w:b/>
            <w:bCs/>
            <w:color w:val="000000"/>
            <w:sz w:val="20"/>
            <w:szCs w:val="20"/>
            <w:lang w:val="de-DE"/>
            <w:rPrChange w:id="352" w:author="Can Hong NGOC" w:date="2020-08-31T11:01:00Z">
              <w:rPr>
                <w:rFonts w:ascii="Arial" w:hAnsi="Arial" w:cs="Arial"/>
                <w:b/>
                <w:bCs/>
                <w:color w:val="000000"/>
                <w:sz w:val="20"/>
                <w:szCs w:val="20"/>
              </w:rPr>
            </w:rPrChange>
          </w:rPr>
          <w:t>Các Giai đoạn Dự án </w:t>
        </w:r>
        <w:r w:rsidRPr="00E52A51">
          <w:rPr>
            <w:rFonts w:ascii="Arial" w:hAnsi="Arial" w:cs="Arial"/>
            <w:color w:val="000000"/>
            <w:sz w:val="20"/>
            <w:szCs w:val="20"/>
            <w:lang w:val="de-DE"/>
            <w:rPrChange w:id="353" w:author="Can Hong NGOC" w:date="2020-08-31T11:01:00Z">
              <w:rPr>
                <w:rFonts w:ascii="Arial" w:hAnsi="Arial" w:cs="Arial"/>
                <w:color w:val="000000"/>
                <w:sz w:val="20"/>
                <w:szCs w:val="20"/>
              </w:rPr>
            </w:rPrChange>
          </w:rPr>
          <w:t>”) theo kế hoạch thanh toán sau:</w:t>
        </w:r>
      </w:ins>
    </w:p>
    <w:p w14:paraId="13529BA6" w14:textId="77777777" w:rsidR="00E52A51" w:rsidRDefault="00E52A51" w:rsidP="00E52A51">
      <w:pPr>
        <w:widowControl/>
        <w:numPr>
          <w:ilvl w:val="0"/>
          <w:numId w:val="33"/>
        </w:numPr>
        <w:overflowPunct/>
        <w:autoSpaceDE/>
        <w:autoSpaceDN/>
        <w:adjustRightInd/>
        <w:spacing w:line="273" w:lineRule="atLeast"/>
        <w:ind w:left="516" w:firstLine="0"/>
        <w:jc w:val="both"/>
        <w:textAlignment w:val="auto"/>
        <w:rPr>
          <w:ins w:id="354" w:author="Can Hong NGOC" w:date="2020-08-31T11:01:00Z"/>
          <w:color w:val="000000"/>
        </w:rPr>
      </w:pPr>
      <w:ins w:id="355" w:author="Can Hong NGOC" w:date="2020-08-31T11:01:00Z">
        <w:r>
          <w:rPr>
            <w:rFonts w:ascii="Arial" w:hAnsi="Arial" w:cs="Arial"/>
            <w:color w:val="000000"/>
          </w:rPr>
          <w:t>25 % Phí giá cố định sẽ được thanh toán vào Ngày có hiệu lực của Lịch trình;</w:t>
        </w:r>
      </w:ins>
    </w:p>
    <w:p w14:paraId="6329FC08" w14:textId="77777777" w:rsidR="00E52A51" w:rsidRDefault="00E52A51" w:rsidP="00E52A51">
      <w:pPr>
        <w:widowControl/>
        <w:numPr>
          <w:ilvl w:val="0"/>
          <w:numId w:val="33"/>
        </w:numPr>
        <w:overflowPunct/>
        <w:autoSpaceDE/>
        <w:autoSpaceDN/>
        <w:adjustRightInd/>
        <w:spacing w:line="273" w:lineRule="atLeast"/>
        <w:ind w:left="516" w:firstLine="0"/>
        <w:jc w:val="both"/>
        <w:textAlignment w:val="auto"/>
        <w:rPr>
          <w:ins w:id="356" w:author="Can Hong NGOC" w:date="2020-08-31T11:01:00Z"/>
          <w:color w:val="000000"/>
        </w:rPr>
      </w:pPr>
      <w:ins w:id="357" w:author="Can Hong NGOC" w:date="2020-08-31T11:01:00Z">
        <w:r>
          <w:rPr>
            <w:rFonts w:ascii="Arial" w:hAnsi="Arial" w:cs="Arial"/>
            <w:color w:val="000000"/>
          </w:rPr>
          <w:t>10% Phí Giá cố định sẽ được trả sau khi kết thúc việc Tiến hành giai đoạn phù hợp với các dự án giai đoạn ;</w:t>
        </w:r>
      </w:ins>
    </w:p>
    <w:p w14:paraId="5CB698BE" w14:textId="77777777" w:rsidR="00E52A51" w:rsidRDefault="00E52A51" w:rsidP="00E52A51">
      <w:pPr>
        <w:widowControl/>
        <w:numPr>
          <w:ilvl w:val="0"/>
          <w:numId w:val="33"/>
        </w:numPr>
        <w:overflowPunct/>
        <w:autoSpaceDE/>
        <w:autoSpaceDN/>
        <w:adjustRightInd/>
        <w:spacing w:line="273" w:lineRule="atLeast"/>
        <w:ind w:left="516" w:firstLine="0"/>
        <w:jc w:val="both"/>
        <w:textAlignment w:val="auto"/>
        <w:rPr>
          <w:ins w:id="358" w:author="Can Hong NGOC" w:date="2020-08-31T11:01:00Z"/>
          <w:color w:val="000000"/>
        </w:rPr>
      </w:pPr>
      <w:ins w:id="359" w:author="Can Hong NGOC" w:date="2020-08-31T11:01:00Z">
        <w:r>
          <w:rPr>
            <w:rFonts w:ascii="Arial" w:hAnsi="Arial" w:cs="Arial"/>
            <w:color w:val="000000"/>
          </w:rPr>
          <w:t>20% Phí giá cố định sẽ được thanh toán khi hoàn thành giai đoạn Xác định phù hợp với các Giai đoạn dự án ;</w:t>
        </w:r>
      </w:ins>
    </w:p>
    <w:p w14:paraId="640EA90F" w14:textId="77777777" w:rsidR="00E52A51" w:rsidRDefault="00E52A51" w:rsidP="00E52A51">
      <w:pPr>
        <w:widowControl/>
        <w:numPr>
          <w:ilvl w:val="0"/>
          <w:numId w:val="33"/>
        </w:numPr>
        <w:overflowPunct/>
        <w:autoSpaceDE/>
        <w:autoSpaceDN/>
        <w:adjustRightInd/>
        <w:spacing w:line="273" w:lineRule="atLeast"/>
        <w:ind w:left="516" w:firstLine="0"/>
        <w:jc w:val="both"/>
        <w:textAlignment w:val="auto"/>
        <w:rPr>
          <w:ins w:id="360" w:author="Can Hong NGOC" w:date="2020-08-31T11:01:00Z"/>
          <w:color w:val="000000"/>
        </w:rPr>
      </w:pPr>
      <w:ins w:id="361" w:author="Can Hong NGOC" w:date="2020-08-31T11:01:00Z">
        <w:r>
          <w:rPr>
            <w:rFonts w:ascii="Arial" w:hAnsi="Arial" w:cs="Arial"/>
            <w:color w:val="000000"/>
          </w:rPr>
          <w:t>20 % của Phí Giá cố định sẽ được trả sau khi hoàn thành giai đoạn xây dựng ở phù hợp với các dự án P hases ;</w:t>
        </w:r>
      </w:ins>
    </w:p>
    <w:p w14:paraId="21787DD7" w14:textId="77777777" w:rsidR="00E52A51" w:rsidRDefault="00E52A51" w:rsidP="00E52A51">
      <w:pPr>
        <w:widowControl/>
        <w:numPr>
          <w:ilvl w:val="0"/>
          <w:numId w:val="33"/>
        </w:numPr>
        <w:overflowPunct/>
        <w:autoSpaceDE/>
        <w:autoSpaceDN/>
        <w:adjustRightInd/>
        <w:spacing w:after="200" w:line="273" w:lineRule="atLeast"/>
        <w:ind w:left="516" w:firstLine="0"/>
        <w:jc w:val="both"/>
        <w:textAlignment w:val="auto"/>
        <w:rPr>
          <w:ins w:id="362" w:author="Can Hong NGOC" w:date="2020-08-31T11:01:00Z"/>
          <w:color w:val="000000"/>
        </w:rPr>
      </w:pPr>
      <w:ins w:id="363" w:author="Can Hong NGOC" w:date="2020-08-31T11:01:00Z">
        <w:r>
          <w:rPr>
            <w:rFonts w:ascii="Arial" w:hAnsi="Arial" w:cs="Arial"/>
            <w:color w:val="000000"/>
          </w:rPr>
          <w:lastRenderedPageBreak/>
          <w:t>25% Phí giá cố định sẽ được thanh toán sau khi hoàn thành các giai đoạn Thử nghiệm, Triển khai và Kết thúc theo các Giai đoạn của Dự án .</w:t>
        </w:r>
      </w:ins>
    </w:p>
    <w:p w14:paraId="26806F55" w14:textId="77777777" w:rsidR="00E52A51" w:rsidRPr="00E52A51" w:rsidRDefault="00E52A51" w:rsidP="00E52A51">
      <w:pPr>
        <w:pStyle w:val="NormalWeb"/>
        <w:spacing w:line="226" w:lineRule="atLeast"/>
        <w:jc w:val="both"/>
        <w:rPr>
          <w:ins w:id="364" w:author="Can Hong NGOC" w:date="2020-08-31T11:01:00Z"/>
          <w:color w:val="000000"/>
          <w:sz w:val="27"/>
          <w:szCs w:val="27"/>
          <w:lang w:val="de-DE"/>
          <w:rPrChange w:id="365" w:author="Can Hong NGOC" w:date="2020-08-31T11:01:00Z">
            <w:rPr>
              <w:ins w:id="366" w:author="Can Hong NGOC" w:date="2020-08-31T11:01:00Z"/>
              <w:color w:val="000000"/>
              <w:sz w:val="27"/>
              <w:szCs w:val="27"/>
            </w:rPr>
          </w:rPrChange>
        </w:rPr>
      </w:pPr>
      <w:ins w:id="367" w:author="Can Hong NGOC" w:date="2020-08-31T11:01:00Z">
        <w:r w:rsidRPr="00E52A51">
          <w:rPr>
            <w:rFonts w:ascii="Arial" w:hAnsi="Arial" w:cs="Arial"/>
            <w:color w:val="000000"/>
            <w:sz w:val="20"/>
            <w:szCs w:val="20"/>
            <w:lang w:val="de-DE"/>
            <w:rPrChange w:id="368" w:author="Can Hong NGOC" w:date="2020-08-31T11:01:00Z">
              <w:rPr>
                <w:rFonts w:ascii="Arial" w:hAnsi="Arial" w:cs="Arial"/>
                <w:color w:val="000000"/>
                <w:sz w:val="20"/>
                <w:szCs w:val="20"/>
              </w:rPr>
            </w:rPrChange>
          </w:rPr>
          <w:t>Hóa đơn sẽ đến hạn thanh toán 30 ngày sau khi nhận được hoá đơn phụ thuộc vào nhận thanh toán từ khách hàng tương ứng bởi Finastra theo các dịch vụ Biểu số </w:t>
        </w:r>
        <w:r w:rsidRPr="00E52A51">
          <w:rPr>
            <w:rFonts w:ascii="Calibri" w:hAnsi="Calibri" w:cs="Calibri"/>
            <w:color w:val="000000"/>
            <w:sz w:val="22"/>
            <w:szCs w:val="22"/>
            <w:lang w:val="de-DE"/>
            <w:rPrChange w:id="369" w:author="Can Hong NGOC" w:date="2020-08-31T11:01:00Z">
              <w:rPr>
                <w:rFonts w:ascii="Calibri" w:hAnsi="Calibri" w:cs="Calibri"/>
                <w:color w:val="000000"/>
                <w:sz w:val="22"/>
                <w:szCs w:val="22"/>
              </w:rPr>
            </w:rPrChange>
          </w:rPr>
          <w:t>ON146128 ( S) / # IK73 </w:t>
        </w:r>
        <w:r w:rsidRPr="00E52A51">
          <w:rPr>
            <w:rFonts w:ascii="Arial" w:hAnsi="Arial" w:cs="Arial"/>
            <w:color w:val="000000"/>
            <w:sz w:val="20"/>
            <w:szCs w:val="20"/>
            <w:lang w:val="de-DE"/>
            <w:rPrChange w:id="370" w:author="Can Hong NGOC" w:date="2020-08-31T11:01:00Z">
              <w:rPr>
                <w:rFonts w:ascii="Arial" w:hAnsi="Arial" w:cs="Arial"/>
                <w:color w:val="000000"/>
                <w:sz w:val="20"/>
                <w:szCs w:val="20"/>
              </w:rPr>
            </w:rPrChange>
          </w:rPr>
          <w:t>giữa Finastra và Chủ đầu tư.</w:t>
        </w:r>
      </w:ins>
    </w:p>
    <w:p w14:paraId="283BDBA2" w14:textId="77777777" w:rsidR="00E52A51" w:rsidRPr="00E52A51" w:rsidRDefault="00E52A51" w:rsidP="00E52A51">
      <w:pPr>
        <w:pStyle w:val="NormalWeb"/>
        <w:spacing w:line="226" w:lineRule="atLeast"/>
        <w:jc w:val="both"/>
        <w:rPr>
          <w:ins w:id="371" w:author="Can Hong NGOC" w:date="2020-08-31T11:01:00Z"/>
          <w:color w:val="000000"/>
          <w:sz w:val="27"/>
          <w:szCs w:val="27"/>
          <w:lang w:val="de-DE"/>
          <w:rPrChange w:id="372" w:author="Can Hong NGOC" w:date="2020-08-31T11:01:00Z">
            <w:rPr>
              <w:ins w:id="373" w:author="Can Hong NGOC" w:date="2020-08-31T11:01:00Z"/>
              <w:color w:val="000000"/>
              <w:sz w:val="27"/>
              <w:szCs w:val="27"/>
            </w:rPr>
          </w:rPrChange>
        </w:rPr>
      </w:pPr>
      <w:ins w:id="374" w:author="Can Hong NGOC" w:date="2020-08-31T11:01:00Z">
        <w:r w:rsidRPr="00E52A51">
          <w:rPr>
            <w:rFonts w:ascii="Arial" w:hAnsi="Arial" w:cs="Arial"/>
            <w:color w:val="000000"/>
            <w:sz w:val="20"/>
            <w:szCs w:val="20"/>
            <w:lang w:val="de-DE"/>
            <w:rPrChange w:id="375" w:author="Can Hong NGOC" w:date="2020-08-31T11:01:00Z">
              <w:rPr>
                <w:rFonts w:ascii="Arial" w:hAnsi="Arial" w:cs="Arial"/>
                <w:color w:val="000000"/>
                <w:sz w:val="20"/>
                <w:szCs w:val="20"/>
              </w:rPr>
            </w:rPrChange>
          </w:rPr>
          <w:t> </w:t>
        </w:r>
      </w:ins>
    </w:p>
    <w:p w14:paraId="1B65A1D5" w14:textId="77777777" w:rsidR="00E52A51" w:rsidRPr="00E52A51" w:rsidRDefault="00E52A51" w:rsidP="00E52A51">
      <w:pPr>
        <w:pStyle w:val="NormalWeb"/>
        <w:spacing w:line="198" w:lineRule="atLeast"/>
        <w:jc w:val="both"/>
        <w:rPr>
          <w:ins w:id="376" w:author="Can Hong NGOC" w:date="2020-08-31T11:01:00Z"/>
          <w:color w:val="000000"/>
          <w:sz w:val="20"/>
          <w:szCs w:val="20"/>
          <w:lang w:val="de-DE"/>
          <w:rPrChange w:id="377" w:author="Can Hong NGOC" w:date="2020-08-31T11:01:00Z">
            <w:rPr>
              <w:ins w:id="378" w:author="Can Hong NGOC" w:date="2020-08-31T11:01:00Z"/>
              <w:color w:val="000000"/>
              <w:sz w:val="20"/>
              <w:szCs w:val="20"/>
            </w:rPr>
          </w:rPrChange>
        </w:rPr>
      </w:pPr>
      <w:ins w:id="379" w:author="Can Hong NGOC" w:date="2020-08-31T11:01:00Z">
        <w:r w:rsidRPr="00E52A51">
          <w:rPr>
            <w:rFonts w:ascii="Arial" w:hAnsi="Arial" w:cs="Arial"/>
            <w:b/>
            <w:bCs/>
            <w:color w:val="000000"/>
            <w:sz w:val="20"/>
            <w:szCs w:val="20"/>
            <w:lang w:val="de-DE"/>
            <w:rPrChange w:id="380" w:author="Can Hong NGOC" w:date="2020-08-31T11:01:00Z">
              <w:rPr>
                <w:rFonts w:ascii="Arial" w:hAnsi="Arial" w:cs="Arial"/>
                <w:b/>
                <w:bCs/>
                <w:color w:val="000000"/>
                <w:sz w:val="20"/>
                <w:szCs w:val="20"/>
              </w:rPr>
            </w:rPrChange>
          </w:rPr>
          <w:t> </w:t>
        </w:r>
      </w:ins>
    </w:p>
    <w:p w14:paraId="1BDD5A27" w14:textId="77777777" w:rsidR="007C5DA9" w:rsidRDefault="007C5DA9" w:rsidP="00E52A51">
      <w:pPr>
        <w:pStyle w:val="NormalWeb"/>
        <w:jc w:val="both"/>
        <w:rPr>
          <w:ins w:id="381" w:author="Can Hong NGOC" w:date="2020-08-31T11:18:00Z"/>
          <w:color w:val="000000"/>
          <w:sz w:val="27"/>
          <w:szCs w:val="27"/>
          <w:lang w:val="de-DE"/>
        </w:rPr>
      </w:pPr>
    </w:p>
    <w:p w14:paraId="15D85DDE" w14:textId="77777777" w:rsidR="007C5DA9" w:rsidRDefault="007C5DA9" w:rsidP="00E52A51">
      <w:pPr>
        <w:pStyle w:val="NormalWeb"/>
        <w:jc w:val="both"/>
        <w:rPr>
          <w:ins w:id="382" w:author="Can Hong NGOC" w:date="2020-08-31T11:18:00Z"/>
          <w:color w:val="000000"/>
          <w:sz w:val="27"/>
          <w:szCs w:val="27"/>
          <w:lang w:val="de-DE"/>
        </w:rPr>
      </w:pPr>
    </w:p>
    <w:p w14:paraId="2895BD01" w14:textId="77777777" w:rsidR="007C5DA9" w:rsidRDefault="007C5DA9" w:rsidP="00E52A51">
      <w:pPr>
        <w:pStyle w:val="NormalWeb"/>
        <w:jc w:val="both"/>
        <w:rPr>
          <w:ins w:id="383" w:author="Can Hong NGOC" w:date="2020-08-31T11:18:00Z"/>
          <w:color w:val="000000"/>
          <w:sz w:val="27"/>
          <w:szCs w:val="27"/>
          <w:lang w:val="de-DE"/>
        </w:rPr>
      </w:pPr>
    </w:p>
    <w:p w14:paraId="1380A16A" w14:textId="77777777" w:rsidR="007C5DA9" w:rsidRDefault="007C5DA9" w:rsidP="00E52A51">
      <w:pPr>
        <w:pStyle w:val="NormalWeb"/>
        <w:jc w:val="both"/>
        <w:rPr>
          <w:ins w:id="384" w:author="Can Hong NGOC" w:date="2020-08-31T11:18:00Z"/>
          <w:color w:val="000000"/>
          <w:sz w:val="27"/>
          <w:szCs w:val="27"/>
          <w:lang w:val="de-DE"/>
        </w:rPr>
      </w:pPr>
    </w:p>
    <w:p w14:paraId="48BD0F03" w14:textId="77777777" w:rsidR="007C5DA9" w:rsidRDefault="007C5DA9" w:rsidP="00E52A51">
      <w:pPr>
        <w:pStyle w:val="NormalWeb"/>
        <w:jc w:val="both"/>
        <w:rPr>
          <w:ins w:id="385" w:author="Can Hong NGOC" w:date="2020-08-31T11:18:00Z"/>
          <w:color w:val="000000"/>
          <w:sz w:val="27"/>
          <w:szCs w:val="27"/>
          <w:lang w:val="de-DE"/>
        </w:rPr>
      </w:pPr>
    </w:p>
    <w:p w14:paraId="17F5C613" w14:textId="77777777" w:rsidR="007C5DA9" w:rsidRDefault="007C5DA9" w:rsidP="00E52A51">
      <w:pPr>
        <w:pStyle w:val="NormalWeb"/>
        <w:jc w:val="both"/>
        <w:rPr>
          <w:ins w:id="386" w:author="Can Hong NGOC" w:date="2020-08-31T11:18:00Z"/>
          <w:color w:val="000000"/>
          <w:sz w:val="27"/>
          <w:szCs w:val="27"/>
          <w:lang w:val="de-DE"/>
        </w:rPr>
      </w:pPr>
    </w:p>
    <w:p w14:paraId="4ABC9487" w14:textId="77777777" w:rsidR="007C5DA9" w:rsidRDefault="007C5DA9" w:rsidP="00E52A51">
      <w:pPr>
        <w:pStyle w:val="NormalWeb"/>
        <w:jc w:val="both"/>
        <w:rPr>
          <w:ins w:id="387" w:author="Can Hong NGOC" w:date="2020-08-31T11:18:00Z"/>
          <w:color w:val="000000"/>
          <w:sz w:val="27"/>
          <w:szCs w:val="27"/>
          <w:lang w:val="de-DE"/>
        </w:rPr>
      </w:pPr>
    </w:p>
    <w:p w14:paraId="3F9ADFC7" w14:textId="77777777" w:rsidR="007C5DA9" w:rsidRDefault="007C5DA9" w:rsidP="00E52A51">
      <w:pPr>
        <w:pStyle w:val="NormalWeb"/>
        <w:jc w:val="both"/>
        <w:rPr>
          <w:ins w:id="388" w:author="Can Hong NGOC" w:date="2020-08-31T11:18:00Z"/>
          <w:color w:val="000000"/>
          <w:sz w:val="27"/>
          <w:szCs w:val="27"/>
          <w:lang w:val="de-DE"/>
        </w:rPr>
      </w:pPr>
    </w:p>
    <w:p w14:paraId="33879BE0" w14:textId="77777777" w:rsidR="007C5DA9" w:rsidRDefault="007C5DA9" w:rsidP="00E52A51">
      <w:pPr>
        <w:pStyle w:val="NormalWeb"/>
        <w:jc w:val="both"/>
        <w:rPr>
          <w:ins w:id="389" w:author="Can Hong NGOC" w:date="2020-08-31T11:18:00Z"/>
          <w:color w:val="000000"/>
          <w:sz w:val="27"/>
          <w:szCs w:val="27"/>
          <w:lang w:val="de-DE"/>
        </w:rPr>
      </w:pPr>
    </w:p>
    <w:p w14:paraId="7473BE42" w14:textId="77777777" w:rsidR="007C5DA9" w:rsidRDefault="007C5DA9" w:rsidP="00E52A51">
      <w:pPr>
        <w:pStyle w:val="NormalWeb"/>
        <w:jc w:val="both"/>
        <w:rPr>
          <w:ins w:id="390" w:author="Can Hong NGOC" w:date="2020-08-31T11:18:00Z"/>
          <w:color w:val="000000"/>
          <w:sz w:val="27"/>
          <w:szCs w:val="27"/>
          <w:lang w:val="de-DE"/>
        </w:rPr>
      </w:pPr>
    </w:p>
    <w:p w14:paraId="1756DAAC" w14:textId="77777777" w:rsidR="007C5DA9" w:rsidRDefault="007C5DA9" w:rsidP="00E52A51">
      <w:pPr>
        <w:pStyle w:val="NormalWeb"/>
        <w:jc w:val="both"/>
        <w:rPr>
          <w:ins w:id="391" w:author="Can Hong NGOC" w:date="2020-08-31T11:18:00Z"/>
          <w:color w:val="000000"/>
          <w:sz w:val="27"/>
          <w:szCs w:val="27"/>
          <w:lang w:val="de-DE"/>
        </w:rPr>
      </w:pPr>
    </w:p>
    <w:p w14:paraId="7A0FB326" w14:textId="77777777" w:rsidR="007C5DA9" w:rsidRDefault="007C5DA9" w:rsidP="00E52A51">
      <w:pPr>
        <w:pStyle w:val="NormalWeb"/>
        <w:jc w:val="both"/>
        <w:rPr>
          <w:ins w:id="392" w:author="Can Hong NGOC" w:date="2020-08-31T11:18:00Z"/>
          <w:color w:val="000000"/>
          <w:sz w:val="27"/>
          <w:szCs w:val="27"/>
          <w:lang w:val="de-DE"/>
        </w:rPr>
      </w:pPr>
    </w:p>
    <w:p w14:paraId="4758C1A0" w14:textId="77777777" w:rsidR="007C5DA9" w:rsidRDefault="007C5DA9" w:rsidP="00E52A51">
      <w:pPr>
        <w:pStyle w:val="NormalWeb"/>
        <w:jc w:val="both"/>
        <w:rPr>
          <w:ins w:id="393" w:author="Can Hong NGOC" w:date="2020-08-31T11:18:00Z"/>
          <w:color w:val="000000"/>
          <w:sz w:val="27"/>
          <w:szCs w:val="27"/>
          <w:lang w:val="de-DE"/>
        </w:rPr>
      </w:pPr>
    </w:p>
    <w:p w14:paraId="3308E4AD" w14:textId="77777777" w:rsidR="007C5DA9" w:rsidRDefault="007C5DA9" w:rsidP="00E52A51">
      <w:pPr>
        <w:pStyle w:val="NormalWeb"/>
        <w:jc w:val="both"/>
        <w:rPr>
          <w:ins w:id="394" w:author="Can Hong NGOC" w:date="2020-08-31T11:18:00Z"/>
          <w:color w:val="000000"/>
          <w:sz w:val="27"/>
          <w:szCs w:val="27"/>
          <w:lang w:val="de-DE"/>
        </w:rPr>
      </w:pPr>
    </w:p>
    <w:p w14:paraId="77399A9C" w14:textId="77777777" w:rsidR="007C5DA9" w:rsidRDefault="007C5DA9" w:rsidP="00E52A51">
      <w:pPr>
        <w:pStyle w:val="NormalWeb"/>
        <w:jc w:val="both"/>
        <w:rPr>
          <w:ins w:id="395" w:author="Can Hong NGOC" w:date="2020-08-31T11:18:00Z"/>
          <w:color w:val="000000"/>
          <w:sz w:val="27"/>
          <w:szCs w:val="27"/>
          <w:lang w:val="de-DE"/>
        </w:rPr>
      </w:pPr>
    </w:p>
    <w:p w14:paraId="77ED43BC" w14:textId="77777777" w:rsidR="007C5DA9" w:rsidRDefault="007C5DA9" w:rsidP="00E52A51">
      <w:pPr>
        <w:pStyle w:val="NormalWeb"/>
        <w:jc w:val="both"/>
        <w:rPr>
          <w:ins w:id="396" w:author="Can Hong NGOC" w:date="2020-08-31T11:18:00Z"/>
          <w:color w:val="000000"/>
          <w:sz w:val="27"/>
          <w:szCs w:val="27"/>
          <w:lang w:val="de-DE"/>
        </w:rPr>
      </w:pPr>
    </w:p>
    <w:p w14:paraId="644C873E" w14:textId="77777777" w:rsidR="007C5DA9" w:rsidRDefault="007C5DA9" w:rsidP="00E52A51">
      <w:pPr>
        <w:pStyle w:val="NormalWeb"/>
        <w:jc w:val="both"/>
        <w:rPr>
          <w:ins w:id="397" w:author="Can Hong NGOC" w:date="2020-08-31T11:18:00Z"/>
          <w:color w:val="000000"/>
          <w:sz w:val="27"/>
          <w:szCs w:val="27"/>
          <w:lang w:val="de-DE"/>
        </w:rPr>
      </w:pPr>
    </w:p>
    <w:p w14:paraId="66ED50C7" w14:textId="77777777" w:rsidR="007C5DA9" w:rsidRDefault="007C5DA9" w:rsidP="00E52A51">
      <w:pPr>
        <w:pStyle w:val="NormalWeb"/>
        <w:jc w:val="both"/>
        <w:rPr>
          <w:ins w:id="398" w:author="Can Hong NGOC" w:date="2020-08-31T11:18:00Z"/>
          <w:color w:val="000000"/>
          <w:sz w:val="27"/>
          <w:szCs w:val="27"/>
          <w:lang w:val="de-DE"/>
        </w:rPr>
      </w:pPr>
    </w:p>
    <w:p w14:paraId="3940DAC7" w14:textId="77777777" w:rsidR="007C5DA9" w:rsidRDefault="007C5DA9" w:rsidP="00E52A51">
      <w:pPr>
        <w:pStyle w:val="NormalWeb"/>
        <w:jc w:val="both"/>
        <w:rPr>
          <w:ins w:id="399" w:author="Can Hong NGOC" w:date="2020-08-31T11:18:00Z"/>
          <w:color w:val="000000"/>
          <w:sz w:val="27"/>
          <w:szCs w:val="27"/>
          <w:lang w:val="de-DE"/>
        </w:rPr>
      </w:pPr>
    </w:p>
    <w:p w14:paraId="0815E122" w14:textId="77777777" w:rsidR="007C5DA9" w:rsidRDefault="007C5DA9" w:rsidP="00E52A51">
      <w:pPr>
        <w:pStyle w:val="NormalWeb"/>
        <w:jc w:val="both"/>
        <w:rPr>
          <w:ins w:id="400" w:author="Can Hong NGOC" w:date="2020-08-31T11:18:00Z"/>
          <w:color w:val="000000"/>
          <w:sz w:val="27"/>
          <w:szCs w:val="27"/>
          <w:lang w:val="de-DE"/>
        </w:rPr>
      </w:pPr>
    </w:p>
    <w:p w14:paraId="4A6A8ADA" w14:textId="77777777" w:rsidR="007C5DA9" w:rsidRDefault="007C5DA9" w:rsidP="00E52A51">
      <w:pPr>
        <w:pStyle w:val="NormalWeb"/>
        <w:jc w:val="both"/>
        <w:rPr>
          <w:ins w:id="401" w:author="Can Hong NGOC" w:date="2020-08-31T11:18:00Z"/>
          <w:color w:val="000000"/>
          <w:sz w:val="27"/>
          <w:szCs w:val="27"/>
          <w:lang w:val="de-DE"/>
        </w:rPr>
      </w:pPr>
    </w:p>
    <w:p w14:paraId="745D9B31" w14:textId="77777777" w:rsidR="007C5DA9" w:rsidRDefault="007C5DA9" w:rsidP="00E52A51">
      <w:pPr>
        <w:pStyle w:val="NormalWeb"/>
        <w:jc w:val="both"/>
        <w:rPr>
          <w:ins w:id="402" w:author="Can Hong NGOC" w:date="2020-08-31T11:18:00Z"/>
          <w:color w:val="000000"/>
          <w:sz w:val="27"/>
          <w:szCs w:val="27"/>
          <w:lang w:val="de-DE"/>
        </w:rPr>
      </w:pPr>
    </w:p>
    <w:p w14:paraId="4617AA60" w14:textId="77777777" w:rsidR="007C5DA9" w:rsidRDefault="007C5DA9" w:rsidP="00E52A51">
      <w:pPr>
        <w:pStyle w:val="NormalWeb"/>
        <w:jc w:val="both"/>
        <w:rPr>
          <w:ins w:id="403" w:author="Can Hong NGOC" w:date="2020-08-31T11:18:00Z"/>
          <w:color w:val="000000"/>
          <w:sz w:val="27"/>
          <w:szCs w:val="27"/>
          <w:lang w:val="de-DE"/>
        </w:rPr>
      </w:pPr>
    </w:p>
    <w:p w14:paraId="14EFFD38" w14:textId="77777777" w:rsidR="007C5DA9" w:rsidRDefault="007C5DA9" w:rsidP="00E52A51">
      <w:pPr>
        <w:pStyle w:val="NormalWeb"/>
        <w:jc w:val="both"/>
        <w:rPr>
          <w:ins w:id="404" w:author="Can Hong NGOC" w:date="2020-08-31T11:18:00Z"/>
          <w:color w:val="000000"/>
          <w:sz w:val="27"/>
          <w:szCs w:val="27"/>
          <w:lang w:val="de-DE"/>
        </w:rPr>
      </w:pPr>
    </w:p>
    <w:p w14:paraId="55D206BD" w14:textId="77777777" w:rsidR="007C5DA9" w:rsidRDefault="007C5DA9" w:rsidP="00E52A51">
      <w:pPr>
        <w:pStyle w:val="NormalWeb"/>
        <w:jc w:val="both"/>
        <w:rPr>
          <w:ins w:id="405" w:author="Can Hong NGOC" w:date="2020-08-31T11:18:00Z"/>
          <w:color w:val="000000"/>
          <w:sz w:val="27"/>
          <w:szCs w:val="27"/>
          <w:lang w:val="de-DE"/>
        </w:rPr>
      </w:pPr>
    </w:p>
    <w:p w14:paraId="75595FBE" w14:textId="77777777" w:rsidR="007C5DA9" w:rsidRDefault="007C5DA9" w:rsidP="00E52A51">
      <w:pPr>
        <w:pStyle w:val="NormalWeb"/>
        <w:jc w:val="both"/>
        <w:rPr>
          <w:ins w:id="406" w:author="Can Hong NGOC" w:date="2020-08-31T11:18:00Z"/>
          <w:color w:val="000000"/>
          <w:sz w:val="27"/>
          <w:szCs w:val="27"/>
          <w:lang w:val="de-DE"/>
        </w:rPr>
      </w:pPr>
    </w:p>
    <w:p w14:paraId="00BAE920" w14:textId="77777777" w:rsidR="007C5DA9" w:rsidRDefault="007C5DA9" w:rsidP="00E52A51">
      <w:pPr>
        <w:pStyle w:val="NormalWeb"/>
        <w:jc w:val="both"/>
        <w:rPr>
          <w:ins w:id="407" w:author="Can Hong NGOC" w:date="2020-08-31T11:18:00Z"/>
          <w:color w:val="000000"/>
          <w:sz w:val="27"/>
          <w:szCs w:val="27"/>
          <w:lang w:val="de-DE"/>
        </w:rPr>
      </w:pPr>
    </w:p>
    <w:p w14:paraId="1D8E0FB9" w14:textId="77777777" w:rsidR="007C5DA9" w:rsidRDefault="007C5DA9" w:rsidP="00E52A51">
      <w:pPr>
        <w:pStyle w:val="NormalWeb"/>
        <w:jc w:val="both"/>
        <w:rPr>
          <w:ins w:id="408" w:author="Can Hong NGOC" w:date="2020-08-31T11:18:00Z"/>
          <w:color w:val="000000"/>
          <w:sz w:val="27"/>
          <w:szCs w:val="27"/>
          <w:lang w:val="de-DE"/>
        </w:rPr>
      </w:pPr>
    </w:p>
    <w:p w14:paraId="6DFDEE4B" w14:textId="77777777" w:rsidR="007C5DA9" w:rsidRDefault="007C5DA9" w:rsidP="00E52A51">
      <w:pPr>
        <w:pStyle w:val="NormalWeb"/>
        <w:jc w:val="both"/>
        <w:rPr>
          <w:ins w:id="409" w:author="Can Hong NGOC" w:date="2020-08-31T11:18:00Z"/>
          <w:color w:val="000000"/>
          <w:sz w:val="27"/>
          <w:szCs w:val="27"/>
          <w:lang w:val="de-DE"/>
        </w:rPr>
      </w:pPr>
    </w:p>
    <w:p w14:paraId="41ABA087" w14:textId="77777777" w:rsidR="007C5DA9" w:rsidRDefault="007C5DA9" w:rsidP="00E52A51">
      <w:pPr>
        <w:pStyle w:val="NormalWeb"/>
        <w:jc w:val="both"/>
        <w:rPr>
          <w:ins w:id="410" w:author="Can Hong NGOC" w:date="2020-08-31T11:18:00Z"/>
          <w:color w:val="000000"/>
          <w:sz w:val="27"/>
          <w:szCs w:val="27"/>
          <w:lang w:val="de-DE"/>
        </w:rPr>
      </w:pPr>
    </w:p>
    <w:p w14:paraId="703A4537" w14:textId="77777777" w:rsidR="007C5DA9" w:rsidRDefault="007C5DA9" w:rsidP="00E52A51">
      <w:pPr>
        <w:pStyle w:val="NormalWeb"/>
        <w:jc w:val="both"/>
        <w:rPr>
          <w:ins w:id="411" w:author="Can Hong NGOC" w:date="2020-08-31T11:18:00Z"/>
          <w:color w:val="000000"/>
          <w:sz w:val="27"/>
          <w:szCs w:val="27"/>
          <w:lang w:val="de-DE"/>
        </w:rPr>
      </w:pPr>
    </w:p>
    <w:p w14:paraId="067E3796" w14:textId="77777777" w:rsidR="007C5DA9" w:rsidRDefault="007C5DA9" w:rsidP="00E52A51">
      <w:pPr>
        <w:pStyle w:val="NormalWeb"/>
        <w:jc w:val="both"/>
        <w:rPr>
          <w:ins w:id="412" w:author="Can Hong NGOC" w:date="2020-08-31T11:18:00Z"/>
          <w:color w:val="000000"/>
          <w:sz w:val="27"/>
          <w:szCs w:val="27"/>
          <w:lang w:val="de-DE"/>
        </w:rPr>
      </w:pPr>
    </w:p>
    <w:p w14:paraId="3327187C" w14:textId="77777777" w:rsidR="007C5DA9" w:rsidRDefault="007C5DA9" w:rsidP="00E52A51">
      <w:pPr>
        <w:pStyle w:val="NormalWeb"/>
        <w:jc w:val="both"/>
        <w:rPr>
          <w:ins w:id="413" w:author="Can Hong NGOC" w:date="2020-08-31T11:18:00Z"/>
          <w:color w:val="000000"/>
          <w:sz w:val="27"/>
          <w:szCs w:val="27"/>
          <w:lang w:val="de-DE"/>
        </w:rPr>
      </w:pPr>
    </w:p>
    <w:p w14:paraId="7DE32037" w14:textId="77777777" w:rsidR="007C5DA9" w:rsidRDefault="007C5DA9" w:rsidP="00E52A51">
      <w:pPr>
        <w:pStyle w:val="NormalWeb"/>
        <w:jc w:val="both"/>
        <w:rPr>
          <w:ins w:id="414" w:author="Can Hong NGOC" w:date="2020-08-31T11:18:00Z"/>
          <w:color w:val="000000"/>
          <w:sz w:val="27"/>
          <w:szCs w:val="27"/>
          <w:lang w:val="de-DE"/>
        </w:rPr>
      </w:pPr>
    </w:p>
    <w:p w14:paraId="0D57CFA6" w14:textId="77777777" w:rsidR="007C5DA9" w:rsidRDefault="007C5DA9" w:rsidP="00E52A51">
      <w:pPr>
        <w:pStyle w:val="NormalWeb"/>
        <w:jc w:val="both"/>
        <w:rPr>
          <w:ins w:id="415" w:author="Can Hong NGOC" w:date="2020-08-31T11:18:00Z"/>
          <w:color w:val="000000"/>
          <w:sz w:val="27"/>
          <w:szCs w:val="27"/>
          <w:lang w:val="de-DE"/>
        </w:rPr>
      </w:pPr>
    </w:p>
    <w:p w14:paraId="7CC5DBE8" w14:textId="77777777" w:rsidR="007C5DA9" w:rsidRDefault="007C5DA9" w:rsidP="00E52A51">
      <w:pPr>
        <w:pStyle w:val="NormalWeb"/>
        <w:jc w:val="both"/>
        <w:rPr>
          <w:ins w:id="416" w:author="Can Hong NGOC" w:date="2020-08-31T11:18:00Z"/>
          <w:color w:val="000000"/>
          <w:sz w:val="27"/>
          <w:szCs w:val="27"/>
          <w:lang w:val="de-DE"/>
        </w:rPr>
      </w:pPr>
    </w:p>
    <w:p w14:paraId="4D9253DC" w14:textId="77777777" w:rsidR="007C5DA9" w:rsidRDefault="007C5DA9" w:rsidP="00E52A51">
      <w:pPr>
        <w:pStyle w:val="NormalWeb"/>
        <w:jc w:val="both"/>
        <w:rPr>
          <w:ins w:id="417" w:author="Can Hong NGOC" w:date="2020-08-31T11:18:00Z"/>
          <w:color w:val="000000"/>
          <w:sz w:val="27"/>
          <w:szCs w:val="27"/>
          <w:lang w:val="de-DE"/>
        </w:rPr>
      </w:pPr>
    </w:p>
    <w:p w14:paraId="01A7ED14" w14:textId="77777777" w:rsidR="007C5DA9" w:rsidRDefault="007C5DA9" w:rsidP="00E52A51">
      <w:pPr>
        <w:pStyle w:val="NormalWeb"/>
        <w:jc w:val="both"/>
        <w:rPr>
          <w:ins w:id="418" w:author="Can Hong NGOC" w:date="2020-08-31T11:18:00Z"/>
          <w:color w:val="000000"/>
          <w:sz w:val="27"/>
          <w:szCs w:val="27"/>
          <w:lang w:val="de-DE"/>
        </w:rPr>
      </w:pPr>
    </w:p>
    <w:p w14:paraId="24FE22E6" w14:textId="223EB6B0" w:rsidR="00E52A51" w:rsidRPr="00E61E86" w:rsidRDefault="00E52A51" w:rsidP="00E52A51">
      <w:pPr>
        <w:pStyle w:val="NormalWeb"/>
        <w:jc w:val="both"/>
        <w:rPr>
          <w:ins w:id="419" w:author="Can Hong NGOC" w:date="2020-08-31T11:01:00Z"/>
          <w:color w:val="000000"/>
          <w:sz w:val="27"/>
          <w:szCs w:val="27"/>
          <w:lang w:val="de-DE"/>
        </w:rPr>
      </w:pPr>
    </w:p>
    <w:p w14:paraId="43059B47" w14:textId="77777777" w:rsidR="007C5DA9" w:rsidRPr="0046384D" w:rsidRDefault="007C5DA9" w:rsidP="00E52A51">
      <w:pPr>
        <w:pStyle w:val="NormalWeb"/>
        <w:spacing w:line="198" w:lineRule="atLeast"/>
        <w:jc w:val="both"/>
        <w:rPr>
          <w:ins w:id="420" w:author="Can Hong NGOC" w:date="2020-08-31T11:18:00Z"/>
          <w:rFonts w:ascii="Arial" w:hAnsi="Arial" w:cs="Arial"/>
          <w:b/>
          <w:bCs/>
          <w:color w:val="000000"/>
          <w:sz w:val="20"/>
          <w:szCs w:val="20"/>
          <w:lang w:val="de-DE"/>
        </w:rPr>
      </w:pPr>
    </w:p>
    <w:p w14:paraId="448DA613" w14:textId="77777777" w:rsidR="00E52A51" w:rsidRPr="0046384D" w:rsidRDefault="00E52A51" w:rsidP="00E52A51">
      <w:pPr>
        <w:pStyle w:val="NormalWeb"/>
        <w:spacing w:line="198" w:lineRule="atLeast"/>
        <w:jc w:val="both"/>
        <w:rPr>
          <w:ins w:id="421" w:author="Can Hong NGOC" w:date="2020-08-31T11:01:00Z"/>
          <w:color w:val="000000"/>
          <w:sz w:val="20"/>
          <w:szCs w:val="20"/>
          <w:lang w:val="de-DE"/>
        </w:rPr>
      </w:pPr>
      <w:ins w:id="422" w:author="Can Hong NGOC" w:date="2020-08-31T11:01:00Z">
        <w:r w:rsidRPr="0046384D">
          <w:rPr>
            <w:rFonts w:ascii="Arial" w:hAnsi="Arial" w:cs="Arial"/>
            <w:b/>
            <w:bCs/>
            <w:color w:val="000000"/>
            <w:sz w:val="20"/>
            <w:szCs w:val="20"/>
            <w:lang w:val="de-DE"/>
          </w:rPr>
          <w:lastRenderedPageBreak/>
          <w:t>LỊCH TRÌNH - PHẦN 3</w:t>
        </w:r>
      </w:ins>
    </w:p>
    <w:p w14:paraId="0928FC8D" w14:textId="77777777" w:rsidR="00E52A51" w:rsidRPr="0046384D" w:rsidRDefault="00E52A51" w:rsidP="00E52A51">
      <w:pPr>
        <w:pStyle w:val="NormalWeb"/>
        <w:spacing w:line="232" w:lineRule="atLeast"/>
        <w:jc w:val="both"/>
        <w:rPr>
          <w:ins w:id="423" w:author="Can Hong NGOC" w:date="2020-08-31T11:01:00Z"/>
          <w:color w:val="000000"/>
          <w:sz w:val="27"/>
          <w:szCs w:val="27"/>
          <w:lang w:val="de-DE"/>
        </w:rPr>
      </w:pPr>
      <w:ins w:id="424" w:author="Can Hong NGOC" w:date="2020-08-31T11:01:00Z">
        <w:r w:rsidRPr="0046384D">
          <w:rPr>
            <w:rFonts w:ascii="Arial" w:hAnsi="Arial" w:cs="Arial"/>
            <w:color w:val="000000"/>
            <w:sz w:val="20"/>
            <w:szCs w:val="20"/>
            <w:lang w:val="de-DE"/>
          </w:rPr>
          <w:t> </w:t>
        </w:r>
      </w:ins>
    </w:p>
    <w:p w14:paraId="046D51F1" w14:textId="77777777" w:rsidR="00E52A51" w:rsidRPr="0046384D" w:rsidRDefault="00E52A51" w:rsidP="00E52A51">
      <w:pPr>
        <w:pStyle w:val="NormalWeb"/>
        <w:spacing w:line="198" w:lineRule="atLeast"/>
        <w:jc w:val="both"/>
        <w:rPr>
          <w:ins w:id="425" w:author="Can Hong NGOC" w:date="2020-08-31T11:01:00Z"/>
          <w:color w:val="000000"/>
          <w:sz w:val="20"/>
          <w:szCs w:val="20"/>
          <w:lang w:val="de-DE"/>
        </w:rPr>
      </w:pPr>
      <w:ins w:id="426" w:author="Can Hong NGOC" w:date="2020-08-31T11:01:00Z">
        <w:r w:rsidRPr="0046384D">
          <w:rPr>
            <w:rFonts w:ascii="Arial" w:hAnsi="Arial" w:cs="Arial"/>
            <w:b/>
            <w:bCs/>
            <w:color w:val="000000"/>
            <w:sz w:val="20"/>
            <w:szCs w:val="20"/>
            <w:lang w:val="de-DE"/>
          </w:rPr>
          <w:t>ĐIỀU KHOẢN KHÁCH HÀNG VÀ TIÊU CHUẨN DỰ ÁN</w:t>
        </w:r>
      </w:ins>
    </w:p>
    <w:p w14:paraId="70ED3E2C" w14:textId="77777777" w:rsidR="00E52A51" w:rsidRPr="0046384D" w:rsidRDefault="00E52A51" w:rsidP="00E52A51">
      <w:pPr>
        <w:pStyle w:val="NormalWeb"/>
        <w:spacing w:line="278" w:lineRule="atLeast"/>
        <w:jc w:val="both"/>
        <w:rPr>
          <w:ins w:id="427" w:author="Can Hong NGOC" w:date="2020-08-31T11:01:00Z"/>
          <w:color w:val="000000"/>
          <w:sz w:val="27"/>
          <w:szCs w:val="27"/>
          <w:lang w:val="de-DE"/>
        </w:rPr>
      </w:pPr>
      <w:ins w:id="428" w:author="Can Hong NGOC" w:date="2020-08-31T11:01:00Z">
        <w:r w:rsidRPr="0046384D">
          <w:rPr>
            <w:rFonts w:ascii="Arial" w:hAnsi="Arial" w:cs="Arial"/>
            <w:color w:val="000000"/>
            <w:sz w:val="20"/>
            <w:szCs w:val="20"/>
            <w:lang w:val="de-DE"/>
          </w:rPr>
          <w:t> </w:t>
        </w:r>
      </w:ins>
    </w:p>
    <w:p w14:paraId="587723F4" w14:textId="77777777" w:rsidR="00E52A51" w:rsidRPr="0046384D" w:rsidRDefault="00E52A51" w:rsidP="00E52A51">
      <w:pPr>
        <w:pStyle w:val="NormalWeb"/>
        <w:spacing w:line="186" w:lineRule="atLeast"/>
        <w:ind w:right="20"/>
        <w:jc w:val="both"/>
        <w:rPr>
          <w:ins w:id="429" w:author="Can Hong NGOC" w:date="2020-08-31T11:01:00Z"/>
          <w:color w:val="000000"/>
          <w:sz w:val="20"/>
          <w:szCs w:val="20"/>
          <w:lang w:val="de-DE"/>
        </w:rPr>
      </w:pPr>
      <w:ins w:id="430" w:author="Can Hong NGOC" w:date="2020-08-31T11:01:00Z">
        <w:r w:rsidRPr="0046384D">
          <w:rPr>
            <w:rFonts w:ascii="Arial" w:hAnsi="Arial" w:cs="Arial"/>
            <w:color w:val="000000"/>
            <w:sz w:val="20"/>
            <w:szCs w:val="20"/>
            <w:lang w:val="de-DE"/>
          </w:rPr>
          <w:t>Tất cả các giả định về giá cả và chi tiêu được nêu trong Biểu này dựa trên giả định rằng những điều sau đây do Khách hàng cung cấp trong bối cảnh của dự án và được đưa ra bởi chính quyền của mình hoặc bởi các nhà cung cấp bên thứ ba.</w:t>
        </w:r>
      </w:ins>
    </w:p>
    <w:p w14:paraId="6DAB3F26" w14:textId="77777777" w:rsidR="00E52A51" w:rsidRPr="0046384D" w:rsidRDefault="00E52A51" w:rsidP="00E52A51">
      <w:pPr>
        <w:pStyle w:val="NormalWeb"/>
        <w:spacing w:line="186" w:lineRule="atLeast"/>
        <w:ind w:right="20"/>
        <w:jc w:val="both"/>
        <w:rPr>
          <w:ins w:id="431" w:author="Can Hong NGOC" w:date="2020-08-31T11:01:00Z"/>
          <w:color w:val="000000"/>
          <w:sz w:val="20"/>
          <w:szCs w:val="20"/>
          <w:lang w:val="de-DE"/>
        </w:rPr>
      </w:pPr>
      <w:ins w:id="432" w:author="Can Hong NGOC" w:date="2020-08-31T11:01:00Z">
        <w:r w:rsidRPr="0046384D">
          <w:rPr>
            <w:rFonts w:ascii="Arial" w:hAnsi="Arial" w:cs="Arial"/>
            <w:color w:val="000000"/>
            <w:sz w:val="20"/>
            <w:szCs w:val="20"/>
            <w:lang w:val="de-DE"/>
          </w:rPr>
          <w:t> </w:t>
        </w:r>
      </w:ins>
    </w:p>
    <w:p w14:paraId="5DA28A24" w14:textId="77777777" w:rsidR="00E52A51" w:rsidRPr="0046384D" w:rsidRDefault="00E52A51" w:rsidP="00E52A51">
      <w:pPr>
        <w:pStyle w:val="NormalWeb"/>
        <w:spacing w:line="186" w:lineRule="atLeast"/>
        <w:ind w:right="20"/>
        <w:jc w:val="both"/>
        <w:rPr>
          <w:ins w:id="433" w:author="Can Hong NGOC" w:date="2020-08-31T11:01:00Z"/>
          <w:color w:val="000000"/>
          <w:sz w:val="20"/>
          <w:szCs w:val="20"/>
          <w:lang w:val="de-DE"/>
        </w:rPr>
      </w:pPr>
      <w:ins w:id="434" w:author="Can Hong NGOC" w:date="2020-08-31T11:01:00Z">
        <w:r w:rsidRPr="0046384D">
          <w:rPr>
            <w:rFonts w:ascii="Arial" w:hAnsi="Arial" w:cs="Arial"/>
            <w:color w:val="000000"/>
            <w:sz w:val="20"/>
            <w:szCs w:val="20"/>
            <w:lang w:val="de-DE"/>
          </w:rPr>
          <w:t> </w:t>
        </w:r>
      </w:ins>
    </w:p>
    <w:p w14:paraId="3F9A724D" w14:textId="77777777" w:rsidR="00E52A51" w:rsidRPr="0046384D" w:rsidRDefault="00E52A51" w:rsidP="00E52A51">
      <w:pPr>
        <w:pStyle w:val="NormalWeb"/>
        <w:spacing w:line="186" w:lineRule="atLeast"/>
        <w:ind w:right="20"/>
        <w:jc w:val="both"/>
        <w:rPr>
          <w:ins w:id="435" w:author="Can Hong NGOC" w:date="2020-08-31T11:01:00Z"/>
          <w:color w:val="000000"/>
          <w:sz w:val="20"/>
          <w:szCs w:val="20"/>
          <w:lang w:val="de-DE"/>
        </w:rPr>
      </w:pPr>
      <w:ins w:id="436" w:author="Can Hong NGOC" w:date="2020-08-31T11:01:00Z">
        <w:r w:rsidRPr="0046384D">
          <w:rPr>
            <w:rFonts w:ascii="Arial" w:hAnsi="Arial" w:cs="Arial"/>
            <w:b/>
            <w:bCs/>
            <w:color w:val="000000"/>
            <w:sz w:val="20"/>
            <w:szCs w:val="20"/>
            <w:lang w:val="de-DE"/>
          </w:rPr>
          <w:t>Những thuận lợi về mặt kĩ thuật</w:t>
        </w:r>
      </w:ins>
    </w:p>
    <w:p w14:paraId="231FCB0B" w14:textId="4922D972" w:rsidR="00E52A51" w:rsidRPr="0046384D" w:rsidRDefault="00E52A51" w:rsidP="00E52A51">
      <w:pPr>
        <w:pStyle w:val="NormalWeb"/>
        <w:spacing w:line="186" w:lineRule="atLeast"/>
        <w:ind w:left="720" w:right="20" w:hanging="720"/>
        <w:jc w:val="both"/>
        <w:rPr>
          <w:ins w:id="437" w:author="Can Hong NGOC" w:date="2020-08-31T11:01:00Z"/>
          <w:color w:val="000000"/>
          <w:sz w:val="20"/>
          <w:szCs w:val="20"/>
          <w:lang w:val="de-DE"/>
        </w:rPr>
      </w:pPr>
      <w:ins w:id="438" w:author="Can Hong NGOC" w:date="2020-08-31T11:01:00Z">
        <w:r w:rsidRPr="0046384D">
          <w:rPr>
            <w:rFonts w:ascii="Arial" w:hAnsi="Arial" w:cs="Arial"/>
            <w:color w:val="000000"/>
            <w:sz w:val="20"/>
            <w:szCs w:val="20"/>
            <w:lang w:val="de-DE"/>
          </w:rPr>
          <w:t>a) </w:t>
        </w:r>
      </w:ins>
      <w:ins w:id="439" w:author="Can Hong NGOC" w:date="2020-08-31T11:18:00Z">
        <w:r w:rsidR="007C5DA9" w:rsidRPr="0046384D">
          <w:rPr>
            <w:rFonts w:ascii="Arial" w:hAnsi="Arial" w:cs="Arial"/>
            <w:color w:val="000000"/>
            <w:sz w:val="20"/>
            <w:szCs w:val="20"/>
            <w:lang w:val="de-DE"/>
          </w:rPr>
          <w:tab/>
        </w:r>
      </w:ins>
      <w:ins w:id="440" w:author="Can Hong NGOC" w:date="2020-08-31T11:01:00Z">
        <w:r w:rsidRPr="0046384D">
          <w:rPr>
            <w:rFonts w:ascii="Arial" w:hAnsi="Arial" w:cs="Arial"/>
            <w:color w:val="000000"/>
            <w:sz w:val="20"/>
            <w:szCs w:val="20"/>
            <w:lang w:val="de-DE"/>
          </w:rPr>
          <w:t>Cung cấp toàn bộ phần cứng, hệ điều hành và phần mềm tiêu chuẩn, và cơ sở hạ tầng khác cần thiết cho hoạt động của giải pháp Khách hàng tổng thể.</w:t>
        </w:r>
        <w:r w:rsidRPr="0046384D">
          <w:rPr>
            <w:color w:val="000000"/>
            <w:sz w:val="14"/>
            <w:szCs w:val="14"/>
            <w:lang w:val="de-DE"/>
          </w:rPr>
          <w:t>                  </w:t>
        </w:r>
      </w:ins>
    </w:p>
    <w:p w14:paraId="15BD1B06" w14:textId="69395D6F" w:rsidR="00E52A51" w:rsidRPr="0046384D" w:rsidRDefault="00E52A51" w:rsidP="00E52A51">
      <w:pPr>
        <w:pStyle w:val="NormalWeb"/>
        <w:spacing w:line="186" w:lineRule="atLeast"/>
        <w:ind w:left="720" w:right="20" w:hanging="720"/>
        <w:jc w:val="both"/>
        <w:rPr>
          <w:ins w:id="441" w:author="Can Hong NGOC" w:date="2020-08-31T11:01:00Z"/>
          <w:color w:val="000000"/>
          <w:sz w:val="20"/>
          <w:szCs w:val="20"/>
          <w:lang w:val="de-DE"/>
        </w:rPr>
      </w:pPr>
      <w:ins w:id="442" w:author="Can Hong NGOC" w:date="2020-08-31T11:01:00Z">
        <w:r w:rsidRPr="0046384D">
          <w:rPr>
            <w:rFonts w:ascii="Arial" w:hAnsi="Arial" w:cs="Arial"/>
            <w:color w:val="000000"/>
            <w:sz w:val="20"/>
            <w:szCs w:val="20"/>
            <w:lang w:val="de-DE"/>
          </w:rPr>
          <w:t>b)</w:t>
        </w:r>
      </w:ins>
      <w:ins w:id="443" w:author="Can Hong NGOC" w:date="2020-08-31T11:18:00Z">
        <w:r w:rsidR="007C5DA9" w:rsidRPr="0046384D">
          <w:rPr>
            <w:rFonts w:ascii="Arial" w:hAnsi="Arial" w:cs="Arial"/>
            <w:color w:val="000000"/>
            <w:sz w:val="20"/>
            <w:szCs w:val="20"/>
            <w:lang w:val="de-DE"/>
          </w:rPr>
          <w:tab/>
        </w:r>
      </w:ins>
      <w:ins w:id="444" w:author="Can Hong NGOC" w:date="2020-08-31T11:01:00Z">
        <w:r w:rsidRPr="0046384D">
          <w:rPr>
            <w:rFonts w:ascii="Arial" w:hAnsi="Arial" w:cs="Arial"/>
            <w:color w:val="000000"/>
            <w:sz w:val="20"/>
            <w:szCs w:val="20"/>
            <w:lang w:val="de-DE"/>
          </w:rPr>
          <w:t>Ngoài Môi trường Sản xuất, Khách hàng sẽ sẵn sàng tạo ra một môi trường thử nghiệm để Công ty và các đối tác có thể làm việc.</w:t>
        </w:r>
        <w:r w:rsidRPr="0046384D">
          <w:rPr>
            <w:color w:val="000000"/>
            <w:sz w:val="14"/>
            <w:szCs w:val="14"/>
            <w:lang w:val="de-DE"/>
          </w:rPr>
          <w:t>                  </w:t>
        </w:r>
      </w:ins>
    </w:p>
    <w:p w14:paraId="12C2673C" w14:textId="73218D5F" w:rsidR="00E52A51" w:rsidRPr="0046384D" w:rsidRDefault="00E52A51" w:rsidP="00E52A51">
      <w:pPr>
        <w:pStyle w:val="NormalWeb"/>
        <w:spacing w:line="186" w:lineRule="atLeast"/>
        <w:ind w:left="720" w:right="20" w:hanging="720"/>
        <w:jc w:val="both"/>
        <w:rPr>
          <w:ins w:id="445" w:author="Can Hong NGOC" w:date="2020-08-31T11:01:00Z"/>
          <w:color w:val="000000"/>
          <w:sz w:val="20"/>
          <w:szCs w:val="20"/>
          <w:lang w:val="de-DE"/>
        </w:rPr>
      </w:pPr>
      <w:ins w:id="446" w:author="Can Hong NGOC" w:date="2020-08-31T11:01:00Z">
        <w:r w:rsidRPr="0046384D">
          <w:rPr>
            <w:rFonts w:ascii="Arial" w:hAnsi="Arial" w:cs="Arial"/>
            <w:color w:val="000000"/>
            <w:sz w:val="20"/>
            <w:szCs w:val="20"/>
            <w:lang w:val="de-DE"/>
          </w:rPr>
          <w:t>c) </w:t>
        </w:r>
      </w:ins>
      <w:ins w:id="447" w:author="Can Hong NGOC" w:date="2020-08-31T11:18:00Z">
        <w:r w:rsidR="007C5DA9" w:rsidRPr="0046384D">
          <w:rPr>
            <w:rFonts w:ascii="Arial" w:hAnsi="Arial" w:cs="Arial"/>
            <w:color w:val="000000"/>
            <w:sz w:val="20"/>
            <w:szCs w:val="20"/>
            <w:lang w:val="de-DE"/>
          </w:rPr>
          <w:tab/>
        </w:r>
      </w:ins>
      <w:ins w:id="448" w:author="Can Hong NGOC" w:date="2020-08-31T11:01:00Z">
        <w:r w:rsidRPr="0046384D">
          <w:rPr>
            <w:rFonts w:ascii="Arial" w:hAnsi="Arial" w:cs="Arial"/>
            <w:color w:val="000000"/>
            <w:sz w:val="20"/>
            <w:szCs w:val="20"/>
            <w:lang w:val="de-DE"/>
          </w:rPr>
          <w:t>Tất cả các giao diện với hệ thống của bên thứ ba sẽ được cung cấp bao gồm cả tài liệu.</w:t>
        </w:r>
        <w:r w:rsidRPr="0046384D">
          <w:rPr>
            <w:color w:val="000000"/>
            <w:sz w:val="14"/>
            <w:szCs w:val="14"/>
            <w:lang w:val="de-DE"/>
          </w:rPr>
          <w:t>                   </w:t>
        </w:r>
      </w:ins>
    </w:p>
    <w:p w14:paraId="46FF2929" w14:textId="58C26921" w:rsidR="00E52A51" w:rsidRPr="0046384D" w:rsidRDefault="00E52A51" w:rsidP="00E52A51">
      <w:pPr>
        <w:pStyle w:val="NormalWeb"/>
        <w:spacing w:line="186" w:lineRule="atLeast"/>
        <w:ind w:left="720" w:right="20" w:hanging="720"/>
        <w:jc w:val="both"/>
        <w:rPr>
          <w:ins w:id="449" w:author="Can Hong NGOC" w:date="2020-08-31T11:01:00Z"/>
          <w:color w:val="000000"/>
          <w:sz w:val="20"/>
          <w:szCs w:val="20"/>
          <w:lang w:val="de-DE"/>
        </w:rPr>
      </w:pPr>
      <w:ins w:id="450" w:author="Can Hong NGOC" w:date="2020-08-31T11:01:00Z">
        <w:r w:rsidRPr="0046384D">
          <w:rPr>
            <w:rFonts w:ascii="Arial" w:hAnsi="Arial" w:cs="Arial"/>
            <w:color w:val="000000"/>
            <w:sz w:val="20"/>
            <w:szCs w:val="20"/>
            <w:lang w:val="de-DE"/>
          </w:rPr>
          <w:t>d) </w:t>
        </w:r>
      </w:ins>
      <w:ins w:id="451" w:author="Can Hong NGOC" w:date="2020-08-31T11:18:00Z">
        <w:r w:rsidR="007C5DA9" w:rsidRPr="0046384D">
          <w:rPr>
            <w:rFonts w:ascii="Arial" w:hAnsi="Arial" w:cs="Arial"/>
            <w:color w:val="000000"/>
            <w:sz w:val="20"/>
            <w:szCs w:val="20"/>
            <w:lang w:val="de-DE"/>
          </w:rPr>
          <w:tab/>
        </w:r>
      </w:ins>
      <w:ins w:id="452" w:author="Can Hong NGOC" w:date="2020-08-31T11:01:00Z">
        <w:r w:rsidRPr="0046384D">
          <w:rPr>
            <w:rFonts w:ascii="Arial" w:hAnsi="Arial" w:cs="Arial"/>
            <w:color w:val="000000"/>
            <w:sz w:val="20"/>
            <w:szCs w:val="20"/>
            <w:lang w:val="de-DE"/>
          </w:rPr>
          <w:t>Nếu có thể, hãy phân phối và cung cấp dữ liệu có sẵn trên hệ thống của bên thứ ba để Khách hàng hoặc các nhà cung cấp bên thứ ba giao diện với Sản phẩm hệ thống.</w:t>
        </w:r>
        <w:r w:rsidRPr="0046384D">
          <w:rPr>
            <w:color w:val="000000"/>
            <w:sz w:val="14"/>
            <w:szCs w:val="14"/>
            <w:lang w:val="de-DE"/>
          </w:rPr>
          <w:t>                  </w:t>
        </w:r>
      </w:ins>
    </w:p>
    <w:p w14:paraId="45DAE4DC" w14:textId="3547EFDB" w:rsidR="00E52A51" w:rsidRPr="0046384D" w:rsidRDefault="00E52A51" w:rsidP="00E52A51">
      <w:pPr>
        <w:pStyle w:val="NormalWeb"/>
        <w:spacing w:line="186" w:lineRule="atLeast"/>
        <w:ind w:left="720" w:right="20" w:hanging="720"/>
        <w:jc w:val="both"/>
        <w:rPr>
          <w:ins w:id="453" w:author="Can Hong NGOC" w:date="2020-08-31T11:01:00Z"/>
          <w:color w:val="000000"/>
          <w:sz w:val="20"/>
          <w:szCs w:val="20"/>
          <w:lang w:val="de-DE"/>
        </w:rPr>
      </w:pPr>
      <w:ins w:id="454" w:author="Can Hong NGOC" w:date="2020-08-31T11:01:00Z">
        <w:r w:rsidRPr="0046384D">
          <w:rPr>
            <w:rFonts w:ascii="Arial" w:hAnsi="Arial" w:cs="Arial"/>
            <w:color w:val="000000"/>
            <w:sz w:val="20"/>
            <w:szCs w:val="20"/>
            <w:lang w:val="de-DE"/>
          </w:rPr>
          <w:t>e) </w:t>
        </w:r>
      </w:ins>
      <w:ins w:id="455" w:author="Can Hong NGOC" w:date="2020-08-31T11:18:00Z">
        <w:r w:rsidR="007C5DA9" w:rsidRPr="0046384D">
          <w:rPr>
            <w:rFonts w:ascii="Arial" w:hAnsi="Arial" w:cs="Arial"/>
            <w:color w:val="000000"/>
            <w:sz w:val="20"/>
            <w:szCs w:val="20"/>
            <w:lang w:val="de-DE"/>
          </w:rPr>
          <w:tab/>
        </w:r>
      </w:ins>
      <w:ins w:id="456" w:author="Can Hong NGOC" w:date="2020-08-31T11:01:00Z">
        <w:r w:rsidRPr="0046384D">
          <w:rPr>
            <w:rFonts w:ascii="Arial" w:hAnsi="Arial" w:cs="Arial"/>
            <w:color w:val="000000"/>
            <w:sz w:val="20"/>
            <w:szCs w:val="20"/>
            <w:lang w:val="de-DE"/>
          </w:rPr>
          <w:t>Sự điều chỉnh của các giao diện bởi các nhà cung cấp bên thứ ba (trong chừng mực cần thiết).</w:t>
        </w:r>
        <w:r w:rsidRPr="0046384D">
          <w:rPr>
            <w:color w:val="000000"/>
            <w:sz w:val="14"/>
            <w:szCs w:val="14"/>
            <w:lang w:val="de-DE"/>
          </w:rPr>
          <w:t>                  </w:t>
        </w:r>
      </w:ins>
    </w:p>
    <w:p w14:paraId="798A9307" w14:textId="23C9685F" w:rsidR="00E52A51" w:rsidRPr="0046384D" w:rsidRDefault="00E52A51" w:rsidP="00E52A51">
      <w:pPr>
        <w:pStyle w:val="NormalWeb"/>
        <w:spacing w:line="186" w:lineRule="atLeast"/>
        <w:ind w:left="720" w:right="20" w:hanging="720"/>
        <w:jc w:val="both"/>
        <w:rPr>
          <w:ins w:id="457" w:author="Can Hong NGOC" w:date="2020-08-31T11:01:00Z"/>
          <w:color w:val="000000"/>
          <w:sz w:val="20"/>
          <w:szCs w:val="20"/>
          <w:lang w:val="de-DE"/>
        </w:rPr>
      </w:pPr>
      <w:ins w:id="458" w:author="Can Hong NGOC" w:date="2020-08-31T11:01:00Z">
        <w:r w:rsidRPr="0046384D">
          <w:rPr>
            <w:rFonts w:ascii="Arial" w:hAnsi="Arial" w:cs="Arial"/>
            <w:color w:val="000000"/>
            <w:sz w:val="20"/>
            <w:szCs w:val="20"/>
            <w:lang w:val="de-DE"/>
          </w:rPr>
          <w:t>f) </w:t>
        </w:r>
      </w:ins>
      <w:ins w:id="459" w:author="Can Hong NGOC" w:date="2020-08-31T11:18:00Z">
        <w:r w:rsidR="007C5DA9" w:rsidRPr="0046384D">
          <w:rPr>
            <w:rFonts w:ascii="Arial" w:hAnsi="Arial" w:cs="Arial"/>
            <w:color w:val="000000"/>
            <w:sz w:val="20"/>
            <w:szCs w:val="20"/>
            <w:lang w:val="de-DE"/>
          </w:rPr>
          <w:tab/>
        </w:r>
      </w:ins>
      <w:ins w:id="460" w:author="Can Hong NGOC" w:date="2020-08-31T11:01:00Z">
        <w:r w:rsidRPr="0046384D">
          <w:rPr>
            <w:rFonts w:ascii="Arial" w:hAnsi="Arial" w:cs="Arial"/>
            <w:color w:val="000000"/>
            <w:sz w:val="20"/>
            <w:szCs w:val="20"/>
            <w:lang w:val="de-DE"/>
          </w:rPr>
          <w:t>Vận hành hệ thống.</w:t>
        </w:r>
        <w:r w:rsidRPr="0046384D">
          <w:rPr>
            <w:color w:val="000000"/>
            <w:sz w:val="14"/>
            <w:szCs w:val="14"/>
            <w:lang w:val="de-DE"/>
          </w:rPr>
          <w:t>                   </w:t>
        </w:r>
      </w:ins>
    </w:p>
    <w:p w14:paraId="54375BD8" w14:textId="00B5C6C1" w:rsidR="00E52A51" w:rsidRPr="0046384D" w:rsidRDefault="00E52A51" w:rsidP="00E52A51">
      <w:pPr>
        <w:pStyle w:val="NormalWeb"/>
        <w:spacing w:line="186" w:lineRule="atLeast"/>
        <w:ind w:left="720" w:right="20" w:hanging="720"/>
        <w:jc w:val="both"/>
        <w:rPr>
          <w:ins w:id="461" w:author="Can Hong NGOC" w:date="2020-08-31T11:01:00Z"/>
          <w:color w:val="000000"/>
          <w:sz w:val="20"/>
          <w:szCs w:val="20"/>
          <w:lang w:val="de-DE"/>
        </w:rPr>
      </w:pPr>
      <w:ins w:id="462" w:author="Can Hong NGOC" w:date="2020-08-31T11:01:00Z">
        <w:r w:rsidRPr="0046384D">
          <w:rPr>
            <w:rFonts w:ascii="Arial" w:hAnsi="Arial" w:cs="Arial"/>
            <w:color w:val="000000"/>
            <w:sz w:val="20"/>
            <w:szCs w:val="20"/>
            <w:lang w:val="de-DE"/>
          </w:rPr>
          <w:t>g) </w:t>
        </w:r>
      </w:ins>
      <w:ins w:id="463" w:author="Can Hong NGOC" w:date="2020-08-31T11:18:00Z">
        <w:r w:rsidR="007C5DA9" w:rsidRPr="0046384D">
          <w:rPr>
            <w:rFonts w:ascii="Arial" w:hAnsi="Arial" w:cs="Arial"/>
            <w:color w:val="000000"/>
            <w:sz w:val="20"/>
            <w:szCs w:val="20"/>
            <w:lang w:val="de-DE"/>
          </w:rPr>
          <w:tab/>
        </w:r>
      </w:ins>
      <w:ins w:id="464" w:author="Can Hong NGOC" w:date="2020-08-31T11:01:00Z">
        <w:r w:rsidRPr="0046384D">
          <w:rPr>
            <w:rFonts w:ascii="Arial" w:hAnsi="Arial" w:cs="Arial"/>
            <w:color w:val="000000"/>
            <w:sz w:val="20"/>
            <w:szCs w:val="20"/>
            <w:lang w:val="de-DE"/>
          </w:rPr>
          <w:t>Cài đặt hệ điều hành và phần mềm hệ thống khác.</w:t>
        </w:r>
        <w:r w:rsidRPr="0046384D">
          <w:rPr>
            <w:color w:val="000000"/>
            <w:sz w:val="14"/>
            <w:szCs w:val="14"/>
            <w:lang w:val="de-DE"/>
          </w:rPr>
          <w:t>                  </w:t>
        </w:r>
      </w:ins>
    </w:p>
    <w:p w14:paraId="6ACB4150" w14:textId="58967D1B" w:rsidR="00E52A51" w:rsidRPr="0046384D" w:rsidRDefault="00E52A51" w:rsidP="00E52A51">
      <w:pPr>
        <w:pStyle w:val="NormalWeb"/>
        <w:spacing w:after="200" w:line="186" w:lineRule="atLeast"/>
        <w:ind w:left="720" w:right="20" w:hanging="720"/>
        <w:jc w:val="both"/>
        <w:rPr>
          <w:ins w:id="465" w:author="Can Hong NGOC" w:date="2020-08-31T11:01:00Z"/>
          <w:color w:val="000000"/>
          <w:sz w:val="20"/>
          <w:szCs w:val="20"/>
          <w:lang w:val="de-DE"/>
        </w:rPr>
      </w:pPr>
      <w:ins w:id="466" w:author="Can Hong NGOC" w:date="2020-08-31T11:01:00Z">
        <w:r w:rsidRPr="0046384D">
          <w:rPr>
            <w:rFonts w:ascii="Arial" w:hAnsi="Arial" w:cs="Arial"/>
            <w:color w:val="000000"/>
            <w:sz w:val="20"/>
            <w:szCs w:val="20"/>
            <w:lang w:val="de-DE"/>
          </w:rPr>
          <w:t>h) </w:t>
        </w:r>
      </w:ins>
      <w:ins w:id="467" w:author="Can Hong NGOC" w:date="2020-08-31T11:18:00Z">
        <w:r w:rsidR="007C5DA9" w:rsidRPr="0046384D">
          <w:rPr>
            <w:rFonts w:ascii="Arial" w:hAnsi="Arial" w:cs="Arial"/>
            <w:color w:val="000000"/>
            <w:sz w:val="20"/>
            <w:szCs w:val="20"/>
            <w:lang w:val="de-DE"/>
          </w:rPr>
          <w:tab/>
        </w:r>
      </w:ins>
      <w:ins w:id="468" w:author="Can Hong NGOC" w:date="2020-08-31T11:01:00Z">
        <w:r w:rsidRPr="0046384D">
          <w:rPr>
            <w:rFonts w:ascii="Arial" w:hAnsi="Arial" w:cs="Arial"/>
            <w:color w:val="000000"/>
            <w:sz w:val="20"/>
            <w:szCs w:val="20"/>
            <w:lang w:val="de-DE"/>
          </w:rPr>
          <w:t>Cấu hình của phần cứng.</w:t>
        </w:r>
        <w:r w:rsidRPr="0046384D">
          <w:rPr>
            <w:color w:val="000000"/>
            <w:sz w:val="14"/>
            <w:szCs w:val="14"/>
            <w:lang w:val="de-DE"/>
          </w:rPr>
          <w:t>                  </w:t>
        </w:r>
      </w:ins>
    </w:p>
    <w:p w14:paraId="12957DB8" w14:textId="77777777" w:rsidR="00E52A51" w:rsidRPr="0046384D" w:rsidRDefault="00E52A51" w:rsidP="00E52A51">
      <w:pPr>
        <w:pStyle w:val="NormalWeb"/>
        <w:spacing w:line="186" w:lineRule="atLeast"/>
        <w:ind w:right="20"/>
        <w:jc w:val="both"/>
        <w:rPr>
          <w:ins w:id="469" w:author="Can Hong NGOC" w:date="2020-08-31T11:01:00Z"/>
          <w:color w:val="000000"/>
          <w:sz w:val="20"/>
          <w:szCs w:val="20"/>
          <w:lang w:val="de-DE"/>
        </w:rPr>
      </w:pPr>
      <w:ins w:id="470" w:author="Can Hong NGOC" w:date="2020-08-31T11:01:00Z">
        <w:r w:rsidRPr="0046384D">
          <w:rPr>
            <w:rFonts w:ascii="Arial" w:hAnsi="Arial" w:cs="Arial"/>
            <w:color w:val="000000"/>
            <w:sz w:val="20"/>
            <w:szCs w:val="20"/>
            <w:lang w:val="de-DE"/>
          </w:rPr>
          <w:t> </w:t>
        </w:r>
      </w:ins>
    </w:p>
    <w:p w14:paraId="0C04C5CD" w14:textId="77777777" w:rsidR="00E52A51" w:rsidRPr="0046384D" w:rsidRDefault="00E52A51" w:rsidP="00E52A51">
      <w:pPr>
        <w:pStyle w:val="NormalWeb"/>
        <w:spacing w:line="186" w:lineRule="atLeast"/>
        <w:ind w:right="20"/>
        <w:jc w:val="both"/>
        <w:rPr>
          <w:ins w:id="471" w:author="Can Hong NGOC" w:date="2020-08-31T11:01:00Z"/>
          <w:color w:val="000000"/>
          <w:sz w:val="20"/>
          <w:szCs w:val="20"/>
          <w:lang w:val="de-DE"/>
        </w:rPr>
      </w:pPr>
      <w:ins w:id="472" w:author="Can Hong NGOC" w:date="2020-08-31T11:01:00Z">
        <w:r w:rsidRPr="0046384D">
          <w:rPr>
            <w:rFonts w:ascii="Arial" w:hAnsi="Arial" w:cs="Arial"/>
            <w:b/>
            <w:bCs/>
            <w:color w:val="000000"/>
            <w:sz w:val="20"/>
            <w:szCs w:val="20"/>
            <w:lang w:val="de-DE"/>
          </w:rPr>
          <w:t>Điều khoản kinh doanh</w:t>
        </w:r>
      </w:ins>
    </w:p>
    <w:p w14:paraId="2E2507AA" w14:textId="204A47FC" w:rsidR="00E52A51" w:rsidRPr="0046384D" w:rsidRDefault="00E52A51" w:rsidP="00E52A51">
      <w:pPr>
        <w:pStyle w:val="NormalWeb"/>
        <w:spacing w:line="186" w:lineRule="atLeast"/>
        <w:ind w:left="720" w:right="20" w:hanging="720"/>
        <w:jc w:val="both"/>
        <w:rPr>
          <w:ins w:id="473" w:author="Can Hong NGOC" w:date="2020-08-31T11:01:00Z"/>
          <w:color w:val="000000"/>
          <w:sz w:val="20"/>
          <w:szCs w:val="20"/>
          <w:lang w:val="de-DE"/>
        </w:rPr>
      </w:pPr>
      <w:ins w:id="474" w:author="Can Hong NGOC" w:date="2020-08-31T11:01:00Z">
        <w:r w:rsidRPr="0046384D">
          <w:rPr>
            <w:rFonts w:ascii="Arial" w:hAnsi="Arial" w:cs="Arial"/>
            <w:color w:val="000000"/>
            <w:sz w:val="22"/>
            <w:szCs w:val="22"/>
            <w:lang w:val="de-DE"/>
          </w:rPr>
          <w:t>a) </w:t>
        </w:r>
      </w:ins>
      <w:ins w:id="475" w:author="Can Hong NGOC" w:date="2020-08-31T11:18:00Z">
        <w:r w:rsidR="007C5DA9" w:rsidRPr="0046384D">
          <w:rPr>
            <w:rFonts w:ascii="Arial" w:hAnsi="Arial" w:cs="Arial"/>
            <w:color w:val="000000"/>
            <w:sz w:val="22"/>
            <w:szCs w:val="22"/>
            <w:lang w:val="de-DE"/>
          </w:rPr>
          <w:tab/>
        </w:r>
      </w:ins>
      <w:ins w:id="476" w:author="Can Hong NGOC" w:date="2020-08-31T11:01:00Z">
        <w:r w:rsidRPr="0046384D">
          <w:rPr>
            <w:rFonts w:ascii="Arial" w:hAnsi="Arial" w:cs="Arial"/>
            <w:color w:val="000000"/>
            <w:sz w:val="20"/>
            <w:szCs w:val="20"/>
            <w:lang w:val="de-DE"/>
          </w:rPr>
          <w:t>Các khái niệm thử nghiệm, trường hợp thử nghiệm, dữ liệu thử nghiệm và các hoạt động thử nghiệm.</w:t>
        </w:r>
        <w:r w:rsidRPr="0046384D">
          <w:rPr>
            <w:color w:val="000000"/>
            <w:sz w:val="14"/>
            <w:szCs w:val="14"/>
            <w:lang w:val="de-DE"/>
          </w:rPr>
          <w:t>                  </w:t>
        </w:r>
      </w:ins>
    </w:p>
    <w:p w14:paraId="5DA3D574" w14:textId="5CB83EF3" w:rsidR="00E52A51" w:rsidRDefault="00E52A51" w:rsidP="00E52A51">
      <w:pPr>
        <w:pStyle w:val="NormalWeb"/>
        <w:spacing w:line="186" w:lineRule="atLeast"/>
        <w:ind w:left="720" w:right="20" w:hanging="720"/>
        <w:jc w:val="both"/>
        <w:rPr>
          <w:ins w:id="477" w:author="Can Hong NGOC" w:date="2020-08-31T11:01:00Z"/>
          <w:color w:val="000000"/>
          <w:sz w:val="20"/>
          <w:szCs w:val="20"/>
        </w:rPr>
      </w:pPr>
      <w:ins w:id="478" w:author="Can Hong NGOC" w:date="2020-08-31T11:01:00Z">
        <w:r>
          <w:rPr>
            <w:rFonts w:ascii="Arial" w:hAnsi="Arial" w:cs="Arial"/>
            <w:color w:val="000000"/>
            <w:sz w:val="22"/>
            <w:szCs w:val="22"/>
          </w:rPr>
          <w:t>b) </w:t>
        </w:r>
      </w:ins>
      <w:ins w:id="479" w:author="Can Hong NGOC" w:date="2020-08-31T11:18:00Z">
        <w:r w:rsidR="007C5DA9">
          <w:rPr>
            <w:rFonts w:ascii="Arial" w:hAnsi="Arial" w:cs="Arial"/>
            <w:color w:val="000000"/>
            <w:sz w:val="22"/>
            <w:szCs w:val="22"/>
          </w:rPr>
          <w:tab/>
        </w:r>
      </w:ins>
      <w:ins w:id="480" w:author="Can Hong NGOC" w:date="2020-08-31T11:01:00Z">
        <w:r>
          <w:rPr>
            <w:rFonts w:ascii="Arial" w:hAnsi="Arial" w:cs="Arial"/>
            <w:color w:val="000000"/>
            <w:sz w:val="20"/>
            <w:szCs w:val="20"/>
          </w:rPr>
          <w:t>Cung cấp người quản lý dự án nội bộ.</w:t>
        </w:r>
        <w:r>
          <w:rPr>
            <w:color w:val="000000"/>
            <w:sz w:val="14"/>
            <w:szCs w:val="14"/>
          </w:rPr>
          <w:t>                 </w:t>
        </w:r>
      </w:ins>
    </w:p>
    <w:p w14:paraId="7140B507" w14:textId="2353D728" w:rsidR="00E52A51" w:rsidRDefault="00E52A51" w:rsidP="00E52A51">
      <w:pPr>
        <w:pStyle w:val="NormalWeb"/>
        <w:spacing w:line="186" w:lineRule="atLeast"/>
        <w:ind w:left="720" w:right="20" w:hanging="720"/>
        <w:jc w:val="both"/>
        <w:rPr>
          <w:ins w:id="481" w:author="Can Hong NGOC" w:date="2020-08-31T11:01:00Z"/>
          <w:color w:val="000000"/>
          <w:sz w:val="20"/>
          <w:szCs w:val="20"/>
        </w:rPr>
      </w:pPr>
      <w:ins w:id="482" w:author="Can Hong NGOC" w:date="2020-08-31T11:01:00Z">
        <w:r>
          <w:rPr>
            <w:rFonts w:ascii="Arial" w:hAnsi="Arial" w:cs="Arial"/>
            <w:color w:val="000000"/>
            <w:sz w:val="22"/>
            <w:szCs w:val="22"/>
          </w:rPr>
          <w:t>c) </w:t>
        </w:r>
      </w:ins>
      <w:ins w:id="483" w:author="Can Hong NGOC" w:date="2020-08-31T11:18:00Z">
        <w:r w:rsidR="007C5DA9">
          <w:rPr>
            <w:rFonts w:ascii="Arial" w:hAnsi="Arial" w:cs="Arial"/>
            <w:color w:val="000000"/>
            <w:sz w:val="22"/>
            <w:szCs w:val="22"/>
          </w:rPr>
          <w:tab/>
        </w:r>
      </w:ins>
      <w:ins w:id="484" w:author="Can Hong NGOC" w:date="2020-08-31T11:01:00Z">
        <w:r>
          <w:rPr>
            <w:rFonts w:ascii="Arial" w:hAnsi="Arial" w:cs="Arial"/>
            <w:color w:val="000000"/>
            <w:sz w:val="20"/>
            <w:szCs w:val="20"/>
          </w:rPr>
          <w:t>Cung cấp liên hệ kỹ thuật và nghiệp vụ ngân hàng.</w:t>
        </w:r>
        <w:r>
          <w:rPr>
            <w:color w:val="000000"/>
            <w:sz w:val="14"/>
            <w:szCs w:val="14"/>
          </w:rPr>
          <w:t>                  </w:t>
        </w:r>
      </w:ins>
    </w:p>
    <w:p w14:paraId="5A6DD157" w14:textId="6271DC11" w:rsidR="00E52A51" w:rsidRDefault="00E52A51" w:rsidP="00E52A51">
      <w:pPr>
        <w:pStyle w:val="NormalWeb"/>
        <w:spacing w:line="186" w:lineRule="atLeast"/>
        <w:ind w:left="720" w:right="20" w:hanging="720"/>
        <w:jc w:val="both"/>
        <w:rPr>
          <w:ins w:id="485" w:author="Can Hong NGOC" w:date="2020-08-31T11:01:00Z"/>
          <w:color w:val="000000"/>
          <w:sz w:val="20"/>
          <w:szCs w:val="20"/>
        </w:rPr>
      </w:pPr>
      <w:ins w:id="486" w:author="Can Hong NGOC" w:date="2020-08-31T11:01:00Z">
        <w:r>
          <w:rPr>
            <w:rFonts w:ascii="Arial" w:hAnsi="Arial" w:cs="Arial"/>
            <w:color w:val="000000"/>
            <w:sz w:val="22"/>
            <w:szCs w:val="22"/>
          </w:rPr>
          <w:t>d) </w:t>
        </w:r>
      </w:ins>
      <w:ins w:id="487" w:author="Can Hong NGOC" w:date="2020-08-31T11:18:00Z">
        <w:r w:rsidR="007C5DA9">
          <w:rPr>
            <w:rFonts w:ascii="Arial" w:hAnsi="Arial" w:cs="Arial"/>
            <w:color w:val="000000"/>
            <w:sz w:val="22"/>
            <w:szCs w:val="22"/>
          </w:rPr>
          <w:tab/>
        </w:r>
      </w:ins>
      <w:ins w:id="488" w:author="Can Hong NGOC" w:date="2020-08-31T11:01:00Z">
        <w:r>
          <w:rPr>
            <w:rFonts w:ascii="Arial" w:hAnsi="Arial" w:cs="Arial"/>
            <w:color w:val="000000"/>
            <w:sz w:val="20"/>
            <w:szCs w:val="20"/>
          </w:rPr>
          <w:t>Mặt bằng cho nhóm dự án với trang thiết bị tương ứng và cung cấp các nguồn lực cần thiết.</w:t>
        </w:r>
        <w:r>
          <w:rPr>
            <w:color w:val="000000"/>
            <w:sz w:val="14"/>
            <w:szCs w:val="14"/>
          </w:rPr>
          <w:t>                 </w:t>
        </w:r>
      </w:ins>
    </w:p>
    <w:p w14:paraId="4204E3ED" w14:textId="45145D67" w:rsidR="00E52A51" w:rsidRDefault="00E52A51" w:rsidP="00E52A51">
      <w:pPr>
        <w:pStyle w:val="NormalWeb"/>
        <w:spacing w:line="186" w:lineRule="atLeast"/>
        <w:ind w:left="720" w:right="20" w:hanging="720"/>
        <w:jc w:val="both"/>
        <w:rPr>
          <w:ins w:id="489" w:author="Can Hong NGOC" w:date="2020-08-31T11:01:00Z"/>
          <w:color w:val="000000"/>
          <w:sz w:val="20"/>
          <w:szCs w:val="20"/>
        </w:rPr>
      </w:pPr>
      <w:ins w:id="490" w:author="Can Hong NGOC" w:date="2020-08-31T11:01:00Z">
        <w:r>
          <w:rPr>
            <w:rFonts w:ascii="Arial" w:hAnsi="Arial" w:cs="Arial"/>
            <w:color w:val="000000"/>
            <w:sz w:val="22"/>
            <w:szCs w:val="22"/>
          </w:rPr>
          <w:t>e) </w:t>
        </w:r>
      </w:ins>
      <w:ins w:id="491" w:author="Can Hong NGOC" w:date="2020-08-31T11:18:00Z">
        <w:r w:rsidR="007C5DA9">
          <w:rPr>
            <w:rFonts w:ascii="Arial" w:hAnsi="Arial" w:cs="Arial"/>
            <w:color w:val="000000"/>
            <w:sz w:val="22"/>
            <w:szCs w:val="22"/>
          </w:rPr>
          <w:tab/>
        </w:r>
      </w:ins>
      <w:ins w:id="492" w:author="Can Hong NGOC" w:date="2020-08-31T11:01:00Z">
        <w:r>
          <w:rPr>
            <w:rFonts w:ascii="Arial" w:hAnsi="Arial" w:cs="Arial"/>
            <w:color w:val="000000"/>
            <w:sz w:val="20"/>
            <w:szCs w:val="20"/>
          </w:rPr>
          <w:t>Chuẩn bị và tổ chức kinh doanh .</w:t>
        </w:r>
        <w:r>
          <w:rPr>
            <w:color w:val="000000"/>
            <w:sz w:val="14"/>
            <w:szCs w:val="14"/>
          </w:rPr>
          <w:t>                  </w:t>
        </w:r>
      </w:ins>
    </w:p>
    <w:p w14:paraId="50A8D576" w14:textId="39502178" w:rsidR="00E52A51" w:rsidRDefault="00E52A51" w:rsidP="00E52A51">
      <w:pPr>
        <w:pStyle w:val="NormalWeb"/>
        <w:spacing w:line="186" w:lineRule="atLeast"/>
        <w:ind w:left="720" w:right="20" w:hanging="720"/>
        <w:jc w:val="both"/>
        <w:rPr>
          <w:ins w:id="493" w:author="Can Hong NGOC" w:date="2020-08-31T11:01:00Z"/>
          <w:color w:val="000000"/>
          <w:sz w:val="20"/>
          <w:szCs w:val="20"/>
        </w:rPr>
      </w:pPr>
      <w:ins w:id="494" w:author="Can Hong NGOC" w:date="2020-08-31T11:01:00Z">
        <w:r>
          <w:rPr>
            <w:rFonts w:ascii="Arial" w:hAnsi="Arial" w:cs="Arial"/>
            <w:color w:val="000000"/>
            <w:sz w:val="22"/>
            <w:szCs w:val="22"/>
          </w:rPr>
          <w:t>f) </w:t>
        </w:r>
      </w:ins>
      <w:ins w:id="495" w:author="Can Hong NGOC" w:date="2020-08-31T11:18:00Z">
        <w:r w:rsidR="007C5DA9">
          <w:rPr>
            <w:rFonts w:ascii="Arial" w:hAnsi="Arial" w:cs="Arial"/>
            <w:color w:val="000000"/>
            <w:sz w:val="22"/>
            <w:szCs w:val="22"/>
          </w:rPr>
          <w:tab/>
        </w:r>
      </w:ins>
      <w:ins w:id="496" w:author="Can Hong NGOC" w:date="2020-08-31T11:01:00Z">
        <w:r>
          <w:rPr>
            <w:rFonts w:ascii="Arial" w:hAnsi="Arial" w:cs="Arial"/>
            <w:color w:val="000000"/>
            <w:sz w:val="20"/>
            <w:szCs w:val="20"/>
          </w:rPr>
          <w:t>Khái niệm ủy quyền và hiện thực hóa .</w:t>
        </w:r>
        <w:r>
          <w:rPr>
            <w:color w:val="000000"/>
            <w:sz w:val="14"/>
            <w:szCs w:val="14"/>
          </w:rPr>
          <w:t>                   </w:t>
        </w:r>
      </w:ins>
    </w:p>
    <w:p w14:paraId="7811EBF3" w14:textId="5220C565" w:rsidR="00E52A51" w:rsidRDefault="00E52A51" w:rsidP="00E52A51">
      <w:pPr>
        <w:pStyle w:val="NormalWeb"/>
        <w:spacing w:line="186" w:lineRule="atLeast"/>
        <w:ind w:left="720" w:right="20" w:hanging="720"/>
        <w:jc w:val="both"/>
        <w:rPr>
          <w:ins w:id="497" w:author="Can Hong NGOC" w:date="2020-08-31T11:01:00Z"/>
          <w:color w:val="000000"/>
          <w:sz w:val="20"/>
          <w:szCs w:val="20"/>
        </w:rPr>
      </w:pPr>
      <w:ins w:id="498" w:author="Can Hong NGOC" w:date="2020-08-31T11:01:00Z">
        <w:r>
          <w:rPr>
            <w:rFonts w:ascii="Arial" w:hAnsi="Arial" w:cs="Arial"/>
            <w:color w:val="000000"/>
            <w:sz w:val="22"/>
            <w:szCs w:val="22"/>
          </w:rPr>
          <w:t xml:space="preserve">g) </w:t>
        </w:r>
      </w:ins>
      <w:ins w:id="499" w:author="Can Hong NGOC" w:date="2020-08-31T11:19:00Z">
        <w:r w:rsidR="007C5DA9">
          <w:rPr>
            <w:rFonts w:ascii="Arial" w:hAnsi="Arial" w:cs="Arial"/>
            <w:color w:val="000000"/>
            <w:sz w:val="22"/>
            <w:szCs w:val="22"/>
          </w:rPr>
          <w:tab/>
        </w:r>
      </w:ins>
      <w:ins w:id="500" w:author="Can Hong NGOC" w:date="2020-08-31T11:01:00Z">
        <w:r>
          <w:rPr>
            <w:rFonts w:ascii="Arial" w:hAnsi="Arial" w:cs="Arial"/>
            <w:color w:val="000000"/>
            <w:sz w:val="22"/>
            <w:szCs w:val="22"/>
          </w:rPr>
          <w:t>Sự </w:t>
        </w:r>
        <w:r>
          <w:rPr>
            <w:rFonts w:ascii="Arial" w:hAnsi="Arial" w:cs="Arial"/>
            <w:color w:val="000000"/>
            <w:sz w:val="20"/>
            <w:szCs w:val="20"/>
          </w:rPr>
          <w:t>hợp tác của các bộ phận Khách hàng liên quan trong việc triển khai Sản phẩm Hệ thống.</w:t>
        </w:r>
        <w:r>
          <w:rPr>
            <w:color w:val="000000"/>
            <w:sz w:val="14"/>
            <w:szCs w:val="14"/>
          </w:rPr>
          <w:t>                  </w:t>
        </w:r>
      </w:ins>
    </w:p>
    <w:p w14:paraId="6295D28B" w14:textId="4E419480" w:rsidR="00E52A51" w:rsidRDefault="00E52A51" w:rsidP="00E52A51">
      <w:pPr>
        <w:pStyle w:val="NormalWeb"/>
        <w:spacing w:line="186" w:lineRule="atLeast"/>
        <w:ind w:left="720" w:right="20" w:hanging="720"/>
        <w:jc w:val="both"/>
        <w:rPr>
          <w:ins w:id="501" w:author="Can Hong NGOC" w:date="2020-08-31T11:01:00Z"/>
          <w:color w:val="000000"/>
          <w:sz w:val="20"/>
          <w:szCs w:val="20"/>
        </w:rPr>
      </w:pPr>
      <w:ins w:id="502" w:author="Can Hong NGOC" w:date="2020-08-31T11:01:00Z">
        <w:r>
          <w:rPr>
            <w:rFonts w:ascii="Arial" w:hAnsi="Arial" w:cs="Arial"/>
            <w:color w:val="000000"/>
            <w:sz w:val="22"/>
            <w:szCs w:val="22"/>
          </w:rPr>
          <w:t>h) </w:t>
        </w:r>
      </w:ins>
      <w:ins w:id="503" w:author="Can Hong NGOC" w:date="2020-08-31T11:19:00Z">
        <w:r w:rsidR="007C5DA9">
          <w:rPr>
            <w:rFonts w:ascii="Arial" w:hAnsi="Arial" w:cs="Arial"/>
            <w:color w:val="000000"/>
            <w:sz w:val="22"/>
            <w:szCs w:val="22"/>
          </w:rPr>
          <w:tab/>
        </w:r>
      </w:ins>
      <w:ins w:id="504" w:author="Can Hong NGOC" w:date="2020-08-31T11:01:00Z">
        <w:r>
          <w:rPr>
            <w:rFonts w:ascii="Arial" w:hAnsi="Arial" w:cs="Arial"/>
            <w:color w:val="000000"/>
            <w:sz w:val="20"/>
            <w:szCs w:val="20"/>
          </w:rPr>
          <w:t>Tham gia vào các khái niệm và hiện thực hóa di cư .</w:t>
        </w:r>
        <w:r>
          <w:rPr>
            <w:color w:val="000000"/>
            <w:sz w:val="14"/>
            <w:szCs w:val="14"/>
          </w:rPr>
          <w:t>                 </w:t>
        </w:r>
      </w:ins>
    </w:p>
    <w:p w14:paraId="28BB15B5" w14:textId="44EAC00D" w:rsidR="00E52A51" w:rsidRDefault="00E52A51" w:rsidP="00E52A51">
      <w:pPr>
        <w:pStyle w:val="NormalWeb"/>
        <w:spacing w:after="200" w:line="186" w:lineRule="atLeast"/>
        <w:ind w:left="720" w:right="20" w:hanging="720"/>
        <w:jc w:val="both"/>
        <w:rPr>
          <w:ins w:id="505" w:author="Can Hong NGOC" w:date="2020-08-31T11:01:00Z"/>
          <w:color w:val="000000"/>
          <w:sz w:val="20"/>
          <w:szCs w:val="20"/>
        </w:rPr>
      </w:pPr>
      <w:ins w:id="506" w:author="Can Hong NGOC" w:date="2020-08-31T11:01:00Z">
        <w:r>
          <w:rPr>
            <w:rFonts w:ascii="Arial" w:hAnsi="Arial" w:cs="Arial"/>
            <w:color w:val="000000"/>
            <w:sz w:val="22"/>
            <w:szCs w:val="22"/>
          </w:rPr>
          <w:t>i) </w:t>
        </w:r>
      </w:ins>
      <w:ins w:id="507" w:author="Can Hong NGOC" w:date="2020-08-31T11:19:00Z">
        <w:r w:rsidR="007C5DA9">
          <w:rPr>
            <w:rFonts w:ascii="Arial" w:hAnsi="Arial" w:cs="Arial"/>
            <w:color w:val="000000"/>
            <w:sz w:val="22"/>
            <w:szCs w:val="22"/>
          </w:rPr>
          <w:tab/>
        </w:r>
      </w:ins>
      <w:ins w:id="508" w:author="Can Hong NGOC" w:date="2020-08-31T11:01:00Z">
        <w:r>
          <w:rPr>
            <w:rFonts w:ascii="Arial" w:hAnsi="Arial" w:cs="Arial"/>
            <w:color w:val="000000"/>
            <w:sz w:val="20"/>
            <w:szCs w:val="20"/>
          </w:rPr>
          <w:t>Chuẩn bị và thực hiện Nghiệm thu.</w:t>
        </w:r>
        <w:r>
          <w:rPr>
            <w:color w:val="000000"/>
            <w:sz w:val="14"/>
            <w:szCs w:val="14"/>
          </w:rPr>
          <w:t>                   </w:t>
        </w:r>
      </w:ins>
    </w:p>
    <w:p w14:paraId="2C3C9A38" w14:textId="77777777" w:rsidR="00E52A51" w:rsidRDefault="00E52A51" w:rsidP="00E52A51">
      <w:pPr>
        <w:pStyle w:val="NormalWeb"/>
        <w:spacing w:line="186" w:lineRule="atLeast"/>
        <w:ind w:right="20"/>
        <w:jc w:val="both"/>
        <w:rPr>
          <w:ins w:id="509" w:author="Can Hong NGOC" w:date="2020-08-31T11:01:00Z"/>
          <w:color w:val="000000"/>
          <w:sz w:val="20"/>
          <w:szCs w:val="20"/>
        </w:rPr>
      </w:pPr>
      <w:ins w:id="510" w:author="Can Hong NGOC" w:date="2020-08-31T11:01:00Z">
        <w:r>
          <w:rPr>
            <w:rFonts w:ascii="Arial" w:hAnsi="Arial" w:cs="Arial"/>
            <w:color w:val="000000"/>
            <w:sz w:val="20"/>
            <w:szCs w:val="20"/>
          </w:rPr>
          <w:t> </w:t>
        </w:r>
      </w:ins>
    </w:p>
    <w:p w14:paraId="2BF52B8A" w14:textId="77777777" w:rsidR="00E52A51" w:rsidRDefault="00E52A51" w:rsidP="00E52A51">
      <w:pPr>
        <w:pStyle w:val="NormalWeb"/>
        <w:spacing w:line="186" w:lineRule="atLeast"/>
        <w:ind w:right="20"/>
        <w:jc w:val="both"/>
        <w:rPr>
          <w:ins w:id="511" w:author="Can Hong NGOC" w:date="2020-08-31T11:01:00Z"/>
          <w:color w:val="000000"/>
          <w:sz w:val="20"/>
          <w:szCs w:val="20"/>
        </w:rPr>
      </w:pPr>
      <w:ins w:id="512" w:author="Can Hong NGOC" w:date="2020-08-31T11:01:00Z">
        <w:r>
          <w:rPr>
            <w:rFonts w:ascii="Arial" w:hAnsi="Arial" w:cs="Arial"/>
            <w:b/>
            <w:bCs/>
            <w:color w:val="000000"/>
            <w:sz w:val="20"/>
            <w:szCs w:val="20"/>
          </w:rPr>
          <w:t>Phần mềm</w:t>
        </w:r>
      </w:ins>
    </w:p>
    <w:p w14:paraId="779414C3" w14:textId="77777777" w:rsidR="00E52A51" w:rsidRDefault="00E52A51" w:rsidP="00E52A51">
      <w:pPr>
        <w:pStyle w:val="NormalWeb"/>
        <w:rPr>
          <w:ins w:id="513" w:author="Can Hong NGOC" w:date="2020-08-31T11:19:00Z"/>
          <w:rFonts w:ascii="Arial" w:hAnsi="Arial" w:cs="Arial"/>
          <w:color w:val="000000"/>
          <w:sz w:val="20"/>
          <w:szCs w:val="20"/>
        </w:rPr>
      </w:pPr>
      <w:ins w:id="514" w:author="Can Hong NGOC" w:date="2020-08-31T11:01:00Z">
        <w:r>
          <w:rPr>
            <w:rFonts w:ascii="Arial" w:hAnsi="Arial" w:cs="Arial"/>
            <w:color w:val="000000"/>
            <w:sz w:val="20"/>
            <w:szCs w:val="20"/>
          </w:rPr>
          <w:t>Theo yêu cầu</w:t>
        </w:r>
      </w:ins>
    </w:p>
    <w:p w14:paraId="7CD68C7C" w14:textId="77777777" w:rsidR="007C5DA9" w:rsidRDefault="007C5DA9" w:rsidP="00E52A51">
      <w:pPr>
        <w:pStyle w:val="NormalWeb"/>
        <w:rPr>
          <w:ins w:id="515" w:author="Can Hong NGOC" w:date="2020-08-31T11:19:00Z"/>
          <w:rFonts w:ascii="Arial" w:hAnsi="Arial" w:cs="Arial"/>
          <w:color w:val="000000"/>
          <w:sz w:val="20"/>
          <w:szCs w:val="20"/>
        </w:rPr>
      </w:pPr>
    </w:p>
    <w:p w14:paraId="4DD8621D" w14:textId="77777777" w:rsidR="007C5DA9" w:rsidRDefault="007C5DA9" w:rsidP="00E52A51">
      <w:pPr>
        <w:pStyle w:val="NormalWeb"/>
        <w:rPr>
          <w:ins w:id="516" w:author="Can Hong NGOC" w:date="2020-08-31T11:19:00Z"/>
          <w:rFonts w:ascii="Arial" w:hAnsi="Arial" w:cs="Arial"/>
          <w:color w:val="000000"/>
          <w:sz w:val="20"/>
          <w:szCs w:val="20"/>
        </w:rPr>
      </w:pPr>
    </w:p>
    <w:p w14:paraId="0138D020" w14:textId="77777777" w:rsidR="007C5DA9" w:rsidRDefault="007C5DA9" w:rsidP="00E52A51">
      <w:pPr>
        <w:pStyle w:val="NormalWeb"/>
        <w:rPr>
          <w:ins w:id="517" w:author="Can Hong NGOC" w:date="2020-08-31T11:19:00Z"/>
          <w:rFonts w:ascii="Arial" w:hAnsi="Arial" w:cs="Arial"/>
          <w:color w:val="000000"/>
          <w:sz w:val="20"/>
          <w:szCs w:val="20"/>
        </w:rPr>
      </w:pPr>
    </w:p>
    <w:p w14:paraId="7B950A14" w14:textId="77777777" w:rsidR="007C5DA9" w:rsidRDefault="007C5DA9" w:rsidP="00E52A51">
      <w:pPr>
        <w:pStyle w:val="NormalWeb"/>
        <w:rPr>
          <w:ins w:id="518" w:author="Can Hong NGOC" w:date="2020-08-31T11:19:00Z"/>
          <w:rFonts w:ascii="Arial" w:hAnsi="Arial" w:cs="Arial"/>
          <w:color w:val="000000"/>
          <w:sz w:val="20"/>
          <w:szCs w:val="20"/>
        </w:rPr>
      </w:pPr>
    </w:p>
    <w:p w14:paraId="1FB092C9" w14:textId="77777777" w:rsidR="007C5DA9" w:rsidRDefault="007C5DA9" w:rsidP="00E52A51">
      <w:pPr>
        <w:pStyle w:val="NormalWeb"/>
        <w:rPr>
          <w:ins w:id="519" w:author="Can Hong NGOC" w:date="2020-08-31T11:19:00Z"/>
          <w:rFonts w:ascii="Arial" w:hAnsi="Arial" w:cs="Arial"/>
          <w:color w:val="000000"/>
          <w:sz w:val="20"/>
          <w:szCs w:val="20"/>
        </w:rPr>
      </w:pPr>
    </w:p>
    <w:p w14:paraId="53FBEF3A" w14:textId="77777777" w:rsidR="007C5DA9" w:rsidRDefault="007C5DA9" w:rsidP="00E52A51">
      <w:pPr>
        <w:pStyle w:val="NormalWeb"/>
        <w:rPr>
          <w:ins w:id="520" w:author="Can Hong NGOC" w:date="2020-08-31T11:19:00Z"/>
          <w:rFonts w:ascii="Arial" w:hAnsi="Arial" w:cs="Arial"/>
          <w:color w:val="000000"/>
          <w:sz w:val="20"/>
          <w:szCs w:val="20"/>
        </w:rPr>
      </w:pPr>
    </w:p>
    <w:p w14:paraId="0315657B" w14:textId="77777777" w:rsidR="007C5DA9" w:rsidRDefault="007C5DA9" w:rsidP="00E52A51">
      <w:pPr>
        <w:pStyle w:val="NormalWeb"/>
        <w:rPr>
          <w:ins w:id="521" w:author="Can Hong NGOC" w:date="2020-08-31T11:19:00Z"/>
          <w:rFonts w:ascii="Arial" w:hAnsi="Arial" w:cs="Arial"/>
          <w:color w:val="000000"/>
          <w:sz w:val="20"/>
          <w:szCs w:val="20"/>
        </w:rPr>
      </w:pPr>
    </w:p>
    <w:p w14:paraId="66E2D841" w14:textId="77777777" w:rsidR="007C5DA9" w:rsidRDefault="007C5DA9" w:rsidP="00E52A51">
      <w:pPr>
        <w:pStyle w:val="NormalWeb"/>
        <w:rPr>
          <w:ins w:id="522" w:author="Can Hong NGOC" w:date="2020-08-31T11:19:00Z"/>
          <w:rFonts w:ascii="Arial" w:hAnsi="Arial" w:cs="Arial"/>
          <w:color w:val="000000"/>
          <w:sz w:val="20"/>
          <w:szCs w:val="20"/>
        </w:rPr>
      </w:pPr>
    </w:p>
    <w:p w14:paraId="278F14C7" w14:textId="77777777" w:rsidR="007C5DA9" w:rsidRDefault="007C5DA9" w:rsidP="00E52A51">
      <w:pPr>
        <w:pStyle w:val="NormalWeb"/>
        <w:rPr>
          <w:ins w:id="523" w:author="Can Hong NGOC" w:date="2020-08-31T11:19:00Z"/>
          <w:rFonts w:ascii="Arial" w:hAnsi="Arial" w:cs="Arial"/>
          <w:color w:val="000000"/>
          <w:sz w:val="20"/>
          <w:szCs w:val="20"/>
        </w:rPr>
      </w:pPr>
    </w:p>
    <w:p w14:paraId="371CD4A2" w14:textId="77777777" w:rsidR="007C5DA9" w:rsidRDefault="007C5DA9" w:rsidP="00E52A51">
      <w:pPr>
        <w:pStyle w:val="NormalWeb"/>
        <w:rPr>
          <w:ins w:id="524" w:author="Can Hong NGOC" w:date="2020-08-31T11:19:00Z"/>
          <w:rFonts w:ascii="Arial" w:hAnsi="Arial" w:cs="Arial"/>
          <w:color w:val="000000"/>
          <w:sz w:val="20"/>
          <w:szCs w:val="20"/>
        </w:rPr>
      </w:pPr>
    </w:p>
    <w:p w14:paraId="6816297C" w14:textId="77777777" w:rsidR="007C5DA9" w:rsidRDefault="007C5DA9" w:rsidP="00E52A51">
      <w:pPr>
        <w:pStyle w:val="NormalWeb"/>
        <w:rPr>
          <w:ins w:id="525" w:author="Can Hong NGOC" w:date="2020-08-31T11:19:00Z"/>
          <w:rFonts w:ascii="Arial" w:hAnsi="Arial" w:cs="Arial"/>
          <w:color w:val="000000"/>
          <w:sz w:val="20"/>
          <w:szCs w:val="20"/>
        </w:rPr>
      </w:pPr>
    </w:p>
    <w:p w14:paraId="354263B2" w14:textId="77777777" w:rsidR="007C5DA9" w:rsidRDefault="007C5DA9" w:rsidP="00E52A51">
      <w:pPr>
        <w:pStyle w:val="NormalWeb"/>
        <w:rPr>
          <w:ins w:id="526" w:author="Can Hong NGOC" w:date="2020-08-31T11:19:00Z"/>
          <w:rFonts w:ascii="Arial" w:hAnsi="Arial" w:cs="Arial"/>
          <w:color w:val="000000"/>
          <w:sz w:val="20"/>
          <w:szCs w:val="20"/>
        </w:rPr>
      </w:pPr>
    </w:p>
    <w:p w14:paraId="4EF781D9" w14:textId="77777777" w:rsidR="007C5DA9" w:rsidRDefault="007C5DA9" w:rsidP="00E52A51">
      <w:pPr>
        <w:pStyle w:val="NormalWeb"/>
        <w:rPr>
          <w:ins w:id="527" w:author="Can Hong NGOC" w:date="2020-08-31T11:19:00Z"/>
          <w:rFonts w:ascii="Arial" w:hAnsi="Arial" w:cs="Arial"/>
          <w:color w:val="000000"/>
          <w:sz w:val="20"/>
          <w:szCs w:val="20"/>
        </w:rPr>
      </w:pPr>
    </w:p>
    <w:p w14:paraId="083D480A" w14:textId="77777777" w:rsidR="007C5DA9" w:rsidRDefault="007C5DA9" w:rsidP="00E52A51">
      <w:pPr>
        <w:pStyle w:val="NormalWeb"/>
        <w:rPr>
          <w:ins w:id="528" w:author="Can Hong NGOC" w:date="2020-08-31T11:19:00Z"/>
          <w:rFonts w:ascii="Arial" w:hAnsi="Arial" w:cs="Arial"/>
          <w:color w:val="000000"/>
          <w:sz w:val="20"/>
          <w:szCs w:val="20"/>
        </w:rPr>
      </w:pPr>
    </w:p>
    <w:p w14:paraId="320151D2" w14:textId="77777777" w:rsidR="007C5DA9" w:rsidRDefault="007C5DA9" w:rsidP="00E52A51">
      <w:pPr>
        <w:pStyle w:val="NormalWeb"/>
        <w:rPr>
          <w:ins w:id="529" w:author="Can Hong NGOC" w:date="2020-08-31T11:19:00Z"/>
          <w:rFonts w:ascii="Arial" w:hAnsi="Arial" w:cs="Arial"/>
          <w:color w:val="000000"/>
          <w:sz w:val="20"/>
          <w:szCs w:val="20"/>
        </w:rPr>
      </w:pPr>
    </w:p>
    <w:p w14:paraId="77ACA2E1" w14:textId="77777777" w:rsidR="007C5DA9" w:rsidRDefault="007C5DA9" w:rsidP="00E52A51">
      <w:pPr>
        <w:pStyle w:val="NormalWeb"/>
        <w:rPr>
          <w:ins w:id="530" w:author="Can Hong NGOC" w:date="2020-08-31T11:19:00Z"/>
          <w:rFonts w:ascii="Arial" w:hAnsi="Arial" w:cs="Arial"/>
          <w:color w:val="000000"/>
          <w:sz w:val="20"/>
          <w:szCs w:val="20"/>
        </w:rPr>
      </w:pPr>
    </w:p>
    <w:p w14:paraId="34F1776B" w14:textId="77777777" w:rsidR="007C5DA9" w:rsidRDefault="007C5DA9" w:rsidP="00E52A51">
      <w:pPr>
        <w:pStyle w:val="NormalWeb"/>
        <w:rPr>
          <w:ins w:id="531" w:author="Can Hong NGOC" w:date="2020-08-31T11:19:00Z"/>
          <w:rFonts w:ascii="Arial" w:hAnsi="Arial" w:cs="Arial"/>
          <w:color w:val="000000"/>
          <w:sz w:val="20"/>
          <w:szCs w:val="20"/>
        </w:rPr>
      </w:pPr>
    </w:p>
    <w:p w14:paraId="2E7F0A15" w14:textId="77777777" w:rsidR="007C5DA9" w:rsidRDefault="007C5DA9" w:rsidP="00E52A51">
      <w:pPr>
        <w:pStyle w:val="NormalWeb"/>
        <w:rPr>
          <w:ins w:id="532" w:author="Can Hong NGOC" w:date="2020-08-31T11:19:00Z"/>
          <w:rFonts w:ascii="Arial" w:hAnsi="Arial" w:cs="Arial"/>
          <w:color w:val="000000"/>
          <w:sz w:val="20"/>
          <w:szCs w:val="20"/>
        </w:rPr>
      </w:pPr>
    </w:p>
    <w:p w14:paraId="5AB282AC" w14:textId="77777777" w:rsidR="007C5DA9" w:rsidRDefault="007C5DA9" w:rsidP="00E52A51">
      <w:pPr>
        <w:pStyle w:val="NormalWeb"/>
        <w:rPr>
          <w:ins w:id="533" w:author="Can Hong NGOC" w:date="2020-08-31T11:19:00Z"/>
          <w:rFonts w:ascii="Arial" w:hAnsi="Arial" w:cs="Arial"/>
          <w:color w:val="000000"/>
          <w:sz w:val="20"/>
          <w:szCs w:val="20"/>
        </w:rPr>
      </w:pPr>
    </w:p>
    <w:p w14:paraId="0D4BDF6C" w14:textId="77777777" w:rsidR="007C5DA9" w:rsidRDefault="007C5DA9" w:rsidP="00E52A51">
      <w:pPr>
        <w:pStyle w:val="NormalWeb"/>
        <w:rPr>
          <w:ins w:id="534" w:author="Can Hong NGOC" w:date="2020-08-31T11:19:00Z"/>
          <w:rFonts w:ascii="Arial" w:hAnsi="Arial" w:cs="Arial"/>
          <w:color w:val="000000"/>
          <w:sz w:val="20"/>
          <w:szCs w:val="20"/>
        </w:rPr>
      </w:pPr>
    </w:p>
    <w:p w14:paraId="32C6EB08" w14:textId="77777777" w:rsidR="007C5DA9" w:rsidRDefault="007C5DA9" w:rsidP="00E52A51">
      <w:pPr>
        <w:pStyle w:val="NormalWeb"/>
        <w:rPr>
          <w:ins w:id="535" w:author="Can Hong NGOC" w:date="2020-08-31T11:19:00Z"/>
          <w:rFonts w:ascii="Arial" w:hAnsi="Arial" w:cs="Arial"/>
          <w:color w:val="000000"/>
          <w:sz w:val="20"/>
          <w:szCs w:val="20"/>
        </w:rPr>
      </w:pPr>
    </w:p>
    <w:p w14:paraId="14335F9C" w14:textId="77777777" w:rsidR="007C5DA9" w:rsidRDefault="007C5DA9" w:rsidP="00E52A51">
      <w:pPr>
        <w:pStyle w:val="NormalWeb"/>
        <w:rPr>
          <w:ins w:id="536" w:author="Can Hong NGOC" w:date="2020-08-31T11:19:00Z"/>
          <w:rFonts w:ascii="Arial" w:hAnsi="Arial" w:cs="Arial"/>
          <w:color w:val="000000"/>
          <w:sz w:val="20"/>
          <w:szCs w:val="20"/>
        </w:rPr>
      </w:pPr>
    </w:p>
    <w:p w14:paraId="72A2F657" w14:textId="6B391BE6" w:rsidR="00C70D8B" w:rsidRPr="00B103EE" w:rsidDel="00E52A51" w:rsidRDefault="00C70D8B" w:rsidP="00E61E86">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del w:id="537" w:author="Can Hong NGOC" w:date="2020-08-31T11:01:00Z"/>
          <w:szCs w:val="24"/>
          <w:lang w:val="en-US" w:eastAsia="en-IN"/>
        </w:rPr>
      </w:pPr>
      <w:del w:id="538" w:author="Can Hong NGOC" w:date="2020-08-31T11:01:00Z">
        <w:r w:rsidRPr="00424C9D" w:rsidDel="00E52A51">
          <w:rPr>
            <w:rFonts w:ascii="Arial" w:hAnsi="Arial" w:cs="Arial"/>
            <w:bCs/>
            <w:sz w:val="20"/>
            <w:lang w:val="en-US"/>
          </w:rPr>
          <w:lastRenderedPageBreak/>
          <w:delText>SCHEDULE – PART 1</w:delText>
        </w:r>
      </w:del>
    </w:p>
    <w:p w14:paraId="70D1663B" w14:textId="08F024BE" w:rsidR="00C70D8B" w:rsidRPr="007B665E" w:rsidDel="00E52A51" w:rsidRDefault="00C70D8B">
      <w:pPr>
        <w:spacing w:line="232" w:lineRule="exact"/>
        <w:rPr>
          <w:del w:id="539" w:author="Can Hong NGOC" w:date="2020-08-31T11:01:00Z"/>
          <w:sz w:val="24"/>
          <w:szCs w:val="24"/>
          <w:lang w:val="en-US"/>
        </w:rPr>
      </w:pPr>
    </w:p>
    <w:p w14:paraId="7692F183" w14:textId="429A6AB4" w:rsidR="00C70D8B" w:rsidRPr="000C2BEA" w:rsidDel="00E52A51" w:rsidRDefault="00C70D8B">
      <w:pPr>
        <w:spacing w:line="237" w:lineRule="auto"/>
        <w:jc w:val="both"/>
        <w:rPr>
          <w:del w:id="540" w:author="Can Hong NGOC" w:date="2020-08-31T11:01:00Z"/>
          <w:rFonts w:ascii="Arial" w:hAnsi="Arial" w:cs="Arial"/>
          <w:lang w:val="en-US"/>
        </w:rPr>
      </w:pPr>
      <w:del w:id="541" w:author="Can Hong NGOC" w:date="2020-08-31T11:01:00Z">
        <w:r w:rsidRPr="000C2BEA" w:rsidDel="00E52A51">
          <w:rPr>
            <w:rFonts w:ascii="Arial" w:hAnsi="Arial" w:cs="Arial"/>
            <w:b/>
            <w:bCs/>
            <w:lang w:val="en-US"/>
          </w:rPr>
          <w:delText>TIME &amp; MATERIAL SERVICES</w:delText>
        </w:r>
      </w:del>
    </w:p>
    <w:p w14:paraId="7E481A09" w14:textId="38FC5B3A" w:rsidR="00C70D8B" w:rsidRPr="000C2BEA" w:rsidDel="00E52A51" w:rsidRDefault="00C70D8B">
      <w:pPr>
        <w:spacing w:line="4" w:lineRule="exact"/>
        <w:jc w:val="both"/>
        <w:rPr>
          <w:del w:id="542" w:author="Can Hong NGOC" w:date="2020-08-31T11:01:00Z"/>
          <w:rFonts w:ascii="Arial" w:hAnsi="Arial" w:cs="Arial"/>
          <w:lang w:val="en-US"/>
        </w:rPr>
      </w:pPr>
    </w:p>
    <w:p w14:paraId="2F1BB764" w14:textId="12E61E74" w:rsidR="00CB33AE" w:rsidRPr="00B103EE" w:rsidDel="00E52A51" w:rsidRDefault="009340B6">
      <w:pPr>
        <w:spacing w:line="237" w:lineRule="auto"/>
        <w:jc w:val="both"/>
        <w:rPr>
          <w:del w:id="543" w:author="Can Hong NGOC" w:date="2020-08-31T11:01:00Z"/>
          <w:rFonts w:ascii="Arial" w:hAnsi="Arial" w:cs="Arial"/>
          <w:lang w:val="en-US"/>
        </w:rPr>
      </w:pPr>
      <w:del w:id="544" w:author="Can Hong NGOC" w:date="2020-08-31T11:01:00Z">
        <w:r w:rsidRPr="00424C9D" w:rsidDel="00E52A51">
          <w:rPr>
            <w:rFonts w:ascii="Arial" w:hAnsi="Arial" w:cs="Arial"/>
            <w:lang w:val="en-US"/>
          </w:rPr>
          <w:delText>Not applicable</w:delText>
        </w:r>
      </w:del>
    </w:p>
    <w:p w14:paraId="5557555D" w14:textId="212B0DFA" w:rsidR="00C70D8B" w:rsidRPr="000C2BEA" w:rsidDel="00E52A51" w:rsidRDefault="00C70D8B">
      <w:pPr>
        <w:spacing w:line="200" w:lineRule="exact"/>
        <w:jc w:val="both"/>
        <w:rPr>
          <w:del w:id="545" w:author="Can Hong NGOC" w:date="2020-08-31T11:01:00Z"/>
          <w:rFonts w:ascii="Arial" w:hAnsi="Arial" w:cs="Arial"/>
          <w:lang w:val="en-US"/>
        </w:rPr>
      </w:pPr>
    </w:p>
    <w:p w14:paraId="1272A90E" w14:textId="0BC3EE64" w:rsidR="00C70D8B" w:rsidRPr="000C2BEA" w:rsidDel="00E52A51" w:rsidRDefault="00C70D8B">
      <w:pPr>
        <w:spacing w:line="257" w:lineRule="exact"/>
        <w:jc w:val="both"/>
        <w:rPr>
          <w:del w:id="546" w:author="Can Hong NGOC" w:date="2020-08-31T11:01:00Z"/>
          <w:rFonts w:ascii="Arial" w:hAnsi="Arial" w:cs="Arial"/>
          <w:lang w:val="en-US"/>
        </w:rPr>
      </w:pPr>
    </w:p>
    <w:p w14:paraId="53CC3083" w14:textId="03DA575E" w:rsidR="00C70D8B" w:rsidRPr="000C2BEA" w:rsidDel="00E52A51" w:rsidRDefault="00C70D8B">
      <w:pPr>
        <w:spacing w:line="237" w:lineRule="auto"/>
        <w:jc w:val="both"/>
        <w:rPr>
          <w:del w:id="547" w:author="Can Hong NGOC" w:date="2020-08-31T11:01:00Z"/>
          <w:rFonts w:ascii="Arial" w:hAnsi="Arial" w:cs="Arial"/>
          <w:lang w:val="en-US"/>
        </w:rPr>
      </w:pPr>
      <w:del w:id="548" w:author="Can Hong NGOC" w:date="2020-08-31T11:01:00Z">
        <w:r w:rsidRPr="000C2BEA" w:rsidDel="00E52A51">
          <w:rPr>
            <w:rFonts w:ascii="Arial" w:hAnsi="Arial" w:cs="Arial"/>
            <w:b/>
            <w:bCs/>
            <w:lang w:val="en-US"/>
          </w:rPr>
          <w:delText>SCHEDULE – PART 2</w:delText>
        </w:r>
      </w:del>
    </w:p>
    <w:p w14:paraId="5B6DF4CB" w14:textId="6A566A2B" w:rsidR="00C70D8B" w:rsidRPr="000C2BEA" w:rsidDel="00E52A51" w:rsidRDefault="00C70D8B">
      <w:pPr>
        <w:spacing w:line="232" w:lineRule="exact"/>
        <w:jc w:val="both"/>
        <w:rPr>
          <w:del w:id="549" w:author="Can Hong NGOC" w:date="2020-08-31T11:01:00Z"/>
          <w:rFonts w:ascii="Arial" w:hAnsi="Arial" w:cs="Arial"/>
          <w:lang w:val="en-US"/>
        </w:rPr>
      </w:pPr>
    </w:p>
    <w:p w14:paraId="2454FC78" w14:textId="2FAE4A69" w:rsidR="00C70D8B" w:rsidRPr="000C2BEA" w:rsidDel="00E52A51" w:rsidRDefault="00C70D8B">
      <w:pPr>
        <w:spacing w:line="237" w:lineRule="auto"/>
        <w:jc w:val="both"/>
        <w:rPr>
          <w:del w:id="550" w:author="Can Hong NGOC" w:date="2020-08-31T11:01:00Z"/>
          <w:rFonts w:ascii="Arial" w:hAnsi="Arial" w:cs="Arial"/>
          <w:lang w:val="en-US"/>
        </w:rPr>
      </w:pPr>
      <w:del w:id="551" w:author="Can Hong NGOC" w:date="2020-08-31T11:01:00Z">
        <w:r w:rsidRPr="000C2BEA" w:rsidDel="00E52A51">
          <w:rPr>
            <w:rFonts w:ascii="Arial" w:hAnsi="Arial" w:cs="Arial"/>
            <w:b/>
            <w:bCs/>
            <w:lang w:val="en-US"/>
          </w:rPr>
          <w:delText>FIXED-PRICE SERVICES</w:delText>
        </w:r>
      </w:del>
    </w:p>
    <w:p w14:paraId="6B665092" w14:textId="4C6961BB" w:rsidR="00176739" w:rsidRPr="000C2BEA" w:rsidDel="00E52A51" w:rsidRDefault="00176739">
      <w:pPr>
        <w:spacing w:line="4" w:lineRule="exact"/>
        <w:jc w:val="both"/>
        <w:rPr>
          <w:del w:id="552" w:author="Can Hong NGOC" w:date="2020-08-31T11:01:00Z"/>
          <w:rFonts w:ascii="Arial" w:hAnsi="Arial" w:cs="Arial"/>
          <w:lang w:val="en-US"/>
        </w:rPr>
      </w:pPr>
    </w:p>
    <w:p w14:paraId="4F2DEE18" w14:textId="01D716A2" w:rsidR="00176739" w:rsidRPr="000C2BEA" w:rsidDel="00E52A51" w:rsidRDefault="00176739">
      <w:pPr>
        <w:spacing w:line="4" w:lineRule="exact"/>
        <w:jc w:val="both"/>
        <w:rPr>
          <w:del w:id="553" w:author="Can Hong NGOC" w:date="2020-08-31T11:01:00Z"/>
          <w:rFonts w:ascii="Arial" w:hAnsi="Arial" w:cs="Arial"/>
          <w:lang w:val="en-US"/>
        </w:rPr>
      </w:pPr>
    </w:p>
    <w:p w14:paraId="3013EEB4" w14:textId="344504A0" w:rsidR="00176739" w:rsidRPr="009606FF" w:rsidDel="00E52A51" w:rsidRDefault="00176739">
      <w:pPr>
        <w:spacing w:line="237" w:lineRule="auto"/>
        <w:jc w:val="both"/>
        <w:rPr>
          <w:del w:id="554" w:author="Can Hong NGOC" w:date="2020-08-31T11:01:00Z"/>
          <w:rFonts w:ascii="Arial" w:hAnsi="Arial" w:cs="Arial"/>
          <w:lang w:val="en-US"/>
        </w:rPr>
      </w:pPr>
      <w:del w:id="555" w:author="Can Hong NGOC" w:date="2020-08-31T11:01:00Z">
        <w:r w:rsidRPr="000C2BEA" w:rsidDel="00E52A51">
          <w:rPr>
            <w:rFonts w:ascii="Arial" w:hAnsi="Arial" w:cs="Arial"/>
            <w:lang w:val="en-US"/>
          </w:rPr>
          <w:delText>The following fixed-price Services have been identified and will be provided</w:delText>
        </w:r>
        <w:r w:rsidR="002134A2" w:rsidDel="00E52A51">
          <w:rPr>
            <w:rFonts w:ascii="Arial" w:hAnsi="Arial" w:cs="Arial"/>
            <w:lang w:val="en-US"/>
          </w:rPr>
          <w:delText xml:space="preserve"> by the Contractor</w:delText>
        </w:r>
        <w:r w:rsidRPr="000C2BEA" w:rsidDel="00E52A51">
          <w:rPr>
            <w:rFonts w:ascii="Arial" w:hAnsi="Arial" w:cs="Arial"/>
            <w:lang w:val="en-US"/>
          </w:rPr>
          <w:delText xml:space="preserve"> in accordance with the </w:delText>
        </w:r>
        <w:r w:rsidRPr="009606FF" w:rsidDel="00E52A51">
          <w:rPr>
            <w:rFonts w:ascii="Arial" w:hAnsi="Arial" w:cs="Arial"/>
            <w:lang w:val="en-US"/>
          </w:rPr>
          <w:delText>Statement of Work</w:delText>
        </w:r>
        <w:r w:rsidR="002134A2" w:rsidDel="00E52A51">
          <w:rPr>
            <w:rFonts w:ascii="Arial" w:hAnsi="Arial" w:cs="Arial"/>
            <w:lang w:val="en-US"/>
          </w:rPr>
          <w:delText xml:space="preserve"> or Scope of Work</w:delText>
        </w:r>
        <w:r w:rsidRPr="009606FF" w:rsidDel="00E52A51">
          <w:rPr>
            <w:rFonts w:ascii="Arial" w:hAnsi="Arial" w:cs="Arial"/>
            <w:lang w:val="en-US"/>
          </w:rPr>
          <w:delText xml:space="preserve"> provided</w:delText>
        </w:r>
        <w:r w:rsidR="002134A2" w:rsidDel="00E52A51">
          <w:rPr>
            <w:rFonts w:ascii="Arial" w:hAnsi="Arial" w:cs="Arial"/>
            <w:lang w:val="en-US"/>
          </w:rPr>
          <w:delText xml:space="preserve"> or to be provided</w:delText>
        </w:r>
        <w:r w:rsidRPr="009606FF" w:rsidDel="00E52A51">
          <w:rPr>
            <w:rFonts w:ascii="Arial" w:hAnsi="Arial" w:cs="Arial"/>
            <w:lang w:val="en-US"/>
          </w:rPr>
          <w:delText xml:space="preserve"> by </w:delText>
        </w:r>
        <w:r w:rsidR="00536A29" w:rsidRPr="009606FF" w:rsidDel="00E52A51">
          <w:rPr>
            <w:rFonts w:ascii="Arial" w:hAnsi="Arial" w:cs="Arial"/>
            <w:lang w:val="en-US"/>
          </w:rPr>
          <w:delText>Finastra</w:delText>
        </w:r>
        <w:r w:rsidRPr="009606FF" w:rsidDel="00E52A51">
          <w:rPr>
            <w:rFonts w:ascii="Arial" w:hAnsi="Arial" w:cs="Arial"/>
            <w:lang w:val="en-US"/>
          </w:rPr>
          <w:delText>:</w:delText>
        </w:r>
      </w:del>
    </w:p>
    <w:p w14:paraId="07B93D05" w14:textId="56CF36CE" w:rsidR="00176739" w:rsidRPr="009606FF" w:rsidDel="00E52A51" w:rsidRDefault="00176739">
      <w:pPr>
        <w:spacing w:line="237" w:lineRule="auto"/>
        <w:jc w:val="both"/>
        <w:rPr>
          <w:del w:id="556" w:author="Can Hong NGOC" w:date="2020-08-31T11:01:00Z"/>
          <w:rFonts w:ascii="Arial" w:hAnsi="Arial" w:cs="Arial"/>
          <w:lang w:val="en-US"/>
        </w:rPr>
      </w:pPr>
    </w:p>
    <w:p w14:paraId="6866A32F" w14:textId="038BB369" w:rsidR="000045FF" w:rsidDel="00E52A51" w:rsidRDefault="00ED6567">
      <w:pPr>
        <w:spacing w:line="237" w:lineRule="auto"/>
        <w:jc w:val="both"/>
        <w:rPr>
          <w:del w:id="557" w:author="Can Hong NGOC" w:date="2020-08-31T11:01:00Z"/>
          <w:rFonts w:ascii="Arial" w:hAnsi="Arial" w:cs="Arial"/>
          <w:bCs/>
          <w:lang w:val="en-US"/>
        </w:rPr>
      </w:pPr>
      <w:del w:id="558" w:author="Can Hong NGOC" w:date="2020-08-31T11:01:00Z">
        <w:r w:rsidRPr="009606FF" w:rsidDel="00E52A51">
          <w:rPr>
            <w:rFonts w:ascii="Arial" w:hAnsi="Arial" w:cs="Arial"/>
            <w:bCs/>
            <w:lang w:val="en-US"/>
          </w:rPr>
          <w:delText xml:space="preserve">The Contractor shall </w:delText>
        </w:r>
        <w:r w:rsidR="000045FF" w:rsidDel="00E52A51">
          <w:rPr>
            <w:rFonts w:ascii="Arial" w:hAnsi="Arial" w:cs="Arial"/>
            <w:bCs/>
            <w:lang w:val="en-US"/>
          </w:rPr>
          <w:delText>provide Services to Finastra for</w:delText>
        </w:r>
        <w:r w:rsidR="00B103EE" w:rsidDel="00E52A51">
          <w:rPr>
            <w:rFonts w:ascii="Arial" w:hAnsi="Arial" w:cs="Arial"/>
            <w:bCs/>
            <w:lang w:val="en-US"/>
          </w:rPr>
          <w:delText xml:space="preserve"> the benefit of</w:delText>
        </w:r>
        <w:r w:rsidR="000045FF" w:rsidDel="00E52A51">
          <w:rPr>
            <w:rFonts w:ascii="Arial" w:hAnsi="Arial" w:cs="Arial"/>
            <w:bCs/>
            <w:lang w:val="en-US"/>
          </w:rPr>
          <w:delText xml:space="preserve"> its Client in accordance with the</w:delText>
        </w:r>
        <w:r w:rsidR="0051487B" w:rsidDel="00E52A51">
          <w:rPr>
            <w:rFonts w:ascii="Arial" w:hAnsi="Arial" w:cs="Arial"/>
            <w:bCs/>
            <w:lang w:val="en-US"/>
          </w:rPr>
          <w:delText xml:space="preserve"> </w:delText>
        </w:r>
        <w:r w:rsidR="006F480D" w:rsidRPr="00424C9D" w:rsidDel="00E52A51">
          <w:rPr>
            <w:rFonts w:ascii="Arial" w:hAnsi="Arial" w:cs="Arial"/>
            <w:bCs/>
            <w:lang w:val="en-US"/>
          </w:rPr>
          <w:delText>S</w:delText>
        </w:r>
        <w:r w:rsidR="002134A2" w:rsidDel="00E52A51">
          <w:rPr>
            <w:rFonts w:ascii="Arial" w:hAnsi="Arial" w:cs="Arial"/>
            <w:bCs/>
            <w:lang w:val="en-US"/>
          </w:rPr>
          <w:delText>cope</w:delText>
        </w:r>
        <w:r w:rsidR="006F480D" w:rsidRPr="00424C9D" w:rsidDel="00E52A51">
          <w:rPr>
            <w:rFonts w:ascii="Arial" w:hAnsi="Arial" w:cs="Arial"/>
            <w:bCs/>
            <w:lang w:val="en-US"/>
          </w:rPr>
          <w:delText xml:space="preserve"> of Work</w:delText>
        </w:r>
        <w:r w:rsidR="006F480D" w:rsidRPr="006F480D" w:rsidDel="00E52A51">
          <w:rPr>
            <w:rFonts w:ascii="Arial" w:hAnsi="Arial" w:cs="Arial"/>
            <w:bCs/>
            <w:lang w:val="en-US"/>
          </w:rPr>
          <w:delText xml:space="preserve"> </w:delText>
        </w:r>
        <w:bookmarkStart w:id="559" w:name="_Hlk521936528"/>
        <w:r w:rsidR="0051487B" w:rsidDel="00E52A51">
          <w:rPr>
            <w:rFonts w:ascii="Arial" w:hAnsi="Arial" w:cs="Arial"/>
            <w:bCs/>
            <w:lang w:val="en-US"/>
          </w:rPr>
          <w:delText>attached to this Schedule as Appendix A</w:delText>
        </w:r>
        <w:bookmarkEnd w:id="559"/>
        <w:r w:rsidR="00D074A8" w:rsidDel="00E52A51">
          <w:rPr>
            <w:rFonts w:ascii="Arial" w:hAnsi="Arial" w:cs="Arial"/>
            <w:bCs/>
            <w:lang w:val="en-US"/>
          </w:rPr>
          <w:delText xml:space="preserve"> and Project Plan attached to this Schedule as Appendix B</w:delText>
        </w:r>
        <w:r w:rsidR="00B103EE" w:rsidDel="00E52A51">
          <w:rPr>
            <w:rFonts w:ascii="Arial" w:hAnsi="Arial" w:cs="Arial"/>
            <w:bCs/>
            <w:lang w:val="en-US"/>
          </w:rPr>
          <w:delText>, which include</w:delText>
        </w:r>
        <w:r w:rsidR="002134A2" w:rsidDel="00E52A51">
          <w:rPr>
            <w:rFonts w:ascii="Arial" w:hAnsi="Arial" w:cs="Arial"/>
            <w:bCs/>
            <w:lang w:val="en-US"/>
          </w:rPr>
          <w:delText xml:space="preserve"> but not limited to</w:delText>
        </w:r>
        <w:r w:rsidR="00B103EE" w:rsidDel="00E52A51">
          <w:rPr>
            <w:rFonts w:ascii="Arial" w:hAnsi="Arial" w:cs="Arial"/>
            <w:bCs/>
            <w:lang w:val="en-US"/>
          </w:rPr>
          <w:delText xml:space="preserve"> the following: </w:delText>
        </w:r>
      </w:del>
    </w:p>
    <w:p w14:paraId="448F2F05" w14:textId="216E66BD" w:rsidR="000045FF" w:rsidRPr="003715C1" w:rsidDel="00E52A51" w:rsidRDefault="000045FF">
      <w:pPr>
        <w:spacing w:line="237" w:lineRule="auto"/>
        <w:jc w:val="both"/>
        <w:rPr>
          <w:del w:id="560" w:author="Can Hong NGOC" w:date="2020-08-31T11:01:00Z"/>
          <w:rFonts w:ascii="Arial" w:hAnsi="Arial" w:cs="Arial"/>
          <w:bCs/>
          <w:lang w:val="en-US"/>
        </w:rPr>
      </w:pPr>
    </w:p>
    <w:p w14:paraId="1059562F" w14:textId="7A1F2209" w:rsidR="00AE3FEF" w:rsidRPr="00437F21" w:rsidDel="00E52A51" w:rsidRDefault="00AE3FEF">
      <w:pPr>
        <w:pStyle w:val="ListParagraph"/>
        <w:numPr>
          <w:ilvl w:val="0"/>
          <w:numId w:val="20"/>
        </w:numPr>
        <w:spacing w:line="237" w:lineRule="auto"/>
        <w:ind w:left="0"/>
        <w:jc w:val="both"/>
        <w:rPr>
          <w:del w:id="561" w:author="Can Hong NGOC" w:date="2020-08-31T11:01:00Z"/>
          <w:rFonts w:ascii="Arial" w:hAnsi="Arial" w:cs="Arial"/>
          <w:bCs/>
          <w:sz w:val="20"/>
          <w:szCs w:val="20"/>
          <w:lang w:val="en-US"/>
        </w:rPr>
        <w:pPrChange w:id="562" w:author="Can Hong NGOC" w:date="2020-08-31T11:19:00Z">
          <w:pPr>
            <w:pStyle w:val="ListParagraph"/>
            <w:numPr>
              <w:numId w:val="20"/>
            </w:numPr>
            <w:spacing w:line="237" w:lineRule="auto"/>
            <w:ind w:hanging="360"/>
            <w:jc w:val="both"/>
          </w:pPr>
        </w:pPrChange>
      </w:pPr>
      <w:del w:id="563" w:author="Can Hong NGOC" w:date="2020-08-31T11:01:00Z">
        <w:r w:rsidRPr="00437F21" w:rsidDel="00E52A51">
          <w:rPr>
            <w:rFonts w:ascii="Arial" w:hAnsi="Arial" w:cs="Arial"/>
            <w:bCs/>
            <w:sz w:val="20"/>
            <w:szCs w:val="20"/>
            <w:lang w:val="en-US"/>
          </w:rPr>
          <w:delText>Front</w:delText>
        </w:r>
        <w:r w:rsidRPr="00437F21" w:rsidDel="00E52A51">
          <w:rPr>
            <w:rFonts w:ascii="Arial" w:hAnsi="Arial" w:cs="Arial"/>
            <w:bCs/>
            <w:sz w:val="20"/>
            <w:szCs w:val="20"/>
            <w:lang w:val="vi-VN"/>
          </w:rPr>
          <w:delText xml:space="preserve"> </w:delText>
        </w:r>
        <w:r w:rsidRPr="00437F21" w:rsidDel="00E52A51">
          <w:rPr>
            <w:rFonts w:ascii="Arial" w:hAnsi="Arial" w:cs="Arial"/>
            <w:bCs/>
            <w:sz w:val="20"/>
            <w:szCs w:val="20"/>
            <w:lang w:val="en-US"/>
          </w:rPr>
          <w:delText>office (K+) configuration based on to-be-accepted business specification;</w:delText>
        </w:r>
      </w:del>
    </w:p>
    <w:p w14:paraId="0F86B3B9" w14:textId="666C14FE" w:rsidR="000C2BEA" w:rsidRPr="003715C1" w:rsidDel="00E52A51" w:rsidRDefault="000C2BEA">
      <w:pPr>
        <w:pStyle w:val="ListParagraph"/>
        <w:numPr>
          <w:ilvl w:val="0"/>
          <w:numId w:val="20"/>
        </w:numPr>
        <w:spacing w:line="237" w:lineRule="auto"/>
        <w:ind w:left="0"/>
        <w:jc w:val="both"/>
        <w:rPr>
          <w:del w:id="564" w:author="Can Hong NGOC" w:date="2020-08-31T11:01:00Z"/>
          <w:rFonts w:ascii="Arial" w:hAnsi="Arial" w:cs="Arial"/>
          <w:bCs/>
          <w:sz w:val="20"/>
          <w:szCs w:val="20"/>
          <w:lang w:val="en-US"/>
        </w:rPr>
        <w:pPrChange w:id="565" w:author="Can Hong NGOC" w:date="2020-08-31T11:19:00Z">
          <w:pPr>
            <w:pStyle w:val="ListParagraph"/>
            <w:numPr>
              <w:numId w:val="20"/>
            </w:numPr>
            <w:spacing w:line="237" w:lineRule="auto"/>
            <w:ind w:hanging="360"/>
            <w:jc w:val="both"/>
          </w:pPr>
        </w:pPrChange>
      </w:pPr>
      <w:del w:id="566" w:author="Can Hong NGOC" w:date="2020-08-31T11:01:00Z">
        <w:r w:rsidRPr="00437F21" w:rsidDel="00E52A51">
          <w:rPr>
            <w:rFonts w:ascii="Arial" w:hAnsi="Arial" w:cs="Arial"/>
            <w:bCs/>
            <w:sz w:val="20"/>
            <w:szCs w:val="20"/>
            <w:lang w:val="en-US"/>
          </w:rPr>
          <w:delText>Back office</w:delText>
        </w:r>
        <w:r w:rsidR="00AE3FEF" w:rsidRPr="00437F21" w:rsidDel="00E52A51">
          <w:rPr>
            <w:rFonts w:ascii="Arial" w:hAnsi="Arial" w:cs="Arial"/>
            <w:bCs/>
            <w:sz w:val="20"/>
            <w:szCs w:val="20"/>
            <w:lang w:val="vi-VN"/>
          </w:rPr>
          <w:delText xml:space="preserve"> (K+TP)</w:delText>
        </w:r>
        <w:r w:rsidRPr="00437F21" w:rsidDel="00E52A51">
          <w:rPr>
            <w:rFonts w:ascii="Arial" w:hAnsi="Arial" w:cs="Arial"/>
            <w:bCs/>
            <w:sz w:val="20"/>
            <w:szCs w:val="20"/>
            <w:lang w:val="en-US"/>
          </w:rPr>
          <w:delText xml:space="preserve"> conf</w:delText>
        </w:r>
        <w:r w:rsidR="00BB6631" w:rsidRPr="00437F21" w:rsidDel="00E52A51">
          <w:rPr>
            <w:rFonts w:ascii="Arial" w:hAnsi="Arial" w:cs="Arial"/>
            <w:bCs/>
            <w:sz w:val="20"/>
            <w:szCs w:val="20"/>
            <w:lang w:val="en-US"/>
          </w:rPr>
          <w:delText>iguration based on to-be-</w:delText>
        </w:r>
        <w:r w:rsidR="00DB0FAB" w:rsidRPr="00437F21" w:rsidDel="00E52A51">
          <w:rPr>
            <w:rFonts w:ascii="Arial" w:hAnsi="Arial" w:cs="Arial"/>
            <w:bCs/>
            <w:sz w:val="20"/>
            <w:szCs w:val="20"/>
            <w:lang w:val="en-US"/>
          </w:rPr>
          <w:delText>accepted business specification</w:delText>
        </w:r>
        <w:r w:rsidR="00B103EE" w:rsidRPr="00437F21" w:rsidDel="00E52A51">
          <w:rPr>
            <w:rFonts w:ascii="Arial" w:hAnsi="Arial" w:cs="Arial"/>
            <w:bCs/>
            <w:sz w:val="20"/>
            <w:szCs w:val="20"/>
            <w:lang w:val="en-US"/>
          </w:rPr>
          <w:delText>;</w:delText>
        </w:r>
      </w:del>
    </w:p>
    <w:p w14:paraId="3DA97AE0" w14:textId="5CE04CF6" w:rsidR="00DB0FAB" w:rsidRPr="003715C1" w:rsidDel="00E52A51" w:rsidRDefault="00DB0FAB">
      <w:pPr>
        <w:pStyle w:val="ListParagraph"/>
        <w:numPr>
          <w:ilvl w:val="0"/>
          <w:numId w:val="20"/>
        </w:numPr>
        <w:spacing w:line="237" w:lineRule="auto"/>
        <w:ind w:left="0"/>
        <w:jc w:val="both"/>
        <w:rPr>
          <w:del w:id="567" w:author="Can Hong NGOC" w:date="2020-08-31T11:01:00Z"/>
          <w:rFonts w:ascii="Arial" w:hAnsi="Arial" w:cs="Arial"/>
          <w:bCs/>
          <w:sz w:val="20"/>
          <w:szCs w:val="20"/>
          <w:lang w:val="en-US"/>
        </w:rPr>
        <w:pPrChange w:id="568" w:author="Can Hong NGOC" w:date="2020-08-31T11:19:00Z">
          <w:pPr>
            <w:pStyle w:val="ListParagraph"/>
            <w:numPr>
              <w:numId w:val="20"/>
            </w:numPr>
            <w:spacing w:line="237" w:lineRule="auto"/>
            <w:ind w:hanging="360"/>
            <w:jc w:val="both"/>
          </w:pPr>
        </w:pPrChange>
      </w:pPr>
      <w:del w:id="569" w:author="Can Hong NGOC" w:date="2020-08-31T11:01:00Z">
        <w:r w:rsidRPr="00437F21" w:rsidDel="00E52A51">
          <w:rPr>
            <w:rFonts w:ascii="Arial" w:hAnsi="Arial" w:cs="Arial"/>
            <w:bCs/>
            <w:sz w:val="20"/>
            <w:szCs w:val="20"/>
            <w:lang w:val="en-US"/>
          </w:rPr>
          <w:delText xml:space="preserve">Interfaces: </w:delText>
        </w:r>
        <w:r w:rsidR="00BB6631" w:rsidRPr="00437F21" w:rsidDel="00E52A51">
          <w:rPr>
            <w:rFonts w:ascii="Arial" w:hAnsi="Arial" w:cs="Arial"/>
            <w:bCs/>
            <w:sz w:val="20"/>
            <w:szCs w:val="20"/>
            <w:lang w:val="en-US"/>
          </w:rPr>
          <w:delText xml:space="preserve">end to end implementation of </w:delText>
        </w:r>
        <w:r w:rsidR="009606FF" w:rsidRPr="00437F21" w:rsidDel="00E52A51">
          <w:rPr>
            <w:rFonts w:ascii="Arial" w:hAnsi="Arial" w:cs="Arial"/>
            <w:bCs/>
            <w:sz w:val="20"/>
            <w:szCs w:val="20"/>
            <w:lang w:val="en-US"/>
          </w:rPr>
          <w:delText>all 3</w:delText>
        </w:r>
        <w:r w:rsidR="009606FF" w:rsidRPr="00437F21" w:rsidDel="00E52A51">
          <w:rPr>
            <w:rFonts w:ascii="Arial" w:hAnsi="Arial" w:cs="Arial"/>
            <w:bCs/>
            <w:sz w:val="20"/>
            <w:szCs w:val="20"/>
            <w:vertAlign w:val="superscript"/>
            <w:lang w:val="en-US"/>
          </w:rPr>
          <w:delText>rd</w:delText>
        </w:r>
        <w:r w:rsidR="009606FF" w:rsidRPr="00437F21" w:rsidDel="00E52A51">
          <w:rPr>
            <w:rFonts w:ascii="Arial" w:hAnsi="Arial" w:cs="Arial"/>
            <w:bCs/>
            <w:sz w:val="20"/>
            <w:szCs w:val="20"/>
            <w:lang w:val="en-US"/>
          </w:rPr>
          <w:delText xml:space="preserve"> party interfaces</w:delText>
        </w:r>
        <w:r w:rsidR="00BB6631" w:rsidRPr="00437F21" w:rsidDel="00E52A51">
          <w:rPr>
            <w:rFonts w:ascii="Arial" w:hAnsi="Arial" w:cs="Arial"/>
            <w:bCs/>
            <w:sz w:val="20"/>
            <w:szCs w:val="20"/>
            <w:lang w:val="en-US"/>
          </w:rPr>
          <w:delText xml:space="preserve"> with support from Finastra where required</w:delText>
        </w:r>
        <w:r w:rsidR="00B103EE" w:rsidRPr="00437F21" w:rsidDel="00E52A51">
          <w:rPr>
            <w:rFonts w:ascii="Arial" w:hAnsi="Arial" w:cs="Arial"/>
            <w:bCs/>
            <w:sz w:val="20"/>
            <w:szCs w:val="20"/>
            <w:lang w:val="en-US"/>
          </w:rPr>
          <w:delText>;</w:delText>
        </w:r>
      </w:del>
    </w:p>
    <w:p w14:paraId="29DBC5D5" w14:textId="493CF230" w:rsidR="00DB0FAB" w:rsidRPr="003715C1" w:rsidDel="00E52A51" w:rsidRDefault="00DB0FAB">
      <w:pPr>
        <w:pStyle w:val="ListParagraph"/>
        <w:numPr>
          <w:ilvl w:val="0"/>
          <w:numId w:val="20"/>
        </w:numPr>
        <w:spacing w:line="237" w:lineRule="auto"/>
        <w:ind w:left="0"/>
        <w:jc w:val="both"/>
        <w:rPr>
          <w:del w:id="570" w:author="Can Hong NGOC" w:date="2020-08-31T11:01:00Z"/>
          <w:rFonts w:ascii="Arial" w:hAnsi="Arial" w:cs="Arial"/>
          <w:bCs/>
          <w:sz w:val="20"/>
          <w:szCs w:val="20"/>
          <w:lang w:val="en-US"/>
        </w:rPr>
        <w:pPrChange w:id="571" w:author="Can Hong NGOC" w:date="2020-08-31T11:19:00Z">
          <w:pPr>
            <w:pStyle w:val="ListParagraph"/>
            <w:numPr>
              <w:numId w:val="20"/>
            </w:numPr>
            <w:spacing w:line="237" w:lineRule="auto"/>
            <w:ind w:hanging="360"/>
            <w:jc w:val="both"/>
          </w:pPr>
        </w:pPrChange>
      </w:pPr>
      <w:del w:id="572" w:author="Can Hong NGOC" w:date="2020-08-31T11:01:00Z">
        <w:r w:rsidRPr="00437F21" w:rsidDel="00E52A51">
          <w:rPr>
            <w:rFonts w:ascii="Arial" w:hAnsi="Arial" w:cs="Arial"/>
            <w:bCs/>
            <w:sz w:val="20"/>
            <w:szCs w:val="20"/>
            <w:lang w:val="en-US"/>
          </w:rPr>
          <w:delText>Reports</w:delText>
        </w:r>
        <w:r w:rsidR="00BB6631" w:rsidRPr="00437F21" w:rsidDel="00E52A51">
          <w:rPr>
            <w:rFonts w:ascii="Arial" w:hAnsi="Arial" w:cs="Arial"/>
            <w:bCs/>
            <w:sz w:val="20"/>
            <w:szCs w:val="20"/>
            <w:lang w:val="en-US"/>
          </w:rPr>
          <w:delText xml:space="preserve"> and Custom windows</w:delText>
        </w:r>
        <w:r w:rsidRPr="00437F21" w:rsidDel="00E52A51">
          <w:rPr>
            <w:rFonts w:ascii="Arial" w:hAnsi="Arial" w:cs="Arial"/>
            <w:bCs/>
            <w:sz w:val="20"/>
            <w:szCs w:val="20"/>
            <w:lang w:val="en-US"/>
          </w:rPr>
          <w:delText xml:space="preserve">: </w:delText>
        </w:r>
        <w:r w:rsidR="00BB6631" w:rsidRPr="00437F21" w:rsidDel="00E52A51">
          <w:rPr>
            <w:rFonts w:ascii="Arial" w:hAnsi="Arial" w:cs="Arial"/>
            <w:bCs/>
            <w:sz w:val="20"/>
            <w:szCs w:val="20"/>
            <w:lang w:val="en-US"/>
          </w:rPr>
          <w:delText>end to end implementation of to-be-defined custom window</w:delText>
        </w:r>
        <w:r w:rsidR="00AE3FEF" w:rsidRPr="00437F21" w:rsidDel="00E52A51">
          <w:rPr>
            <w:rFonts w:ascii="Arial" w:hAnsi="Arial" w:cs="Arial"/>
            <w:bCs/>
            <w:sz w:val="20"/>
            <w:szCs w:val="20"/>
            <w:lang w:val="en-US"/>
          </w:rPr>
          <w:delText>s and reports</w:delText>
        </w:r>
        <w:r w:rsidR="003715C1" w:rsidDel="00E52A51">
          <w:rPr>
            <w:rFonts w:ascii="Arial" w:hAnsi="Arial" w:cs="Arial"/>
            <w:bCs/>
            <w:sz w:val="20"/>
            <w:szCs w:val="20"/>
            <w:lang w:val="en-US"/>
          </w:rPr>
          <w:delText>;</w:delText>
        </w:r>
      </w:del>
    </w:p>
    <w:p w14:paraId="72C67749" w14:textId="1173275D" w:rsidR="00AE3FEF" w:rsidRPr="00437F21" w:rsidDel="00E52A51" w:rsidRDefault="00AE3FEF">
      <w:pPr>
        <w:pStyle w:val="ListParagraph"/>
        <w:numPr>
          <w:ilvl w:val="0"/>
          <w:numId w:val="20"/>
        </w:numPr>
        <w:spacing w:line="237" w:lineRule="auto"/>
        <w:ind w:left="0"/>
        <w:jc w:val="both"/>
        <w:rPr>
          <w:del w:id="573" w:author="Can Hong NGOC" w:date="2020-08-31T11:01:00Z"/>
          <w:rFonts w:ascii="Arial" w:hAnsi="Arial" w:cs="Arial"/>
          <w:bCs/>
          <w:sz w:val="20"/>
          <w:szCs w:val="20"/>
          <w:lang w:val="en-US"/>
        </w:rPr>
        <w:pPrChange w:id="574" w:author="Can Hong NGOC" w:date="2020-08-31T11:19:00Z">
          <w:pPr>
            <w:pStyle w:val="ListParagraph"/>
            <w:numPr>
              <w:numId w:val="20"/>
            </w:numPr>
            <w:spacing w:line="237" w:lineRule="auto"/>
            <w:ind w:hanging="360"/>
            <w:jc w:val="both"/>
          </w:pPr>
        </w:pPrChange>
      </w:pPr>
      <w:del w:id="575" w:author="Can Hong NGOC" w:date="2020-08-31T11:01:00Z">
        <w:r w:rsidRPr="00437F21" w:rsidDel="00E52A51">
          <w:rPr>
            <w:rFonts w:ascii="Arial" w:hAnsi="Arial" w:cs="Arial"/>
            <w:bCs/>
            <w:sz w:val="20"/>
            <w:szCs w:val="20"/>
            <w:lang w:val="en-US"/>
          </w:rPr>
          <w:delText>Structured (KSP): Back Office configuration and support only based on to-be-defined scope</w:delText>
        </w:r>
        <w:r w:rsidR="003715C1" w:rsidDel="00E52A51">
          <w:rPr>
            <w:rFonts w:ascii="Arial" w:hAnsi="Arial" w:cs="Arial"/>
            <w:bCs/>
            <w:sz w:val="20"/>
            <w:szCs w:val="20"/>
            <w:lang w:val="en-US"/>
          </w:rPr>
          <w:delText>;</w:delText>
        </w:r>
      </w:del>
    </w:p>
    <w:p w14:paraId="36B8497C" w14:textId="2D10934B" w:rsidR="00ED6567" w:rsidRPr="003715C1" w:rsidDel="00E52A51" w:rsidRDefault="00BB6631">
      <w:pPr>
        <w:pStyle w:val="ListParagraph"/>
        <w:numPr>
          <w:ilvl w:val="0"/>
          <w:numId w:val="20"/>
        </w:numPr>
        <w:spacing w:line="237" w:lineRule="auto"/>
        <w:ind w:left="0"/>
        <w:jc w:val="both"/>
        <w:rPr>
          <w:del w:id="576" w:author="Can Hong NGOC" w:date="2020-08-31T11:01:00Z"/>
          <w:rFonts w:ascii="Arial" w:hAnsi="Arial" w:cs="Arial"/>
          <w:bCs/>
          <w:lang w:val="en-US"/>
        </w:rPr>
        <w:pPrChange w:id="577" w:author="Can Hong NGOC" w:date="2020-08-31T11:19:00Z">
          <w:pPr>
            <w:pStyle w:val="ListParagraph"/>
            <w:numPr>
              <w:numId w:val="20"/>
            </w:numPr>
            <w:spacing w:line="237" w:lineRule="auto"/>
            <w:ind w:hanging="360"/>
            <w:jc w:val="both"/>
          </w:pPr>
        </w:pPrChange>
      </w:pPr>
      <w:del w:id="578" w:author="Can Hong NGOC" w:date="2020-08-31T11:01:00Z">
        <w:r w:rsidRPr="00437F21" w:rsidDel="00E52A51">
          <w:rPr>
            <w:rFonts w:ascii="Arial" w:hAnsi="Arial" w:cs="Arial"/>
            <w:bCs/>
            <w:sz w:val="20"/>
            <w:szCs w:val="20"/>
            <w:lang w:val="en-US"/>
          </w:rPr>
          <w:delText>System engineer</w:delText>
        </w:r>
        <w:r w:rsidR="003715C1" w:rsidDel="00E52A51">
          <w:rPr>
            <w:rFonts w:ascii="Arial" w:hAnsi="Arial" w:cs="Arial"/>
            <w:bCs/>
            <w:sz w:val="20"/>
            <w:szCs w:val="20"/>
            <w:lang w:val="en-US"/>
          </w:rPr>
          <w:delText xml:space="preserve"> </w:delText>
        </w:r>
        <w:r w:rsidRPr="00437F21" w:rsidDel="00E52A51">
          <w:rPr>
            <w:rFonts w:ascii="Arial" w:hAnsi="Arial" w:cs="Arial"/>
            <w:bCs/>
            <w:sz w:val="20"/>
            <w:szCs w:val="20"/>
            <w:lang w:val="en-US"/>
          </w:rPr>
          <w:delText>/</w:delText>
        </w:r>
        <w:r w:rsidR="003715C1" w:rsidDel="00E52A51">
          <w:rPr>
            <w:rFonts w:ascii="Arial" w:hAnsi="Arial" w:cs="Arial"/>
            <w:bCs/>
            <w:sz w:val="20"/>
            <w:szCs w:val="20"/>
            <w:lang w:val="en-US"/>
          </w:rPr>
          <w:delText xml:space="preserve"> </w:delText>
        </w:r>
        <w:r w:rsidRPr="00437F21" w:rsidDel="00E52A51">
          <w:rPr>
            <w:rFonts w:ascii="Arial" w:hAnsi="Arial" w:cs="Arial"/>
            <w:bCs/>
            <w:sz w:val="20"/>
            <w:szCs w:val="20"/>
            <w:lang w:val="en-US"/>
          </w:rPr>
          <w:delText>Other</w:delText>
        </w:r>
        <w:r w:rsidR="003715C1" w:rsidDel="00E52A51">
          <w:rPr>
            <w:rFonts w:ascii="Arial" w:hAnsi="Arial" w:cs="Arial"/>
            <w:bCs/>
            <w:sz w:val="20"/>
            <w:szCs w:val="20"/>
            <w:lang w:val="en-US"/>
          </w:rPr>
          <w:delText xml:space="preserve"> </w:delText>
        </w:r>
        <w:r w:rsidRPr="00437F21" w:rsidDel="00E52A51">
          <w:rPr>
            <w:rFonts w:ascii="Arial" w:hAnsi="Arial" w:cs="Arial"/>
            <w:bCs/>
            <w:sz w:val="20"/>
            <w:szCs w:val="20"/>
            <w:lang w:val="en-US"/>
          </w:rPr>
          <w:delText xml:space="preserve">technical support: installation and support of the UAT and PROD environment </w:delText>
        </w:r>
        <w:r w:rsidR="00E475EF" w:rsidRPr="00437F21" w:rsidDel="00E52A51">
          <w:rPr>
            <w:rFonts w:ascii="Arial" w:hAnsi="Arial" w:cs="Arial"/>
            <w:bCs/>
            <w:sz w:val="20"/>
            <w:szCs w:val="20"/>
            <w:lang w:val="en-US"/>
          </w:rPr>
          <w:delText>with support from Finastra.</w:delText>
        </w:r>
      </w:del>
    </w:p>
    <w:p w14:paraId="56E7ECFE" w14:textId="4EEDA462" w:rsidR="00176739" w:rsidRPr="003715C1" w:rsidDel="00E52A51" w:rsidRDefault="00176739" w:rsidP="00E61E86">
      <w:pPr>
        <w:spacing w:line="237" w:lineRule="auto"/>
        <w:jc w:val="both"/>
        <w:rPr>
          <w:del w:id="579" w:author="Can Hong NGOC" w:date="2020-08-31T11:01:00Z"/>
          <w:rFonts w:ascii="Arial" w:hAnsi="Arial" w:cs="Arial"/>
          <w:b/>
          <w:bCs/>
          <w:lang w:val="en-US"/>
        </w:rPr>
      </w:pPr>
      <w:del w:id="580" w:author="Can Hong NGOC" w:date="2020-08-31T11:01:00Z">
        <w:r w:rsidRPr="003715C1" w:rsidDel="00E52A51">
          <w:rPr>
            <w:rFonts w:ascii="Arial" w:hAnsi="Arial" w:cs="Arial"/>
            <w:b/>
            <w:bCs/>
            <w:lang w:val="en-US"/>
          </w:rPr>
          <w:delText>Fixed Price Fees</w:delText>
        </w:r>
      </w:del>
    </w:p>
    <w:p w14:paraId="1510932B" w14:textId="45348E10" w:rsidR="00176739" w:rsidRPr="00437F21" w:rsidDel="00E52A51" w:rsidRDefault="004D2A34">
      <w:pPr>
        <w:pStyle w:val="ListParagraph"/>
        <w:numPr>
          <w:ilvl w:val="0"/>
          <w:numId w:val="14"/>
        </w:numPr>
        <w:spacing w:line="237" w:lineRule="auto"/>
        <w:ind w:left="0"/>
        <w:jc w:val="both"/>
        <w:rPr>
          <w:del w:id="581" w:author="Can Hong NGOC" w:date="2020-08-31T11:01:00Z"/>
          <w:rFonts w:ascii="Arial" w:hAnsi="Arial" w:cs="Arial"/>
          <w:bCs/>
          <w:lang w:val="en-US"/>
        </w:rPr>
        <w:pPrChange w:id="582" w:author="Can Hong NGOC" w:date="2020-08-31T11:19:00Z">
          <w:pPr>
            <w:pStyle w:val="ListParagraph"/>
            <w:numPr>
              <w:numId w:val="14"/>
            </w:numPr>
            <w:spacing w:line="237" w:lineRule="auto"/>
            <w:ind w:hanging="360"/>
            <w:jc w:val="both"/>
          </w:pPr>
        </w:pPrChange>
      </w:pPr>
      <w:del w:id="583" w:author="Can Hong NGOC" w:date="2020-08-31T11:01:00Z">
        <w:r w:rsidRPr="00437F21" w:rsidDel="00E52A51">
          <w:rPr>
            <w:rFonts w:ascii="Arial" w:hAnsi="Arial" w:cs="Arial"/>
            <w:b/>
            <w:bCs/>
            <w:lang w:val="en-US"/>
          </w:rPr>
          <w:delText>USD</w:delText>
        </w:r>
        <w:r w:rsidR="00536A29" w:rsidRPr="00437F21" w:rsidDel="00E52A51">
          <w:rPr>
            <w:rFonts w:ascii="Arial" w:hAnsi="Arial" w:cs="Arial"/>
            <w:b/>
            <w:bCs/>
            <w:lang w:val="en-US"/>
          </w:rPr>
          <w:delText>1</w:delText>
        </w:r>
        <w:r w:rsidR="00AE3FEF" w:rsidRPr="00437F21" w:rsidDel="00E52A51">
          <w:rPr>
            <w:rFonts w:ascii="Arial" w:hAnsi="Arial" w:cs="Arial"/>
            <w:b/>
            <w:bCs/>
            <w:lang w:val="en-US"/>
          </w:rPr>
          <w:delText>69</w:delText>
        </w:r>
        <w:r w:rsidR="00536A29" w:rsidRPr="00437F21" w:rsidDel="00E52A51">
          <w:rPr>
            <w:rFonts w:ascii="Arial" w:hAnsi="Arial" w:cs="Arial"/>
            <w:b/>
            <w:bCs/>
            <w:lang w:val="en-US"/>
          </w:rPr>
          <w:delText>,000</w:delText>
        </w:r>
        <w:r w:rsidR="003878E2" w:rsidRPr="00437F21" w:rsidDel="00E52A51">
          <w:rPr>
            <w:rFonts w:ascii="Arial" w:hAnsi="Arial" w:cs="Arial"/>
            <w:b/>
            <w:bCs/>
            <w:lang w:val="en-US"/>
          </w:rPr>
          <w:delText>.00</w:delText>
        </w:r>
        <w:r w:rsidR="003878E2" w:rsidRPr="00437F21" w:rsidDel="00E52A51">
          <w:rPr>
            <w:rFonts w:ascii="Arial" w:hAnsi="Arial" w:cs="Arial"/>
            <w:bCs/>
            <w:sz w:val="20"/>
            <w:szCs w:val="20"/>
            <w:lang w:val="en-US"/>
          </w:rPr>
          <w:delText xml:space="preserve"> </w:delText>
        </w:r>
        <w:r w:rsidR="00B103EE" w:rsidRPr="00437F21" w:rsidDel="00E52A51">
          <w:rPr>
            <w:rFonts w:ascii="Arial" w:hAnsi="Arial" w:cs="Arial"/>
            <w:bCs/>
            <w:sz w:val="20"/>
            <w:szCs w:val="20"/>
            <w:lang w:val="en-US"/>
          </w:rPr>
          <w:delText>(inclusive of charges and taxes)</w:delText>
        </w:r>
      </w:del>
    </w:p>
    <w:p w14:paraId="37EA8461" w14:textId="47C17DBD" w:rsidR="00176739" w:rsidRPr="000C2BEA" w:rsidDel="00E52A51" w:rsidRDefault="00176739" w:rsidP="00E61E86">
      <w:pPr>
        <w:spacing w:line="237" w:lineRule="auto"/>
        <w:jc w:val="both"/>
        <w:rPr>
          <w:del w:id="584" w:author="Can Hong NGOC" w:date="2020-08-31T11:01:00Z"/>
          <w:rFonts w:ascii="Arial" w:hAnsi="Arial" w:cs="Arial"/>
          <w:lang w:val="en-US"/>
        </w:rPr>
      </w:pPr>
      <w:del w:id="585" w:author="Can Hong NGOC" w:date="2020-08-31T11:01:00Z">
        <w:r w:rsidRPr="000C2BEA" w:rsidDel="00E52A51">
          <w:rPr>
            <w:rFonts w:ascii="Arial" w:hAnsi="Arial" w:cs="Arial"/>
            <w:b/>
            <w:bCs/>
            <w:lang w:val="en-US"/>
          </w:rPr>
          <w:delText>Travel Cost and Expenses</w:delText>
        </w:r>
      </w:del>
    </w:p>
    <w:p w14:paraId="3AE55A13" w14:textId="650187B6" w:rsidR="00176739" w:rsidRPr="000C2BEA" w:rsidDel="00E52A51" w:rsidRDefault="00176739">
      <w:pPr>
        <w:spacing w:line="4" w:lineRule="exact"/>
        <w:jc w:val="both"/>
        <w:rPr>
          <w:del w:id="586" w:author="Can Hong NGOC" w:date="2020-08-31T11:01:00Z"/>
          <w:rFonts w:ascii="Arial" w:hAnsi="Arial" w:cs="Arial"/>
          <w:lang w:val="en-US"/>
        </w:rPr>
      </w:pPr>
    </w:p>
    <w:p w14:paraId="7C1C3B33" w14:textId="4CCCBB8F" w:rsidR="00176739" w:rsidRPr="000C2BEA" w:rsidDel="00E52A51" w:rsidRDefault="005872CE">
      <w:pPr>
        <w:spacing w:line="216" w:lineRule="auto"/>
        <w:jc w:val="both"/>
        <w:rPr>
          <w:del w:id="587" w:author="Can Hong NGOC" w:date="2020-08-31T11:01:00Z"/>
          <w:rFonts w:ascii="Arial" w:hAnsi="Arial" w:cs="Arial"/>
          <w:lang w:val="en-US"/>
        </w:rPr>
      </w:pPr>
      <w:del w:id="588" w:author="Can Hong NGOC" w:date="2020-08-31T11:01:00Z">
        <w:r w:rsidDel="00E52A51">
          <w:rPr>
            <w:rFonts w:ascii="Arial" w:hAnsi="Arial" w:cs="Arial"/>
            <w:lang w:val="en-US"/>
          </w:rPr>
          <w:delText xml:space="preserve">Travel cost and expenses are included as part of the Fixed Price Fees. </w:delText>
        </w:r>
        <w:r w:rsidR="000045FF" w:rsidDel="00E52A51">
          <w:rPr>
            <w:rFonts w:ascii="Arial" w:hAnsi="Arial" w:cs="Arial"/>
            <w:lang w:val="en-US"/>
          </w:rPr>
          <w:delText>The Services</w:delText>
        </w:r>
        <w:r w:rsidR="00B103EE" w:rsidDel="00E52A51">
          <w:rPr>
            <w:rFonts w:ascii="Arial" w:hAnsi="Arial" w:cs="Arial"/>
            <w:lang w:val="en-US"/>
          </w:rPr>
          <w:delText xml:space="preserve"> under this Schedule</w:delText>
        </w:r>
        <w:r w:rsidR="009C6FA9" w:rsidRPr="000C2BEA" w:rsidDel="00E52A51">
          <w:rPr>
            <w:rFonts w:ascii="Arial" w:hAnsi="Arial" w:cs="Arial"/>
            <w:lang w:val="en-US"/>
          </w:rPr>
          <w:delText xml:space="preserve"> will be </w:delText>
        </w:r>
        <w:r w:rsidR="000045FF" w:rsidDel="00E52A51">
          <w:rPr>
            <w:rFonts w:ascii="Arial" w:hAnsi="Arial" w:cs="Arial"/>
            <w:lang w:val="en-US"/>
          </w:rPr>
          <w:delText>performed</w:delText>
        </w:r>
        <w:r w:rsidR="00C71788" w:rsidDel="00E52A51">
          <w:rPr>
            <w:rFonts w:ascii="Arial" w:hAnsi="Arial" w:cs="Arial"/>
            <w:lang w:val="en-US"/>
          </w:rPr>
          <w:delText xml:space="preserve"> by the Contractor</w:delText>
        </w:r>
        <w:r w:rsidR="000045FF" w:rsidRPr="000C2BEA" w:rsidDel="00E52A51">
          <w:rPr>
            <w:rFonts w:ascii="Arial" w:hAnsi="Arial" w:cs="Arial"/>
            <w:lang w:val="en-US"/>
          </w:rPr>
          <w:delText xml:space="preserve"> </w:delText>
        </w:r>
        <w:r w:rsidR="00A10D25" w:rsidRPr="000C2BEA" w:rsidDel="00E52A51">
          <w:rPr>
            <w:rFonts w:ascii="Arial" w:hAnsi="Arial" w:cs="Arial"/>
            <w:lang w:val="en-US"/>
          </w:rPr>
          <w:delText>in Hanoi</w:delText>
        </w:r>
        <w:r w:rsidR="002134A2" w:rsidDel="00E52A51">
          <w:rPr>
            <w:rFonts w:ascii="Arial" w:hAnsi="Arial" w:cs="Arial"/>
            <w:lang w:val="en-US"/>
          </w:rPr>
          <w:delText>, Vietnam</w:delText>
        </w:r>
        <w:r w:rsidR="00A10D25" w:rsidRPr="000C2BEA" w:rsidDel="00E52A51">
          <w:rPr>
            <w:rFonts w:ascii="Arial" w:hAnsi="Arial" w:cs="Arial"/>
            <w:lang w:val="en-US"/>
          </w:rPr>
          <w:delText>,</w:delText>
        </w:r>
        <w:r w:rsidDel="00E52A51">
          <w:rPr>
            <w:rFonts w:ascii="Arial" w:hAnsi="Arial" w:cs="Arial"/>
            <w:lang w:val="en-US"/>
          </w:rPr>
          <w:delText xml:space="preserve"> </w:delText>
        </w:r>
        <w:r w:rsidR="00C71788" w:rsidDel="00E52A51">
          <w:rPr>
            <w:rFonts w:ascii="Arial" w:hAnsi="Arial" w:cs="Arial"/>
            <w:lang w:val="en-US"/>
          </w:rPr>
          <w:delText xml:space="preserve">either </w:delText>
        </w:r>
        <w:r w:rsidR="00A10D25" w:rsidRPr="000C2BEA" w:rsidDel="00E52A51">
          <w:rPr>
            <w:rFonts w:ascii="Arial" w:hAnsi="Arial" w:cs="Arial"/>
            <w:lang w:val="en-US"/>
          </w:rPr>
          <w:delText xml:space="preserve">on site </w:delText>
        </w:r>
        <w:r w:rsidR="00C71788" w:rsidDel="00E52A51">
          <w:rPr>
            <w:rFonts w:ascii="Arial" w:hAnsi="Arial" w:cs="Arial"/>
            <w:lang w:val="en-US"/>
          </w:rPr>
          <w:delText>or</w:delText>
        </w:r>
        <w:r w:rsidR="00B67F9C" w:rsidRPr="000C2BEA" w:rsidDel="00E52A51">
          <w:rPr>
            <w:rFonts w:ascii="Arial" w:hAnsi="Arial" w:cs="Arial"/>
            <w:lang w:val="en-US"/>
          </w:rPr>
          <w:delText xml:space="preserve"> </w:delText>
        </w:r>
        <w:r w:rsidR="00A10D25" w:rsidRPr="000C2BEA" w:rsidDel="00E52A51">
          <w:rPr>
            <w:rFonts w:ascii="Arial" w:hAnsi="Arial" w:cs="Arial"/>
            <w:lang w:val="en-US"/>
          </w:rPr>
          <w:delText>off site</w:delText>
        </w:r>
        <w:r w:rsidR="00C71788" w:rsidDel="00E52A51">
          <w:rPr>
            <w:rFonts w:ascii="Arial" w:hAnsi="Arial" w:cs="Arial"/>
            <w:lang w:val="en-US"/>
          </w:rPr>
          <w:delText>, where necessary and required</w:delText>
        </w:r>
        <w:r w:rsidR="00A10D25" w:rsidRPr="000C2BEA" w:rsidDel="00E52A51">
          <w:rPr>
            <w:rFonts w:ascii="Arial" w:hAnsi="Arial" w:cs="Arial"/>
            <w:lang w:val="en-US"/>
          </w:rPr>
          <w:delText>.</w:delText>
        </w:r>
      </w:del>
    </w:p>
    <w:p w14:paraId="6218171A" w14:textId="65442DF2" w:rsidR="00176739" w:rsidRPr="000C2BEA" w:rsidDel="00E52A51" w:rsidRDefault="00176739">
      <w:pPr>
        <w:spacing w:line="229" w:lineRule="exact"/>
        <w:jc w:val="both"/>
        <w:rPr>
          <w:del w:id="589" w:author="Can Hong NGOC" w:date="2020-08-31T11:01:00Z"/>
          <w:rFonts w:ascii="Arial" w:hAnsi="Arial" w:cs="Arial"/>
          <w:lang w:val="en-US"/>
        </w:rPr>
      </w:pPr>
    </w:p>
    <w:p w14:paraId="513B18C9" w14:textId="3317E461" w:rsidR="00176739" w:rsidRPr="000C2BEA" w:rsidDel="00E52A51" w:rsidRDefault="007B665E">
      <w:pPr>
        <w:spacing w:line="237" w:lineRule="auto"/>
        <w:jc w:val="both"/>
        <w:rPr>
          <w:del w:id="590" w:author="Can Hong NGOC" w:date="2020-08-31T11:01:00Z"/>
          <w:rFonts w:ascii="Arial" w:hAnsi="Arial" w:cs="Arial"/>
          <w:lang w:val="en-US"/>
        </w:rPr>
      </w:pPr>
      <w:del w:id="591" w:author="Can Hong NGOC" w:date="2020-08-31T11:01:00Z">
        <w:r w:rsidRPr="00424C9D" w:rsidDel="00E52A51">
          <w:rPr>
            <w:rFonts w:ascii="Arial" w:hAnsi="Arial" w:cs="Arial"/>
            <w:b/>
            <w:bCs/>
            <w:lang w:val="en-US"/>
          </w:rPr>
          <w:delText>Enhancement requests</w:delText>
        </w:r>
      </w:del>
    </w:p>
    <w:p w14:paraId="6332B6C7" w14:textId="36A1259F" w:rsidR="00176739" w:rsidRPr="000C2BEA" w:rsidDel="00E52A51" w:rsidRDefault="00176739">
      <w:pPr>
        <w:spacing w:line="48" w:lineRule="exact"/>
        <w:jc w:val="both"/>
        <w:rPr>
          <w:del w:id="592" w:author="Can Hong NGOC" w:date="2020-08-31T11:01:00Z"/>
          <w:rFonts w:ascii="Arial" w:hAnsi="Arial" w:cs="Arial"/>
          <w:lang w:val="en-US"/>
        </w:rPr>
      </w:pPr>
    </w:p>
    <w:p w14:paraId="2B9ACF61" w14:textId="5B374D0C" w:rsidR="00176739" w:rsidRPr="000C2BEA" w:rsidDel="00E52A51" w:rsidRDefault="007B665E">
      <w:pPr>
        <w:spacing w:line="213" w:lineRule="auto"/>
        <w:jc w:val="both"/>
        <w:rPr>
          <w:del w:id="593" w:author="Can Hong NGOC" w:date="2020-08-31T11:01:00Z"/>
          <w:rFonts w:ascii="Arial" w:hAnsi="Arial" w:cs="Arial"/>
          <w:lang w:val="en-US"/>
        </w:rPr>
      </w:pPr>
      <w:del w:id="594" w:author="Can Hong NGOC" w:date="2020-08-31T11:01:00Z">
        <w:r w:rsidRPr="000C2BEA" w:rsidDel="00E52A51">
          <w:rPr>
            <w:rFonts w:ascii="Arial" w:hAnsi="Arial" w:cs="Arial"/>
            <w:lang w:val="en-US"/>
          </w:rPr>
          <w:delText>The Parties agree that, where a change/enhancement request is raised by the Client, it shall be considered by the business design authority for approval. If approved, it will be presented to the change control board for agreement and prioritization. Following this, the Parties agree that for requests needed to meet functional requirements agreed between Finastra and the Client as a specific requirement for the Client, then the Client shall bear the cost of this development effort.</w:delText>
        </w:r>
      </w:del>
    </w:p>
    <w:p w14:paraId="6D1282F8" w14:textId="7393BD51" w:rsidR="00176739" w:rsidRPr="000C2BEA" w:rsidDel="00E52A51" w:rsidRDefault="00176739">
      <w:pPr>
        <w:spacing w:line="230" w:lineRule="exact"/>
        <w:jc w:val="both"/>
        <w:rPr>
          <w:del w:id="595" w:author="Can Hong NGOC" w:date="2020-08-31T11:01:00Z"/>
          <w:rFonts w:ascii="Arial" w:hAnsi="Arial" w:cs="Arial"/>
          <w:lang w:val="en-US"/>
        </w:rPr>
      </w:pPr>
    </w:p>
    <w:p w14:paraId="7A374FEA" w14:textId="01E47AF8" w:rsidR="00176739" w:rsidRPr="000C2BEA" w:rsidDel="00E52A51" w:rsidRDefault="00176739">
      <w:pPr>
        <w:spacing w:line="237" w:lineRule="auto"/>
        <w:jc w:val="both"/>
        <w:rPr>
          <w:del w:id="596" w:author="Can Hong NGOC" w:date="2020-08-31T11:01:00Z"/>
          <w:rFonts w:ascii="Arial" w:hAnsi="Arial" w:cs="Arial"/>
          <w:lang w:val="en-US"/>
        </w:rPr>
      </w:pPr>
      <w:del w:id="597" w:author="Can Hong NGOC" w:date="2020-08-31T11:01:00Z">
        <w:r w:rsidRPr="000C2BEA" w:rsidDel="00E52A51">
          <w:rPr>
            <w:rFonts w:ascii="Arial" w:hAnsi="Arial" w:cs="Arial"/>
            <w:b/>
            <w:bCs/>
            <w:lang w:val="en-US"/>
          </w:rPr>
          <w:delText>Invoicing and Payment</w:delText>
        </w:r>
      </w:del>
    </w:p>
    <w:p w14:paraId="3701AC89" w14:textId="354E211C" w:rsidR="00176739" w:rsidRPr="000C2BEA" w:rsidDel="00E52A51" w:rsidRDefault="00176739">
      <w:pPr>
        <w:spacing w:line="4" w:lineRule="exact"/>
        <w:jc w:val="both"/>
        <w:rPr>
          <w:del w:id="598" w:author="Can Hong NGOC" w:date="2020-08-31T11:01:00Z"/>
          <w:rFonts w:ascii="Arial" w:hAnsi="Arial" w:cs="Arial"/>
          <w:lang w:val="en-US"/>
        </w:rPr>
      </w:pPr>
    </w:p>
    <w:p w14:paraId="5644C63B" w14:textId="11832338" w:rsidR="007B665E" w:rsidRPr="00025DBB" w:rsidDel="00E52A51" w:rsidRDefault="007B665E">
      <w:pPr>
        <w:jc w:val="both"/>
        <w:rPr>
          <w:del w:id="599" w:author="Can Hong NGOC" w:date="2020-08-31T11:01:00Z"/>
          <w:rFonts w:ascii="Arial" w:hAnsi="Arial" w:cs="Arial"/>
          <w:lang w:val="en-US"/>
        </w:rPr>
      </w:pPr>
      <w:del w:id="600" w:author="Can Hong NGOC" w:date="2020-08-31T11:01:00Z">
        <w:r w:rsidRPr="000C2BEA" w:rsidDel="00E52A51">
          <w:rPr>
            <w:rFonts w:ascii="Arial" w:hAnsi="Arial" w:cs="Arial"/>
            <w:lang w:val="en-US"/>
          </w:rPr>
          <w:delText xml:space="preserve">Finastra shall pay the Contractor the </w:delText>
        </w:r>
        <w:r w:rsidR="003878E2" w:rsidDel="00E52A51">
          <w:rPr>
            <w:rFonts w:ascii="Arial" w:hAnsi="Arial" w:cs="Arial"/>
            <w:lang w:val="en-US"/>
          </w:rPr>
          <w:delText>F</w:delText>
        </w:r>
        <w:r w:rsidRPr="000C2BEA" w:rsidDel="00E52A51">
          <w:rPr>
            <w:rFonts w:ascii="Arial" w:hAnsi="Arial" w:cs="Arial"/>
            <w:lang w:val="en-US"/>
          </w:rPr>
          <w:delText xml:space="preserve">ixed </w:delText>
        </w:r>
        <w:r w:rsidR="003878E2" w:rsidDel="00E52A51">
          <w:rPr>
            <w:rFonts w:ascii="Arial" w:hAnsi="Arial" w:cs="Arial"/>
            <w:lang w:val="en-US"/>
          </w:rPr>
          <w:delText>P</w:delText>
        </w:r>
        <w:r w:rsidRPr="000C2BEA" w:rsidDel="00E52A51">
          <w:rPr>
            <w:rFonts w:ascii="Arial" w:hAnsi="Arial" w:cs="Arial"/>
            <w:lang w:val="en-US"/>
          </w:rPr>
          <w:delText xml:space="preserve">rice </w:delText>
        </w:r>
        <w:r w:rsidR="003878E2" w:rsidDel="00E52A51">
          <w:rPr>
            <w:rFonts w:ascii="Arial" w:hAnsi="Arial" w:cs="Arial"/>
            <w:lang w:val="en-US"/>
          </w:rPr>
          <w:delText>F</w:delText>
        </w:r>
        <w:r w:rsidRPr="000C2BEA" w:rsidDel="00E52A51">
          <w:rPr>
            <w:rFonts w:ascii="Arial" w:hAnsi="Arial" w:cs="Arial"/>
            <w:lang w:val="en-US"/>
          </w:rPr>
          <w:delText>ee</w:delText>
        </w:r>
        <w:r w:rsidR="003878E2" w:rsidDel="00E52A51">
          <w:rPr>
            <w:rFonts w:ascii="Arial" w:hAnsi="Arial" w:cs="Arial"/>
            <w:lang w:val="en-US"/>
          </w:rPr>
          <w:delText>s</w:delText>
        </w:r>
        <w:r w:rsidRPr="000C2BEA" w:rsidDel="00E52A51">
          <w:rPr>
            <w:rFonts w:ascii="Arial" w:hAnsi="Arial" w:cs="Arial"/>
            <w:lang w:val="en-US"/>
          </w:rPr>
          <w:delText xml:space="preserve"> in instalments upon completion of each of the </w:delText>
        </w:r>
        <w:r w:rsidR="002134A2" w:rsidDel="00E52A51">
          <w:rPr>
            <w:rFonts w:ascii="Arial" w:hAnsi="Arial" w:cs="Arial"/>
            <w:lang w:val="en-US"/>
          </w:rPr>
          <w:delText>project p</w:delText>
        </w:r>
        <w:r w:rsidR="00025DBB" w:rsidDel="00E52A51">
          <w:rPr>
            <w:rFonts w:ascii="Arial" w:hAnsi="Arial" w:cs="Arial"/>
            <w:lang w:val="en-US"/>
          </w:rPr>
          <w:delText xml:space="preserve">hases </w:delText>
        </w:r>
        <w:r w:rsidR="00C71788" w:rsidDel="00E52A51">
          <w:rPr>
            <w:rFonts w:ascii="Arial" w:hAnsi="Arial" w:cs="Arial"/>
            <w:lang w:val="en-US"/>
          </w:rPr>
          <w:delText>as</w:delText>
        </w:r>
        <w:r w:rsidR="002134A2" w:rsidDel="00E52A51">
          <w:rPr>
            <w:rFonts w:ascii="Arial" w:hAnsi="Arial" w:cs="Arial"/>
            <w:lang w:val="en-US"/>
          </w:rPr>
          <w:delText xml:space="preserve"> detailed </w:delText>
        </w:r>
        <w:r w:rsidR="00C71788" w:rsidDel="00E52A51">
          <w:rPr>
            <w:rFonts w:ascii="Arial" w:hAnsi="Arial" w:cs="Arial"/>
            <w:lang w:val="en-US"/>
          </w:rPr>
          <w:delText>in</w:delText>
        </w:r>
        <w:r w:rsidRPr="000C2BEA" w:rsidDel="00E52A51">
          <w:rPr>
            <w:rFonts w:ascii="Arial" w:hAnsi="Arial" w:cs="Arial"/>
            <w:lang w:val="en-US"/>
          </w:rPr>
          <w:delText xml:space="preserve"> </w:delText>
        </w:r>
        <w:r w:rsidR="00025DBB" w:rsidDel="00E52A51">
          <w:rPr>
            <w:rFonts w:ascii="Arial" w:hAnsi="Arial" w:cs="Arial"/>
            <w:lang w:val="en-US"/>
          </w:rPr>
          <w:delText xml:space="preserve">section </w:delText>
        </w:r>
        <w:r w:rsidR="00025DBB" w:rsidRPr="00936C83" w:rsidDel="00E52A51">
          <w:rPr>
            <w:rFonts w:ascii="Arial" w:hAnsi="Arial" w:cs="Arial"/>
            <w:lang w:val="en-US"/>
          </w:rPr>
          <w:delText>A</w:delText>
        </w:r>
        <w:r w:rsidR="00025DBB" w:rsidDel="00E52A51">
          <w:rPr>
            <w:rFonts w:ascii="Arial" w:hAnsi="Arial" w:cs="Arial"/>
            <w:lang w:val="en-US"/>
          </w:rPr>
          <w:delText>.</w:delText>
        </w:r>
        <w:r w:rsidR="002134A2" w:rsidDel="00E52A51">
          <w:rPr>
            <w:rFonts w:ascii="Arial" w:hAnsi="Arial" w:cs="Arial"/>
            <w:lang w:val="en-US"/>
          </w:rPr>
          <w:delText>3 (</w:delText>
        </w:r>
        <w:r w:rsidR="00025DBB" w:rsidRPr="00936C83" w:rsidDel="00E52A51">
          <w:rPr>
            <w:rFonts w:ascii="Arial" w:hAnsi="Arial" w:cs="Arial"/>
            <w:lang w:val="en-US"/>
          </w:rPr>
          <w:delText>DELIVERABLES BY PROJECT STAGES</w:delText>
        </w:r>
        <w:r w:rsidR="002134A2" w:rsidDel="00E52A51">
          <w:rPr>
            <w:rFonts w:ascii="Arial" w:hAnsi="Arial" w:cs="Arial"/>
            <w:lang w:val="en-US"/>
          </w:rPr>
          <w:delText>) of Appendix A (“</w:delText>
        </w:r>
        <w:r w:rsidR="002134A2" w:rsidRPr="00FA7A9B" w:rsidDel="00E52A51">
          <w:rPr>
            <w:rFonts w:ascii="Arial" w:hAnsi="Arial" w:cs="Arial"/>
            <w:b/>
            <w:lang w:val="en-US"/>
          </w:rPr>
          <w:delText>Project Phases</w:delText>
        </w:r>
        <w:r w:rsidR="002134A2" w:rsidDel="00E52A51">
          <w:rPr>
            <w:rFonts w:ascii="Arial" w:hAnsi="Arial" w:cs="Arial"/>
            <w:lang w:val="en-US"/>
          </w:rPr>
          <w:delText xml:space="preserve">”) </w:delText>
        </w:r>
        <w:r w:rsidRPr="00025DBB" w:rsidDel="00E52A51">
          <w:rPr>
            <w:rFonts w:ascii="Arial" w:hAnsi="Arial" w:cs="Arial"/>
            <w:lang w:val="en-US"/>
          </w:rPr>
          <w:delText>according to the following payment plan:</w:delText>
        </w:r>
      </w:del>
    </w:p>
    <w:p w14:paraId="2775A3B2" w14:textId="03759AE0" w:rsidR="007B665E" w:rsidRPr="00025DBB" w:rsidDel="00E52A51" w:rsidRDefault="007B665E">
      <w:pPr>
        <w:pStyle w:val="ListParagraph"/>
        <w:numPr>
          <w:ilvl w:val="0"/>
          <w:numId w:val="19"/>
        </w:numPr>
        <w:spacing w:line="273" w:lineRule="exact"/>
        <w:ind w:left="0"/>
        <w:jc w:val="both"/>
        <w:rPr>
          <w:del w:id="601" w:author="Can Hong NGOC" w:date="2020-08-31T11:01:00Z"/>
          <w:rFonts w:ascii="Arial" w:hAnsi="Arial" w:cs="Arial"/>
          <w:sz w:val="20"/>
          <w:szCs w:val="20"/>
          <w:lang w:val="en-US"/>
        </w:rPr>
        <w:pPrChange w:id="602" w:author="Can Hong NGOC" w:date="2020-08-31T11:19:00Z">
          <w:pPr>
            <w:pStyle w:val="ListParagraph"/>
            <w:numPr>
              <w:numId w:val="19"/>
            </w:numPr>
            <w:spacing w:line="273" w:lineRule="exact"/>
            <w:ind w:hanging="360"/>
            <w:jc w:val="both"/>
          </w:pPr>
        </w:pPrChange>
      </w:pPr>
      <w:del w:id="603" w:author="Can Hong NGOC" w:date="2020-08-31T11:01:00Z">
        <w:r w:rsidRPr="00025DBB" w:rsidDel="00E52A51">
          <w:rPr>
            <w:rFonts w:ascii="Arial" w:hAnsi="Arial" w:cs="Arial"/>
            <w:sz w:val="20"/>
            <w:szCs w:val="20"/>
            <w:lang w:val="vi-VN"/>
          </w:rPr>
          <w:delText>25</w:delText>
        </w:r>
        <w:r w:rsidRPr="00025DBB" w:rsidDel="00E52A51">
          <w:rPr>
            <w:rFonts w:ascii="Arial" w:hAnsi="Arial" w:cs="Arial"/>
            <w:sz w:val="20"/>
            <w:szCs w:val="20"/>
            <w:lang w:val="en-US"/>
          </w:rPr>
          <w:delText xml:space="preserve">% of the </w:delText>
        </w:r>
        <w:bookmarkStart w:id="604" w:name="_Hlk521934458"/>
        <w:r w:rsidR="005872CE" w:rsidRPr="00025DBB" w:rsidDel="00E52A51">
          <w:rPr>
            <w:rFonts w:ascii="Arial" w:hAnsi="Arial" w:cs="Arial"/>
            <w:sz w:val="20"/>
            <w:szCs w:val="20"/>
            <w:lang w:val="en-US"/>
          </w:rPr>
          <w:delText xml:space="preserve">Fixed Price Fees </w:delText>
        </w:r>
        <w:bookmarkEnd w:id="604"/>
        <w:r w:rsidRPr="00025DBB" w:rsidDel="00E52A51">
          <w:rPr>
            <w:rFonts w:ascii="Arial" w:hAnsi="Arial" w:cs="Arial"/>
            <w:sz w:val="20"/>
            <w:szCs w:val="20"/>
            <w:lang w:val="en-US"/>
          </w:rPr>
          <w:delText>shall be payable on the Schedule Effective Date;</w:delText>
        </w:r>
      </w:del>
    </w:p>
    <w:p w14:paraId="6715AA78" w14:textId="04553409" w:rsidR="007B665E" w:rsidRPr="00025DBB" w:rsidDel="00E52A51" w:rsidRDefault="007B665E">
      <w:pPr>
        <w:pStyle w:val="ListParagraph"/>
        <w:numPr>
          <w:ilvl w:val="0"/>
          <w:numId w:val="19"/>
        </w:numPr>
        <w:spacing w:line="273" w:lineRule="exact"/>
        <w:ind w:left="0"/>
        <w:jc w:val="both"/>
        <w:rPr>
          <w:del w:id="605" w:author="Can Hong NGOC" w:date="2020-08-31T11:01:00Z"/>
          <w:rFonts w:ascii="Arial" w:hAnsi="Arial" w:cs="Arial"/>
          <w:sz w:val="20"/>
          <w:szCs w:val="20"/>
          <w:lang w:val="en-US"/>
        </w:rPr>
        <w:pPrChange w:id="606" w:author="Can Hong NGOC" w:date="2020-08-31T11:19:00Z">
          <w:pPr>
            <w:pStyle w:val="ListParagraph"/>
            <w:numPr>
              <w:numId w:val="19"/>
            </w:numPr>
            <w:spacing w:line="273" w:lineRule="exact"/>
            <w:ind w:hanging="360"/>
            <w:jc w:val="both"/>
          </w:pPr>
        </w:pPrChange>
      </w:pPr>
      <w:del w:id="607" w:author="Can Hong NGOC" w:date="2020-08-31T11:01:00Z">
        <w:r w:rsidRPr="00025DBB" w:rsidDel="00E52A51">
          <w:rPr>
            <w:rFonts w:ascii="Arial" w:hAnsi="Arial" w:cs="Arial"/>
            <w:sz w:val="20"/>
            <w:szCs w:val="20"/>
            <w:lang w:val="en-US"/>
          </w:rPr>
          <w:delText xml:space="preserve">10% of the </w:delText>
        </w:r>
        <w:r w:rsidR="005872CE" w:rsidRPr="00025DBB" w:rsidDel="00E52A51">
          <w:rPr>
            <w:rFonts w:ascii="Arial" w:hAnsi="Arial" w:cs="Arial"/>
            <w:sz w:val="20"/>
            <w:szCs w:val="20"/>
            <w:lang w:val="en-US"/>
          </w:rPr>
          <w:delText xml:space="preserve">Fixed Price Fees </w:delText>
        </w:r>
        <w:r w:rsidRPr="00025DBB" w:rsidDel="00E52A51">
          <w:rPr>
            <w:rFonts w:ascii="Arial" w:hAnsi="Arial" w:cs="Arial"/>
            <w:sz w:val="20"/>
            <w:szCs w:val="20"/>
            <w:lang w:val="en-US"/>
          </w:rPr>
          <w:delText xml:space="preserve">shall be payable </w:delText>
        </w:r>
        <w:r w:rsidR="00851A05" w:rsidRPr="00025DBB" w:rsidDel="00E52A51">
          <w:rPr>
            <w:rFonts w:ascii="Arial" w:hAnsi="Arial" w:cs="Arial"/>
            <w:sz w:val="20"/>
            <w:szCs w:val="20"/>
            <w:lang w:val="en-US"/>
          </w:rPr>
          <w:delText xml:space="preserve">upon </w:delText>
        </w:r>
        <w:r w:rsidRPr="00025DBB" w:rsidDel="00E52A51">
          <w:rPr>
            <w:rFonts w:ascii="Arial" w:hAnsi="Arial" w:cs="Arial"/>
            <w:sz w:val="20"/>
            <w:szCs w:val="20"/>
            <w:lang w:val="en-US"/>
          </w:rPr>
          <w:delText xml:space="preserve">the completion of the </w:delText>
        </w:r>
        <w:r w:rsidR="00B273AC" w:rsidRPr="00025DBB" w:rsidDel="00E52A51">
          <w:rPr>
            <w:rFonts w:ascii="Arial" w:hAnsi="Arial" w:cs="Arial"/>
            <w:sz w:val="20"/>
            <w:szCs w:val="20"/>
            <w:lang w:val="en-US"/>
          </w:rPr>
          <w:delText>Initiate</w:delText>
        </w:r>
        <w:r w:rsidRPr="00025DBB" w:rsidDel="00E52A51">
          <w:rPr>
            <w:rFonts w:ascii="Arial" w:hAnsi="Arial" w:cs="Arial"/>
            <w:sz w:val="20"/>
            <w:szCs w:val="20"/>
            <w:lang w:val="en-US"/>
          </w:rPr>
          <w:delText xml:space="preserve"> stage in</w:delText>
        </w:r>
        <w:r w:rsidR="00EE75E8" w:rsidDel="00E52A51">
          <w:rPr>
            <w:rFonts w:ascii="Arial" w:hAnsi="Arial" w:cs="Arial"/>
            <w:sz w:val="20"/>
            <w:szCs w:val="20"/>
            <w:lang w:val="en-US"/>
          </w:rPr>
          <w:delText xml:space="preserve"> accordance with the</w:delText>
        </w:r>
        <w:r w:rsidRPr="00025DBB" w:rsidDel="00E52A51">
          <w:rPr>
            <w:rFonts w:ascii="Arial" w:hAnsi="Arial" w:cs="Arial"/>
            <w:sz w:val="20"/>
            <w:szCs w:val="20"/>
            <w:lang w:val="en-US"/>
          </w:rPr>
          <w:delText xml:space="preserve"> the</w:delText>
        </w:r>
        <w:r w:rsidR="00C71788" w:rsidRPr="00025DBB" w:rsidDel="00E52A51">
          <w:rPr>
            <w:rFonts w:ascii="Arial" w:hAnsi="Arial" w:cs="Arial"/>
            <w:sz w:val="20"/>
            <w:szCs w:val="20"/>
            <w:lang w:val="en-US"/>
          </w:rPr>
          <w:delText xml:space="preserve"> Project</w:delText>
        </w:r>
        <w:r w:rsidR="002134A2" w:rsidDel="00E52A51">
          <w:rPr>
            <w:rFonts w:ascii="Arial" w:hAnsi="Arial" w:cs="Arial"/>
            <w:sz w:val="20"/>
            <w:szCs w:val="20"/>
            <w:lang w:val="en-US"/>
          </w:rPr>
          <w:delText xml:space="preserve"> Phases</w:delText>
        </w:r>
        <w:r w:rsidRPr="00025DBB" w:rsidDel="00E52A51">
          <w:rPr>
            <w:rFonts w:ascii="Arial" w:hAnsi="Arial" w:cs="Arial"/>
            <w:sz w:val="20"/>
            <w:szCs w:val="20"/>
            <w:lang w:val="en-US"/>
          </w:rPr>
          <w:delText>;</w:delText>
        </w:r>
      </w:del>
    </w:p>
    <w:p w14:paraId="4539B062" w14:textId="6AB7820A" w:rsidR="00B273AC" w:rsidRPr="00025DBB" w:rsidDel="00E52A51" w:rsidRDefault="00B273AC">
      <w:pPr>
        <w:pStyle w:val="ListParagraph"/>
        <w:numPr>
          <w:ilvl w:val="0"/>
          <w:numId w:val="19"/>
        </w:numPr>
        <w:spacing w:line="273" w:lineRule="exact"/>
        <w:ind w:left="0"/>
        <w:jc w:val="both"/>
        <w:rPr>
          <w:del w:id="608" w:author="Can Hong NGOC" w:date="2020-08-31T11:01:00Z"/>
          <w:rFonts w:ascii="Arial" w:hAnsi="Arial" w:cs="Arial"/>
          <w:sz w:val="20"/>
          <w:szCs w:val="20"/>
          <w:lang w:val="en-US"/>
        </w:rPr>
        <w:pPrChange w:id="609" w:author="Can Hong NGOC" w:date="2020-08-31T11:19:00Z">
          <w:pPr>
            <w:pStyle w:val="ListParagraph"/>
            <w:numPr>
              <w:numId w:val="19"/>
            </w:numPr>
            <w:spacing w:line="273" w:lineRule="exact"/>
            <w:ind w:hanging="360"/>
            <w:jc w:val="both"/>
          </w:pPr>
        </w:pPrChange>
      </w:pPr>
      <w:del w:id="610" w:author="Can Hong NGOC" w:date="2020-08-31T11:01:00Z">
        <w:r w:rsidRPr="00025DBB" w:rsidDel="00E52A51">
          <w:rPr>
            <w:rFonts w:ascii="Arial" w:hAnsi="Arial" w:cs="Arial"/>
            <w:sz w:val="20"/>
            <w:szCs w:val="20"/>
            <w:lang w:val="en-US"/>
          </w:rPr>
          <w:delText xml:space="preserve">20% of the </w:delText>
        </w:r>
        <w:r w:rsidR="005872CE" w:rsidRPr="00025DBB" w:rsidDel="00E52A51">
          <w:rPr>
            <w:rFonts w:ascii="Arial" w:hAnsi="Arial" w:cs="Arial"/>
            <w:sz w:val="20"/>
            <w:szCs w:val="20"/>
            <w:lang w:val="en-US"/>
          </w:rPr>
          <w:delText xml:space="preserve">Fixed Price Fees </w:delText>
        </w:r>
        <w:r w:rsidRPr="00025DBB" w:rsidDel="00E52A51">
          <w:rPr>
            <w:rFonts w:ascii="Arial" w:hAnsi="Arial" w:cs="Arial"/>
            <w:sz w:val="20"/>
            <w:szCs w:val="20"/>
            <w:lang w:val="en-US"/>
          </w:rPr>
          <w:delText xml:space="preserve">shall be payable </w:delText>
        </w:r>
        <w:r w:rsidR="00851A05" w:rsidRPr="00025DBB" w:rsidDel="00E52A51">
          <w:rPr>
            <w:rFonts w:ascii="Arial" w:hAnsi="Arial" w:cs="Arial"/>
            <w:sz w:val="20"/>
            <w:szCs w:val="20"/>
            <w:lang w:val="en-US"/>
          </w:rPr>
          <w:delText>upon</w:delText>
        </w:r>
        <w:r w:rsidRPr="00025DBB" w:rsidDel="00E52A51">
          <w:rPr>
            <w:rFonts w:ascii="Arial" w:hAnsi="Arial" w:cs="Arial"/>
            <w:sz w:val="20"/>
            <w:szCs w:val="20"/>
            <w:lang w:val="en-US"/>
          </w:rPr>
          <w:delText xml:space="preserve"> the completion of the Define stage in </w:delText>
        </w:r>
        <w:r w:rsidR="00EE75E8" w:rsidDel="00E52A51">
          <w:rPr>
            <w:rFonts w:ascii="Arial" w:hAnsi="Arial" w:cs="Arial"/>
            <w:sz w:val="20"/>
            <w:szCs w:val="20"/>
            <w:lang w:val="en-US"/>
          </w:rPr>
          <w:delText xml:space="preserve">accordance with </w:delText>
        </w:r>
        <w:r w:rsidRPr="00025DBB" w:rsidDel="00E52A51">
          <w:rPr>
            <w:rFonts w:ascii="Arial" w:hAnsi="Arial" w:cs="Arial"/>
            <w:sz w:val="20"/>
            <w:szCs w:val="20"/>
            <w:lang w:val="en-US"/>
          </w:rPr>
          <w:delText>the</w:delText>
        </w:r>
        <w:r w:rsidR="00C71788" w:rsidRPr="00025DBB" w:rsidDel="00E52A51">
          <w:rPr>
            <w:rFonts w:ascii="Arial" w:hAnsi="Arial" w:cs="Arial"/>
            <w:sz w:val="20"/>
            <w:szCs w:val="20"/>
            <w:lang w:val="en-US"/>
          </w:rPr>
          <w:delText xml:space="preserve"> Project </w:delText>
        </w:r>
        <w:r w:rsidR="002134A2" w:rsidDel="00E52A51">
          <w:rPr>
            <w:rFonts w:ascii="Arial" w:hAnsi="Arial" w:cs="Arial"/>
            <w:sz w:val="20"/>
            <w:szCs w:val="20"/>
            <w:lang w:val="en-US"/>
          </w:rPr>
          <w:delText>Phases</w:delText>
        </w:r>
        <w:r w:rsidRPr="00025DBB" w:rsidDel="00E52A51">
          <w:rPr>
            <w:rFonts w:ascii="Arial" w:hAnsi="Arial" w:cs="Arial"/>
            <w:sz w:val="20"/>
            <w:szCs w:val="20"/>
            <w:lang w:val="en-US"/>
          </w:rPr>
          <w:delText>;</w:delText>
        </w:r>
      </w:del>
    </w:p>
    <w:p w14:paraId="513083EE" w14:textId="44547022" w:rsidR="007B665E" w:rsidRPr="00025DBB" w:rsidDel="00E52A51" w:rsidRDefault="007B665E">
      <w:pPr>
        <w:pStyle w:val="ListParagraph"/>
        <w:numPr>
          <w:ilvl w:val="0"/>
          <w:numId w:val="19"/>
        </w:numPr>
        <w:spacing w:line="273" w:lineRule="exact"/>
        <w:ind w:left="0"/>
        <w:jc w:val="both"/>
        <w:rPr>
          <w:del w:id="611" w:author="Can Hong NGOC" w:date="2020-08-31T11:01:00Z"/>
          <w:rFonts w:ascii="Arial" w:hAnsi="Arial" w:cs="Arial"/>
          <w:sz w:val="20"/>
          <w:szCs w:val="20"/>
          <w:lang w:val="en-US"/>
        </w:rPr>
        <w:pPrChange w:id="612" w:author="Can Hong NGOC" w:date="2020-08-31T11:19:00Z">
          <w:pPr>
            <w:pStyle w:val="ListParagraph"/>
            <w:numPr>
              <w:numId w:val="19"/>
            </w:numPr>
            <w:spacing w:line="273" w:lineRule="exact"/>
            <w:ind w:hanging="360"/>
            <w:jc w:val="both"/>
          </w:pPr>
        </w:pPrChange>
      </w:pPr>
      <w:del w:id="613" w:author="Can Hong NGOC" w:date="2020-08-31T11:01:00Z">
        <w:r w:rsidRPr="00025DBB" w:rsidDel="00E52A51">
          <w:rPr>
            <w:rFonts w:ascii="Arial" w:hAnsi="Arial" w:cs="Arial"/>
            <w:sz w:val="20"/>
            <w:szCs w:val="20"/>
            <w:lang w:val="vi-VN"/>
          </w:rPr>
          <w:delText>20</w:delText>
        </w:r>
        <w:r w:rsidRPr="00025DBB" w:rsidDel="00E52A51">
          <w:rPr>
            <w:rFonts w:ascii="Arial" w:hAnsi="Arial" w:cs="Arial"/>
            <w:sz w:val="20"/>
            <w:szCs w:val="20"/>
            <w:lang w:val="en-US"/>
          </w:rPr>
          <w:delText xml:space="preserve">% of the </w:delText>
        </w:r>
        <w:r w:rsidR="005872CE" w:rsidRPr="00025DBB" w:rsidDel="00E52A51">
          <w:rPr>
            <w:rFonts w:ascii="Arial" w:hAnsi="Arial" w:cs="Arial"/>
            <w:sz w:val="20"/>
            <w:szCs w:val="20"/>
            <w:lang w:val="en-US"/>
          </w:rPr>
          <w:delText xml:space="preserve">Fixed Price Fees </w:delText>
        </w:r>
        <w:r w:rsidRPr="00025DBB" w:rsidDel="00E52A51">
          <w:rPr>
            <w:rFonts w:ascii="Arial" w:hAnsi="Arial" w:cs="Arial"/>
            <w:sz w:val="20"/>
            <w:szCs w:val="20"/>
            <w:lang w:val="en-US"/>
          </w:rPr>
          <w:delText xml:space="preserve">shall be payable </w:delText>
        </w:r>
        <w:r w:rsidR="00851A05" w:rsidRPr="00025DBB" w:rsidDel="00E52A51">
          <w:rPr>
            <w:rFonts w:ascii="Arial" w:hAnsi="Arial" w:cs="Arial"/>
            <w:sz w:val="20"/>
            <w:szCs w:val="20"/>
            <w:lang w:val="en-US"/>
          </w:rPr>
          <w:delText>upon</w:delText>
        </w:r>
        <w:r w:rsidRPr="00025DBB" w:rsidDel="00E52A51">
          <w:rPr>
            <w:rFonts w:ascii="Arial" w:hAnsi="Arial" w:cs="Arial"/>
            <w:sz w:val="20"/>
            <w:szCs w:val="20"/>
            <w:lang w:val="en-US"/>
          </w:rPr>
          <w:delText xml:space="preserve"> the completion of the Build stage in </w:delText>
        </w:r>
        <w:r w:rsidR="00EE75E8" w:rsidDel="00E52A51">
          <w:rPr>
            <w:rFonts w:ascii="Arial" w:hAnsi="Arial" w:cs="Arial"/>
            <w:sz w:val="20"/>
            <w:szCs w:val="20"/>
            <w:lang w:val="en-US"/>
          </w:rPr>
          <w:delText xml:space="preserve">accordance with the </w:delText>
        </w:r>
        <w:r w:rsidRPr="00025DBB" w:rsidDel="00E52A51">
          <w:rPr>
            <w:rFonts w:ascii="Arial" w:hAnsi="Arial" w:cs="Arial"/>
            <w:sz w:val="20"/>
            <w:szCs w:val="20"/>
            <w:lang w:val="en-US"/>
          </w:rPr>
          <w:delText xml:space="preserve"> </w:delText>
        </w:r>
        <w:r w:rsidR="00C71788" w:rsidRPr="00025DBB" w:rsidDel="00E52A51">
          <w:rPr>
            <w:rFonts w:ascii="Arial" w:hAnsi="Arial" w:cs="Arial"/>
            <w:sz w:val="20"/>
            <w:szCs w:val="20"/>
            <w:lang w:val="en-US"/>
          </w:rPr>
          <w:delText>Project P</w:delText>
        </w:r>
        <w:r w:rsidR="002134A2" w:rsidDel="00E52A51">
          <w:rPr>
            <w:rFonts w:ascii="Arial" w:hAnsi="Arial" w:cs="Arial"/>
            <w:sz w:val="20"/>
            <w:szCs w:val="20"/>
            <w:lang w:val="en-US"/>
          </w:rPr>
          <w:delText>hases</w:delText>
        </w:r>
        <w:r w:rsidRPr="00025DBB" w:rsidDel="00E52A51">
          <w:rPr>
            <w:rFonts w:ascii="Arial" w:hAnsi="Arial" w:cs="Arial"/>
            <w:sz w:val="20"/>
            <w:szCs w:val="20"/>
            <w:lang w:val="en-US"/>
          </w:rPr>
          <w:delText>;</w:delText>
        </w:r>
      </w:del>
    </w:p>
    <w:p w14:paraId="7CDEBF31" w14:textId="0824F4D4" w:rsidR="00851A05" w:rsidRPr="00AE3FEF" w:rsidDel="00E52A51" w:rsidRDefault="007B665E">
      <w:pPr>
        <w:pStyle w:val="ListParagraph"/>
        <w:numPr>
          <w:ilvl w:val="0"/>
          <w:numId w:val="19"/>
        </w:numPr>
        <w:spacing w:line="273" w:lineRule="exact"/>
        <w:ind w:left="0"/>
        <w:jc w:val="both"/>
        <w:rPr>
          <w:del w:id="614" w:author="Can Hong NGOC" w:date="2020-08-31T11:01:00Z"/>
          <w:rFonts w:ascii="Arial" w:hAnsi="Arial" w:cs="Arial"/>
          <w:sz w:val="20"/>
          <w:szCs w:val="20"/>
          <w:lang w:val="vi-VN"/>
        </w:rPr>
        <w:pPrChange w:id="615" w:author="Can Hong NGOC" w:date="2020-08-31T11:19:00Z">
          <w:pPr>
            <w:pStyle w:val="ListParagraph"/>
            <w:numPr>
              <w:numId w:val="19"/>
            </w:numPr>
            <w:spacing w:line="273" w:lineRule="exact"/>
            <w:ind w:hanging="360"/>
            <w:jc w:val="both"/>
          </w:pPr>
        </w:pPrChange>
      </w:pPr>
      <w:del w:id="616" w:author="Can Hong NGOC" w:date="2020-08-31T11:01:00Z">
        <w:r w:rsidRPr="00AE3FEF" w:rsidDel="00E52A51">
          <w:rPr>
            <w:rFonts w:ascii="Arial" w:hAnsi="Arial" w:cs="Arial"/>
            <w:sz w:val="20"/>
            <w:szCs w:val="20"/>
            <w:lang w:val="vi-VN"/>
          </w:rPr>
          <w:delText xml:space="preserve">25% of the </w:delText>
        </w:r>
        <w:r w:rsidR="005872CE" w:rsidRPr="00AE3FEF" w:rsidDel="00E52A51">
          <w:rPr>
            <w:rFonts w:ascii="Arial" w:hAnsi="Arial" w:cs="Arial"/>
            <w:sz w:val="20"/>
            <w:szCs w:val="20"/>
            <w:lang w:val="vi-VN"/>
          </w:rPr>
          <w:delText xml:space="preserve">Fixed Price Fees </w:delText>
        </w:r>
        <w:r w:rsidRPr="00AE3FEF" w:rsidDel="00E52A51">
          <w:rPr>
            <w:rFonts w:ascii="Arial" w:hAnsi="Arial" w:cs="Arial"/>
            <w:sz w:val="20"/>
            <w:szCs w:val="20"/>
            <w:lang w:val="vi-VN"/>
          </w:rPr>
          <w:delText xml:space="preserve">shall be payable </w:delText>
        </w:r>
        <w:r w:rsidR="00851A05" w:rsidRPr="00AE3FEF" w:rsidDel="00E52A51">
          <w:rPr>
            <w:rFonts w:ascii="Arial" w:hAnsi="Arial" w:cs="Arial"/>
            <w:sz w:val="20"/>
            <w:szCs w:val="20"/>
            <w:lang w:val="vi-VN"/>
          </w:rPr>
          <w:delText>upon</w:delText>
        </w:r>
        <w:r w:rsidR="00936C83" w:rsidRPr="00AE3FEF" w:rsidDel="00E52A51">
          <w:rPr>
            <w:rFonts w:ascii="Arial" w:hAnsi="Arial" w:cs="Arial"/>
            <w:sz w:val="20"/>
            <w:szCs w:val="20"/>
            <w:lang w:val="vi-VN"/>
          </w:rPr>
          <w:delText xml:space="preserve"> </w:delText>
        </w:r>
        <w:r w:rsidR="00025DBB" w:rsidRPr="00AE3FEF" w:rsidDel="00E52A51">
          <w:rPr>
            <w:rFonts w:ascii="Arial" w:hAnsi="Arial" w:cs="Arial"/>
            <w:sz w:val="20"/>
            <w:szCs w:val="20"/>
            <w:lang w:val="vi-VN"/>
          </w:rPr>
          <w:delText>the completion of the Test, Deploy and Close stages in accordance with the Project Phases</w:delText>
        </w:r>
        <w:r w:rsidR="002134A2" w:rsidRPr="00AE3FEF" w:rsidDel="00E52A51">
          <w:rPr>
            <w:rFonts w:ascii="Arial" w:hAnsi="Arial" w:cs="Arial"/>
            <w:sz w:val="20"/>
            <w:szCs w:val="20"/>
            <w:lang w:val="vi-VN"/>
          </w:rPr>
          <w:delText>.</w:delText>
        </w:r>
        <w:r w:rsidR="00025DBB" w:rsidRPr="00AE3FEF" w:rsidDel="00E52A51">
          <w:rPr>
            <w:rFonts w:ascii="Arial" w:hAnsi="Arial" w:cs="Arial"/>
            <w:sz w:val="20"/>
            <w:szCs w:val="20"/>
            <w:lang w:val="vi-VN"/>
          </w:rPr>
          <w:delText xml:space="preserve"> </w:delText>
        </w:r>
      </w:del>
    </w:p>
    <w:p w14:paraId="0859B29D" w14:textId="60097C12" w:rsidR="00C70D8B" w:rsidRPr="000C2BEA" w:rsidDel="00E52A51" w:rsidRDefault="00176739" w:rsidP="00E61E86">
      <w:pPr>
        <w:spacing w:line="226" w:lineRule="exact"/>
        <w:jc w:val="both"/>
        <w:rPr>
          <w:del w:id="617" w:author="Can Hong NGOC" w:date="2020-08-31T11:01:00Z"/>
          <w:rFonts w:ascii="Arial" w:hAnsi="Arial" w:cs="Arial"/>
          <w:lang w:val="en-US"/>
        </w:rPr>
      </w:pPr>
      <w:del w:id="618" w:author="Can Hong NGOC" w:date="2020-08-31T11:01:00Z">
        <w:r w:rsidRPr="000C2BEA" w:rsidDel="00E52A51">
          <w:rPr>
            <w:rFonts w:ascii="Arial" w:hAnsi="Arial" w:cs="Arial"/>
            <w:lang w:val="en-US"/>
          </w:rPr>
          <w:delText xml:space="preserve">Invoices shall be due for payment 30 days after receipt </w:delText>
        </w:r>
        <w:r w:rsidR="00851A05" w:rsidDel="00E52A51">
          <w:rPr>
            <w:rFonts w:ascii="Arial" w:hAnsi="Arial" w:cs="Arial"/>
            <w:lang w:val="en-US"/>
          </w:rPr>
          <w:delText xml:space="preserve">of invoices </w:delText>
        </w:r>
        <w:r w:rsidRPr="000C2BEA" w:rsidDel="00E52A51">
          <w:rPr>
            <w:rFonts w:ascii="Arial" w:hAnsi="Arial" w:cs="Arial"/>
            <w:lang w:val="en-US"/>
          </w:rPr>
          <w:delText xml:space="preserve">subject to receipt of corresponding payments from the Client by </w:delText>
        </w:r>
        <w:r w:rsidR="00536A29" w:rsidRPr="000C2BEA" w:rsidDel="00E52A51">
          <w:rPr>
            <w:rFonts w:ascii="Arial" w:hAnsi="Arial" w:cs="Arial"/>
            <w:lang w:val="en-US"/>
          </w:rPr>
          <w:delText>Finastra</w:delText>
        </w:r>
        <w:r w:rsidRPr="000C2BEA" w:rsidDel="00E52A51">
          <w:rPr>
            <w:rFonts w:ascii="Arial" w:hAnsi="Arial" w:cs="Arial"/>
            <w:lang w:val="en-US"/>
          </w:rPr>
          <w:delText xml:space="preserve"> pursuant to </w:delText>
        </w:r>
        <w:r w:rsidR="002134A2" w:rsidDel="00E52A51">
          <w:rPr>
            <w:rFonts w:ascii="Arial" w:hAnsi="Arial" w:cs="Arial"/>
            <w:lang w:val="en-US"/>
          </w:rPr>
          <w:delText xml:space="preserve">the </w:delText>
        </w:r>
        <w:r w:rsidRPr="000C2BEA" w:rsidDel="00E52A51">
          <w:rPr>
            <w:rFonts w:ascii="Arial" w:hAnsi="Arial" w:cs="Arial"/>
            <w:lang w:val="en-US"/>
          </w:rPr>
          <w:delText xml:space="preserve">Services </w:delText>
        </w:r>
        <w:r w:rsidR="00A84A70" w:rsidRPr="000C2BEA" w:rsidDel="00E52A51">
          <w:rPr>
            <w:rFonts w:ascii="Arial" w:hAnsi="Arial" w:cs="Arial"/>
            <w:lang w:val="en-US"/>
          </w:rPr>
          <w:delText xml:space="preserve">Schedule No. </w:delText>
        </w:r>
        <w:r w:rsidR="009F4459" w:rsidRPr="00424C9D" w:rsidDel="00E52A51">
          <w:rPr>
            <w:rFonts w:ascii="Calibri" w:hAnsi="Calibri"/>
            <w:sz w:val="22"/>
            <w:szCs w:val="22"/>
          </w:rPr>
          <w:delText>ON146128</w:delText>
        </w:r>
        <w:r w:rsidR="00D95D6B" w:rsidRPr="00B103EE" w:rsidDel="00E52A51">
          <w:rPr>
            <w:rFonts w:ascii="Calibri" w:hAnsi="Calibri"/>
            <w:sz w:val="22"/>
            <w:szCs w:val="22"/>
          </w:rPr>
          <w:delText>(</w:delText>
        </w:r>
        <w:r w:rsidR="00D95D6B" w:rsidDel="00E52A51">
          <w:rPr>
            <w:rFonts w:ascii="Calibri" w:hAnsi="Calibri"/>
            <w:sz w:val="22"/>
            <w:szCs w:val="22"/>
          </w:rPr>
          <w:delText>S)/#IK73</w:delText>
        </w:r>
        <w:r w:rsidRPr="000C2BEA" w:rsidDel="00E52A51">
          <w:rPr>
            <w:rFonts w:ascii="Arial" w:hAnsi="Arial" w:cs="Arial"/>
            <w:lang w:val="en-US"/>
          </w:rPr>
          <w:delText xml:space="preserve"> between </w:delText>
        </w:r>
        <w:r w:rsidR="00536A29" w:rsidRPr="000C2BEA" w:rsidDel="00E52A51">
          <w:rPr>
            <w:rFonts w:ascii="Arial" w:hAnsi="Arial" w:cs="Arial"/>
            <w:lang w:val="en-US"/>
          </w:rPr>
          <w:delText>Finastra</w:delText>
        </w:r>
        <w:r w:rsidRPr="000C2BEA" w:rsidDel="00E52A51">
          <w:rPr>
            <w:rFonts w:ascii="Arial" w:hAnsi="Arial" w:cs="Arial"/>
            <w:lang w:val="en-US"/>
          </w:rPr>
          <w:delText xml:space="preserve"> and the Client.</w:delText>
        </w:r>
      </w:del>
    </w:p>
    <w:p w14:paraId="7425F597" w14:textId="66E99A8D" w:rsidR="00536A29" w:rsidRPr="000C2BEA" w:rsidDel="00E52A51" w:rsidRDefault="00536A29">
      <w:pPr>
        <w:spacing w:line="226" w:lineRule="exact"/>
        <w:jc w:val="both"/>
        <w:rPr>
          <w:del w:id="619" w:author="Can Hong NGOC" w:date="2020-08-31T11:01:00Z"/>
          <w:rFonts w:ascii="Arial" w:hAnsi="Arial" w:cs="Arial"/>
          <w:lang w:val="en-US"/>
        </w:rPr>
      </w:pPr>
    </w:p>
    <w:p w14:paraId="0FE4166F" w14:textId="2ADAEF29" w:rsidR="003062C2" w:rsidRPr="000C2BEA" w:rsidDel="00E52A51" w:rsidRDefault="003062C2">
      <w:pPr>
        <w:spacing w:line="237" w:lineRule="auto"/>
        <w:jc w:val="both"/>
        <w:rPr>
          <w:del w:id="620" w:author="Can Hong NGOC" w:date="2020-08-31T11:01:00Z"/>
          <w:rFonts w:ascii="Arial" w:hAnsi="Arial" w:cs="Arial"/>
          <w:b/>
          <w:bCs/>
          <w:lang w:val="en-US"/>
        </w:rPr>
      </w:pPr>
      <w:bookmarkStart w:id="621" w:name="page3"/>
      <w:bookmarkEnd w:id="621"/>
    </w:p>
    <w:p w14:paraId="3C3D573F" w14:textId="5B611360" w:rsidR="000C2BEA" w:rsidRPr="000C2BEA" w:rsidDel="00E52A51" w:rsidRDefault="000C2BEA">
      <w:pPr>
        <w:widowControl/>
        <w:overflowPunct/>
        <w:autoSpaceDE/>
        <w:autoSpaceDN/>
        <w:adjustRightInd/>
        <w:jc w:val="both"/>
        <w:textAlignment w:val="auto"/>
        <w:rPr>
          <w:del w:id="622" w:author="Can Hong NGOC" w:date="2020-08-31T11:01:00Z"/>
          <w:rFonts w:ascii="Arial" w:hAnsi="Arial" w:cs="Arial"/>
          <w:b/>
          <w:bCs/>
          <w:lang w:val="en-US"/>
        </w:rPr>
      </w:pPr>
      <w:del w:id="623" w:author="Can Hong NGOC" w:date="2020-08-31T11:01:00Z">
        <w:r w:rsidRPr="000C2BEA" w:rsidDel="00E52A51">
          <w:rPr>
            <w:rFonts w:ascii="Arial" w:hAnsi="Arial" w:cs="Arial"/>
            <w:b/>
            <w:bCs/>
            <w:lang w:val="en-US"/>
          </w:rPr>
          <w:br w:type="page"/>
        </w:r>
      </w:del>
    </w:p>
    <w:p w14:paraId="1848EB33" w14:textId="1608D718" w:rsidR="00C70D8B" w:rsidRPr="000C2BEA" w:rsidDel="00E52A51" w:rsidRDefault="00C70D8B">
      <w:pPr>
        <w:spacing w:line="237" w:lineRule="auto"/>
        <w:jc w:val="both"/>
        <w:rPr>
          <w:del w:id="624" w:author="Can Hong NGOC" w:date="2020-08-31T11:01:00Z"/>
          <w:rFonts w:ascii="Arial" w:hAnsi="Arial" w:cs="Arial"/>
          <w:lang w:val="en-US"/>
        </w:rPr>
      </w:pPr>
      <w:del w:id="625" w:author="Can Hong NGOC" w:date="2020-08-31T11:01:00Z">
        <w:r w:rsidRPr="000C2BEA" w:rsidDel="00E52A51">
          <w:rPr>
            <w:rFonts w:ascii="Arial" w:hAnsi="Arial" w:cs="Arial"/>
            <w:b/>
            <w:bCs/>
            <w:lang w:val="en-US"/>
          </w:rPr>
          <w:delText>SCHEDULE – PART 3</w:delText>
        </w:r>
      </w:del>
    </w:p>
    <w:p w14:paraId="4073B8CD" w14:textId="6C307E32" w:rsidR="00C70D8B" w:rsidRPr="000C2BEA" w:rsidDel="00E52A51" w:rsidRDefault="00C70D8B">
      <w:pPr>
        <w:spacing w:line="232" w:lineRule="exact"/>
        <w:jc w:val="both"/>
        <w:rPr>
          <w:del w:id="626" w:author="Can Hong NGOC" w:date="2020-08-31T11:01:00Z"/>
          <w:rFonts w:ascii="Arial" w:hAnsi="Arial" w:cs="Arial"/>
          <w:lang w:val="en-US"/>
        </w:rPr>
      </w:pPr>
    </w:p>
    <w:p w14:paraId="32856FEF" w14:textId="3AC479A4" w:rsidR="00C70D8B" w:rsidRPr="000C2BEA" w:rsidDel="00E52A51" w:rsidRDefault="00C70D8B">
      <w:pPr>
        <w:spacing w:line="237" w:lineRule="auto"/>
        <w:jc w:val="both"/>
        <w:rPr>
          <w:del w:id="627" w:author="Can Hong NGOC" w:date="2020-08-31T11:01:00Z"/>
          <w:rFonts w:ascii="Arial" w:hAnsi="Arial" w:cs="Arial"/>
          <w:lang w:val="en-US"/>
        </w:rPr>
      </w:pPr>
      <w:del w:id="628" w:author="Can Hong NGOC" w:date="2020-08-31T11:01:00Z">
        <w:r w:rsidRPr="000C2BEA" w:rsidDel="00E52A51">
          <w:rPr>
            <w:rFonts w:ascii="Arial" w:hAnsi="Arial" w:cs="Arial"/>
            <w:b/>
            <w:bCs/>
            <w:lang w:val="en-US"/>
          </w:rPr>
          <w:delText>CLIENT PROVISIONS and PROJECT ASSUMPTIONS</w:delText>
        </w:r>
      </w:del>
    </w:p>
    <w:p w14:paraId="4423E709" w14:textId="1E7B5DB3" w:rsidR="00C70D8B" w:rsidRPr="000C2BEA" w:rsidDel="00E52A51" w:rsidRDefault="00C70D8B">
      <w:pPr>
        <w:spacing w:line="278" w:lineRule="exact"/>
        <w:jc w:val="both"/>
        <w:rPr>
          <w:del w:id="629" w:author="Can Hong NGOC" w:date="2020-08-31T11:01:00Z"/>
          <w:rFonts w:ascii="Arial" w:hAnsi="Arial" w:cs="Arial"/>
          <w:lang w:val="en-US"/>
        </w:rPr>
      </w:pPr>
    </w:p>
    <w:p w14:paraId="30631B7D" w14:textId="10F9748D" w:rsidR="00C70D8B" w:rsidDel="00E52A51" w:rsidRDefault="00C70D8B">
      <w:pPr>
        <w:spacing w:line="223" w:lineRule="auto"/>
        <w:ind w:right="20"/>
        <w:jc w:val="both"/>
        <w:rPr>
          <w:del w:id="630" w:author="Can Hong NGOC" w:date="2020-08-31T11:01:00Z"/>
          <w:rFonts w:ascii="Arial" w:hAnsi="Arial" w:cs="Arial"/>
          <w:lang w:val="en-US"/>
        </w:rPr>
      </w:pPr>
      <w:del w:id="631" w:author="Can Hong NGOC" w:date="2020-08-31T11:01:00Z">
        <w:r w:rsidRPr="000C2BEA" w:rsidDel="00E52A51">
          <w:rPr>
            <w:rFonts w:ascii="Arial" w:hAnsi="Arial" w:cs="Arial"/>
            <w:lang w:val="en-US"/>
          </w:rPr>
          <w:delText xml:space="preserve">All of the pricing and expenditure assumptions set out in this </w:delText>
        </w:r>
        <w:r w:rsidR="00D074A8" w:rsidDel="00E52A51">
          <w:rPr>
            <w:rFonts w:ascii="Arial" w:hAnsi="Arial" w:cs="Arial"/>
            <w:lang w:val="en-US"/>
          </w:rPr>
          <w:delText>Schedule</w:delText>
        </w:r>
        <w:r w:rsidRPr="000C2BEA" w:rsidDel="00E52A51">
          <w:rPr>
            <w:rFonts w:ascii="Arial" w:hAnsi="Arial" w:cs="Arial"/>
            <w:lang w:val="en-US"/>
          </w:rPr>
          <w:delText xml:space="preserve"> are based on the assumption that the following are made available by the Client in the context of the project and produced on either its own authority or by means of third-party suppliers.</w:delText>
        </w:r>
      </w:del>
    </w:p>
    <w:p w14:paraId="3808B263" w14:textId="4CF902BD" w:rsidR="00D074A8" w:rsidDel="00E52A51" w:rsidRDefault="00D074A8">
      <w:pPr>
        <w:spacing w:line="223" w:lineRule="auto"/>
        <w:ind w:right="20"/>
        <w:jc w:val="both"/>
        <w:rPr>
          <w:del w:id="632" w:author="Can Hong NGOC" w:date="2020-08-31T11:01:00Z"/>
          <w:rFonts w:ascii="Arial" w:hAnsi="Arial" w:cs="Arial"/>
          <w:lang w:val="en-US"/>
        </w:rPr>
      </w:pPr>
    </w:p>
    <w:p w14:paraId="48C281E3" w14:textId="07EAEB60" w:rsidR="00D074A8" w:rsidRPr="000C2BEA" w:rsidDel="00E52A51" w:rsidRDefault="00D074A8">
      <w:pPr>
        <w:spacing w:line="223" w:lineRule="auto"/>
        <w:ind w:right="20"/>
        <w:jc w:val="both"/>
        <w:rPr>
          <w:del w:id="633" w:author="Can Hong NGOC" w:date="2020-08-31T11:01:00Z"/>
          <w:rFonts w:ascii="Arial" w:hAnsi="Arial" w:cs="Arial"/>
          <w:lang w:val="en-US"/>
        </w:rPr>
      </w:pPr>
    </w:p>
    <w:p w14:paraId="35D1CF78" w14:textId="72D0EA44" w:rsidR="00D074A8" w:rsidRPr="00FA7A9B" w:rsidDel="00E52A51" w:rsidRDefault="00D074A8">
      <w:pPr>
        <w:spacing w:line="223" w:lineRule="auto"/>
        <w:ind w:right="20"/>
        <w:jc w:val="both"/>
        <w:rPr>
          <w:del w:id="634" w:author="Can Hong NGOC" w:date="2020-08-31T11:01:00Z"/>
          <w:rFonts w:ascii="Arial" w:hAnsi="Arial" w:cs="Arial"/>
          <w:b/>
          <w:lang w:val="en-US"/>
        </w:rPr>
      </w:pPr>
      <w:del w:id="635" w:author="Can Hong NGOC" w:date="2020-08-31T11:01:00Z">
        <w:r w:rsidRPr="00FA7A9B" w:rsidDel="00E52A51">
          <w:rPr>
            <w:rFonts w:ascii="Arial" w:hAnsi="Arial" w:cs="Arial"/>
            <w:b/>
            <w:lang w:val="en-US"/>
          </w:rPr>
          <w:delText xml:space="preserve">Technical facilities </w:delText>
        </w:r>
      </w:del>
    </w:p>
    <w:p w14:paraId="4D110B6E" w14:textId="4013364B" w:rsidR="00D074A8" w:rsidRPr="00AE3FEF" w:rsidDel="00E52A51" w:rsidRDefault="00D074A8">
      <w:pPr>
        <w:pStyle w:val="ListParagraph"/>
        <w:numPr>
          <w:ilvl w:val="0"/>
          <w:numId w:val="25"/>
        </w:numPr>
        <w:spacing w:line="223" w:lineRule="auto"/>
        <w:ind w:left="0" w:right="20" w:hanging="720"/>
        <w:jc w:val="both"/>
        <w:rPr>
          <w:del w:id="636" w:author="Can Hong NGOC" w:date="2020-08-31T11:01:00Z"/>
          <w:rFonts w:ascii="Arial" w:hAnsi="Arial" w:cs="Arial"/>
          <w:sz w:val="20"/>
          <w:szCs w:val="20"/>
          <w:lang w:val="en-US"/>
        </w:rPr>
        <w:pPrChange w:id="637" w:author="Can Hong NGOC" w:date="2020-08-31T11:19:00Z">
          <w:pPr>
            <w:pStyle w:val="ListParagraph"/>
            <w:numPr>
              <w:numId w:val="25"/>
            </w:numPr>
            <w:spacing w:line="223" w:lineRule="auto"/>
            <w:ind w:left="1065" w:right="20" w:hanging="720"/>
            <w:jc w:val="both"/>
          </w:pPr>
        </w:pPrChange>
      </w:pPr>
      <w:del w:id="638" w:author="Can Hong NGOC" w:date="2020-08-31T11:01:00Z">
        <w:r w:rsidRPr="00AE3FEF" w:rsidDel="00E52A51">
          <w:rPr>
            <w:rFonts w:ascii="Arial" w:hAnsi="Arial" w:cs="Arial"/>
            <w:sz w:val="20"/>
            <w:szCs w:val="20"/>
            <w:lang w:val="en-US" w:eastAsia="de-DE"/>
          </w:rPr>
          <w:delText>Provision of the entire hardware, operating system and standard software, and other infrastructure, which is necessary for the operation of the overall Client solution.</w:delText>
        </w:r>
      </w:del>
    </w:p>
    <w:p w14:paraId="21F056D3" w14:textId="73F8EB26" w:rsidR="00D074A8" w:rsidRPr="00AE3FEF" w:rsidDel="00E52A51" w:rsidRDefault="00D074A8">
      <w:pPr>
        <w:pStyle w:val="ListParagraph"/>
        <w:numPr>
          <w:ilvl w:val="0"/>
          <w:numId w:val="25"/>
        </w:numPr>
        <w:spacing w:line="223" w:lineRule="auto"/>
        <w:ind w:left="0" w:right="20" w:hanging="720"/>
        <w:jc w:val="both"/>
        <w:rPr>
          <w:del w:id="639" w:author="Can Hong NGOC" w:date="2020-08-31T11:01:00Z"/>
          <w:rFonts w:ascii="Arial" w:hAnsi="Arial" w:cs="Arial"/>
          <w:sz w:val="20"/>
          <w:szCs w:val="20"/>
          <w:lang w:val="en-US"/>
        </w:rPr>
        <w:pPrChange w:id="640" w:author="Can Hong NGOC" w:date="2020-08-31T11:19:00Z">
          <w:pPr>
            <w:pStyle w:val="ListParagraph"/>
            <w:numPr>
              <w:numId w:val="25"/>
            </w:numPr>
            <w:spacing w:line="223" w:lineRule="auto"/>
            <w:ind w:left="1065" w:right="20" w:hanging="720"/>
            <w:jc w:val="both"/>
          </w:pPr>
        </w:pPrChange>
      </w:pPr>
      <w:del w:id="641" w:author="Can Hong NGOC" w:date="2020-08-31T11:01:00Z">
        <w:r w:rsidRPr="00AE3FEF" w:rsidDel="00E52A51">
          <w:rPr>
            <w:rFonts w:ascii="Arial" w:hAnsi="Arial" w:cs="Arial"/>
            <w:sz w:val="20"/>
            <w:szCs w:val="20"/>
            <w:lang w:val="en-US" w:eastAsia="de-DE"/>
          </w:rPr>
          <w:delText>In addition to the Production Environment a test environment will be made ready by the Client in which the Company and its partners can work.</w:delText>
        </w:r>
      </w:del>
    </w:p>
    <w:p w14:paraId="1C3FAAA8" w14:textId="5FE5AEE3" w:rsidR="00D074A8" w:rsidRPr="00AE3FEF" w:rsidDel="00E52A51" w:rsidRDefault="00D074A8">
      <w:pPr>
        <w:pStyle w:val="ListParagraph"/>
        <w:numPr>
          <w:ilvl w:val="0"/>
          <w:numId w:val="25"/>
        </w:numPr>
        <w:spacing w:line="223" w:lineRule="auto"/>
        <w:ind w:left="0" w:right="20" w:hanging="720"/>
        <w:jc w:val="both"/>
        <w:rPr>
          <w:del w:id="642" w:author="Can Hong NGOC" w:date="2020-08-31T11:01:00Z"/>
          <w:rFonts w:ascii="Arial" w:hAnsi="Arial" w:cs="Arial"/>
          <w:sz w:val="20"/>
          <w:szCs w:val="20"/>
          <w:lang w:val="en-US"/>
        </w:rPr>
        <w:pPrChange w:id="643" w:author="Can Hong NGOC" w:date="2020-08-31T11:19:00Z">
          <w:pPr>
            <w:pStyle w:val="ListParagraph"/>
            <w:numPr>
              <w:numId w:val="25"/>
            </w:numPr>
            <w:spacing w:line="223" w:lineRule="auto"/>
            <w:ind w:left="1065" w:right="20" w:hanging="720"/>
            <w:jc w:val="both"/>
          </w:pPr>
        </w:pPrChange>
      </w:pPr>
      <w:del w:id="644" w:author="Can Hong NGOC" w:date="2020-08-31T11:01:00Z">
        <w:r w:rsidRPr="00AE3FEF" w:rsidDel="00E52A51">
          <w:rPr>
            <w:rFonts w:ascii="Arial" w:hAnsi="Arial" w:cs="Arial"/>
            <w:sz w:val="20"/>
            <w:szCs w:val="20"/>
            <w:lang w:val="en-US"/>
          </w:rPr>
          <w:delText>All interfaces to third-party systems will be provided including documentation.</w:delText>
        </w:r>
      </w:del>
    </w:p>
    <w:p w14:paraId="5182A5E1" w14:textId="6285485E" w:rsidR="00D074A8" w:rsidRPr="00AE3FEF" w:rsidDel="00E52A51" w:rsidRDefault="00D074A8">
      <w:pPr>
        <w:pStyle w:val="ListParagraph"/>
        <w:numPr>
          <w:ilvl w:val="0"/>
          <w:numId w:val="25"/>
        </w:numPr>
        <w:spacing w:line="223" w:lineRule="auto"/>
        <w:ind w:left="0" w:right="20" w:hanging="720"/>
        <w:jc w:val="both"/>
        <w:rPr>
          <w:del w:id="645" w:author="Can Hong NGOC" w:date="2020-08-31T11:01:00Z"/>
          <w:rFonts w:ascii="Arial" w:hAnsi="Arial" w:cs="Arial"/>
          <w:sz w:val="20"/>
          <w:szCs w:val="20"/>
          <w:lang w:val="en-US"/>
        </w:rPr>
        <w:pPrChange w:id="646" w:author="Can Hong NGOC" w:date="2020-08-31T11:19:00Z">
          <w:pPr>
            <w:pStyle w:val="ListParagraph"/>
            <w:numPr>
              <w:numId w:val="25"/>
            </w:numPr>
            <w:spacing w:line="223" w:lineRule="auto"/>
            <w:ind w:left="1065" w:right="20" w:hanging="720"/>
            <w:jc w:val="both"/>
          </w:pPr>
        </w:pPrChange>
      </w:pPr>
      <w:del w:id="647" w:author="Can Hong NGOC" w:date="2020-08-31T11:01:00Z">
        <w:r w:rsidRPr="00AE3FEF" w:rsidDel="00E52A51">
          <w:rPr>
            <w:rFonts w:ascii="Arial" w:hAnsi="Arial" w:cs="Arial"/>
            <w:sz w:val="20"/>
            <w:szCs w:val="20"/>
            <w:lang w:val="en-US"/>
          </w:rPr>
          <w:delText>If applicable, delivery and rendering available of the data on the third party systems for the interfacing to the System Product by the Client or third party suppliers.</w:delText>
        </w:r>
      </w:del>
    </w:p>
    <w:p w14:paraId="1C228115" w14:textId="6D120D45" w:rsidR="00D074A8" w:rsidRPr="00AE3FEF" w:rsidDel="00E52A51" w:rsidRDefault="00D074A8">
      <w:pPr>
        <w:pStyle w:val="ListParagraph"/>
        <w:numPr>
          <w:ilvl w:val="0"/>
          <w:numId w:val="25"/>
        </w:numPr>
        <w:spacing w:line="223" w:lineRule="auto"/>
        <w:ind w:left="0" w:right="20" w:hanging="720"/>
        <w:jc w:val="both"/>
        <w:rPr>
          <w:del w:id="648" w:author="Can Hong NGOC" w:date="2020-08-31T11:01:00Z"/>
          <w:rFonts w:ascii="Arial" w:hAnsi="Arial" w:cs="Arial"/>
          <w:sz w:val="20"/>
          <w:szCs w:val="20"/>
          <w:lang w:val="en-US"/>
        </w:rPr>
        <w:pPrChange w:id="649" w:author="Can Hong NGOC" w:date="2020-08-31T11:19:00Z">
          <w:pPr>
            <w:pStyle w:val="ListParagraph"/>
            <w:numPr>
              <w:numId w:val="25"/>
            </w:numPr>
            <w:spacing w:line="223" w:lineRule="auto"/>
            <w:ind w:left="1065" w:right="20" w:hanging="720"/>
            <w:jc w:val="both"/>
          </w:pPr>
        </w:pPrChange>
      </w:pPr>
      <w:del w:id="650" w:author="Can Hong NGOC" w:date="2020-08-31T11:01:00Z">
        <w:r w:rsidRPr="00AE3FEF" w:rsidDel="00E52A51">
          <w:rPr>
            <w:rFonts w:ascii="Arial" w:hAnsi="Arial" w:cs="Arial"/>
            <w:sz w:val="20"/>
            <w:szCs w:val="20"/>
            <w:lang w:val="en-US"/>
          </w:rPr>
          <w:delText>Adaptation of the interfaces by third party suppliers (insofar as necessary).</w:delText>
        </w:r>
      </w:del>
    </w:p>
    <w:p w14:paraId="72BEBC05" w14:textId="0EF6EA38" w:rsidR="00D074A8" w:rsidRPr="00AE3FEF" w:rsidDel="00E52A51" w:rsidRDefault="00D074A8">
      <w:pPr>
        <w:pStyle w:val="ListParagraph"/>
        <w:numPr>
          <w:ilvl w:val="0"/>
          <w:numId w:val="25"/>
        </w:numPr>
        <w:spacing w:line="223" w:lineRule="auto"/>
        <w:ind w:left="0" w:right="20" w:hanging="720"/>
        <w:jc w:val="both"/>
        <w:rPr>
          <w:del w:id="651" w:author="Can Hong NGOC" w:date="2020-08-31T11:01:00Z"/>
          <w:rFonts w:ascii="Arial" w:hAnsi="Arial" w:cs="Arial"/>
          <w:sz w:val="20"/>
          <w:szCs w:val="20"/>
          <w:lang w:val="en-US"/>
        </w:rPr>
        <w:pPrChange w:id="652" w:author="Can Hong NGOC" w:date="2020-08-31T11:19:00Z">
          <w:pPr>
            <w:pStyle w:val="ListParagraph"/>
            <w:numPr>
              <w:numId w:val="25"/>
            </w:numPr>
            <w:spacing w:line="223" w:lineRule="auto"/>
            <w:ind w:left="1065" w:right="20" w:hanging="720"/>
            <w:jc w:val="both"/>
          </w:pPr>
        </w:pPrChange>
      </w:pPr>
      <w:del w:id="653" w:author="Can Hong NGOC" w:date="2020-08-31T11:01:00Z">
        <w:r w:rsidRPr="00AE3FEF" w:rsidDel="00E52A51">
          <w:rPr>
            <w:rFonts w:ascii="Arial" w:hAnsi="Arial" w:cs="Arial"/>
            <w:sz w:val="20"/>
            <w:szCs w:val="20"/>
            <w:lang w:val="en-US"/>
          </w:rPr>
          <w:delText>Operating the systems.</w:delText>
        </w:r>
      </w:del>
    </w:p>
    <w:p w14:paraId="1A401144" w14:textId="350D3162" w:rsidR="00D074A8" w:rsidRPr="00AE3FEF" w:rsidDel="00E52A51" w:rsidRDefault="00D074A8">
      <w:pPr>
        <w:pStyle w:val="ListParagraph"/>
        <w:numPr>
          <w:ilvl w:val="0"/>
          <w:numId w:val="25"/>
        </w:numPr>
        <w:spacing w:line="223" w:lineRule="auto"/>
        <w:ind w:left="0" w:right="20" w:hanging="720"/>
        <w:jc w:val="both"/>
        <w:rPr>
          <w:del w:id="654" w:author="Can Hong NGOC" w:date="2020-08-31T11:01:00Z"/>
          <w:rFonts w:ascii="Arial" w:hAnsi="Arial" w:cs="Arial"/>
          <w:sz w:val="20"/>
          <w:szCs w:val="20"/>
          <w:lang w:val="en-US"/>
        </w:rPr>
        <w:pPrChange w:id="655" w:author="Can Hong NGOC" w:date="2020-08-31T11:19:00Z">
          <w:pPr>
            <w:pStyle w:val="ListParagraph"/>
            <w:numPr>
              <w:numId w:val="25"/>
            </w:numPr>
            <w:spacing w:line="223" w:lineRule="auto"/>
            <w:ind w:left="1065" w:right="20" w:hanging="720"/>
            <w:jc w:val="both"/>
          </w:pPr>
        </w:pPrChange>
      </w:pPr>
      <w:del w:id="656" w:author="Can Hong NGOC" w:date="2020-08-31T11:01:00Z">
        <w:r w:rsidRPr="00AE3FEF" w:rsidDel="00E52A51">
          <w:rPr>
            <w:rFonts w:ascii="Arial" w:hAnsi="Arial" w:cs="Arial"/>
            <w:sz w:val="20"/>
            <w:szCs w:val="20"/>
            <w:lang w:val="en-US"/>
          </w:rPr>
          <w:delText>Installation of the operating and other system software.</w:delText>
        </w:r>
      </w:del>
    </w:p>
    <w:p w14:paraId="26E32483" w14:textId="7C50B1FD" w:rsidR="00D074A8" w:rsidRPr="00AE3FEF" w:rsidDel="00E52A51" w:rsidRDefault="00D074A8">
      <w:pPr>
        <w:pStyle w:val="ListParagraph"/>
        <w:numPr>
          <w:ilvl w:val="0"/>
          <w:numId w:val="25"/>
        </w:numPr>
        <w:spacing w:line="223" w:lineRule="auto"/>
        <w:ind w:left="0" w:right="20" w:hanging="720"/>
        <w:jc w:val="both"/>
        <w:rPr>
          <w:del w:id="657" w:author="Can Hong NGOC" w:date="2020-08-31T11:01:00Z"/>
          <w:rFonts w:ascii="Arial" w:hAnsi="Arial" w:cs="Arial"/>
          <w:sz w:val="20"/>
          <w:szCs w:val="20"/>
          <w:lang w:val="en-US"/>
        </w:rPr>
        <w:pPrChange w:id="658" w:author="Can Hong NGOC" w:date="2020-08-31T11:19:00Z">
          <w:pPr>
            <w:pStyle w:val="ListParagraph"/>
            <w:numPr>
              <w:numId w:val="25"/>
            </w:numPr>
            <w:spacing w:line="223" w:lineRule="auto"/>
            <w:ind w:left="1065" w:right="20" w:hanging="720"/>
            <w:jc w:val="both"/>
          </w:pPr>
        </w:pPrChange>
      </w:pPr>
      <w:del w:id="659" w:author="Can Hong NGOC" w:date="2020-08-31T11:01:00Z">
        <w:r w:rsidRPr="00AE3FEF" w:rsidDel="00E52A51">
          <w:rPr>
            <w:rFonts w:ascii="Arial" w:hAnsi="Arial" w:cs="Arial"/>
            <w:sz w:val="20"/>
            <w:szCs w:val="20"/>
            <w:lang w:val="en-US"/>
          </w:rPr>
          <w:delText>Configuration of the hardware.</w:delText>
        </w:r>
      </w:del>
    </w:p>
    <w:p w14:paraId="72FC8204" w14:textId="3EC936E3" w:rsidR="00D074A8" w:rsidRPr="00D074A8" w:rsidDel="00E52A51" w:rsidRDefault="00D074A8" w:rsidP="00E61E86">
      <w:pPr>
        <w:spacing w:line="223" w:lineRule="auto"/>
        <w:ind w:right="20"/>
        <w:jc w:val="both"/>
        <w:rPr>
          <w:del w:id="660" w:author="Can Hong NGOC" w:date="2020-08-31T11:01:00Z"/>
          <w:rFonts w:ascii="Arial" w:hAnsi="Arial" w:cs="Arial"/>
          <w:lang w:val="en-US"/>
        </w:rPr>
      </w:pPr>
    </w:p>
    <w:p w14:paraId="5C14B7C8" w14:textId="1450FDF9" w:rsidR="00D074A8" w:rsidRPr="00FA7A9B" w:rsidDel="00E52A51" w:rsidRDefault="00D074A8">
      <w:pPr>
        <w:spacing w:line="223" w:lineRule="auto"/>
        <w:ind w:right="20"/>
        <w:jc w:val="both"/>
        <w:rPr>
          <w:del w:id="661" w:author="Can Hong NGOC" w:date="2020-08-31T11:01:00Z"/>
          <w:rFonts w:ascii="Arial" w:hAnsi="Arial" w:cs="Arial"/>
          <w:b/>
          <w:lang w:val="en-US"/>
        </w:rPr>
      </w:pPr>
      <w:del w:id="662" w:author="Can Hong NGOC" w:date="2020-08-31T11:01:00Z">
        <w:r w:rsidRPr="00FA7A9B" w:rsidDel="00E52A51">
          <w:rPr>
            <w:rFonts w:ascii="Arial" w:hAnsi="Arial" w:cs="Arial"/>
            <w:b/>
            <w:lang w:val="en-US"/>
          </w:rPr>
          <w:delText>Business Provisions</w:delText>
        </w:r>
      </w:del>
    </w:p>
    <w:p w14:paraId="21DB55E4" w14:textId="3BA07E23" w:rsidR="00D074A8" w:rsidRPr="00961D32" w:rsidDel="00E52A51" w:rsidRDefault="00D074A8">
      <w:pPr>
        <w:pStyle w:val="ListParagraph"/>
        <w:numPr>
          <w:ilvl w:val="0"/>
          <w:numId w:val="27"/>
        </w:numPr>
        <w:spacing w:line="223" w:lineRule="auto"/>
        <w:ind w:left="0" w:right="20" w:hanging="720"/>
        <w:jc w:val="both"/>
        <w:rPr>
          <w:del w:id="663" w:author="Can Hong NGOC" w:date="2020-08-31T11:01:00Z"/>
          <w:rFonts w:ascii="Arial" w:hAnsi="Arial" w:cs="Arial"/>
          <w:lang w:val="en-US"/>
        </w:rPr>
        <w:pPrChange w:id="664" w:author="Can Hong NGOC" w:date="2020-08-31T11:19:00Z">
          <w:pPr>
            <w:pStyle w:val="ListParagraph"/>
            <w:numPr>
              <w:numId w:val="27"/>
            </w:numPr>
            <w:spacing w:line="223" w:lineRule="auto"/>
            <w:ind w:left="1065" w:right="20" w:hanging="720"/>
            <w:jc w:val="both"/>
          </w:pPr>
        </w:pPrChange>
      </w:pPr>
      <w:del w:id="665" w:author="Can Hong NGOC" w:date="2020-08-31T11:01:00Z">
        <w:r w:rsidRPr="00FA7A9B" w:rsidDel="00E52A51">
          <w:rPr>
            <w:rFonts w:ascii="Arial" w:hAnsi="Arial" w:cs="Arial"/>
            <w:sz w:val="20"/>
            <w:szCs w:val="20"/>
            <w:lang w:val="en-US"/>
          </w:rPr>
          <w:delText>Testing concepts, test cases, test data, and testing activities.</w:delText>
        </w:r>
      </w:del>
    </w:p>
    <w:p w14:paraId="767AC452" w14:textId="6E37174F" w:rsidR="00D074A8" w:rsidRPr="00961D32" w:rsidDel="00E52A51" w:rsidRDefault="00D074A8">
      <w:pPr>
        <w:pStyle w:val="ListParagraph"/>
        <w:numPr>
          <w:ilvl w:val="0"/>
          <w:numId w:val="27"/>
        </w:numPr>
        <w:spacing w:line="223" w:lineRule="auto"/>
        <w:ind w:left="0" w:right="20" w:hanging="720"/>
        <w:jc w:val="both"/>
        <w:rPr>
          <w:del w:id="666" w:author="Can Hong NGOC" w:date="2020-08-31T11:01:00Z"/>
          <w:rFonts w:ascii="Arial" w:hAnsi="Arial" w:cs="Arial"/>
          <w:lang w:val="en-US"/>
        </w:rPr>
        <w:pPrChange w:id="667" w:author="Can Hong NGOC" w:date="2020-08-31T11:19:00Z">
          <w:pPr>
            <w:pStyle w:val="ListParagraph"/>
            <w:numPr>
              <w:numId w:val="27"/>
            </w:numPr>
            <w:spacing w:line="223" w:lineRule="auto"/>
            <w:ind w:left="1065" w:right="20" w:hanging="720"/>
            <w:jc w:val="both"/>
          </w:pPr>
        </w:pPrChange>
      </w:pPr>
      <w:del w:id="668" w:author="Can Hong NGOC" w:date="2020-08-31T11:01:00Z">
        <w:r w:rsidRPr="00FA7A9B" w:rsidDel="00E52A51">
          <w:rPr>
            <w:rFonts w:ascii="Arial" w:hAnsi="Arial" w:cs="Arial"/>
            <w:sz w:val="20"/>
            <w:szCs w:val="20"/>
            <w:lang w:val="en-US"/>
          </w:rPr>
          <w:delText>Provision of an internal project manager.</w:delText>
        </w:r>
      </w:del>
    </w:p>
    <w:p w14:paraId="5ECA7C57" w14:textId="01073EBD" w:rsidR="00D074A8" w:rsidRPr="00961D32" w:rsidDel="00E52A51" w:rsidRDefault="00D074A8">
      <w:pPr>
        <w:pStyle w:val="ListParagraph"/>
        <w:numPr>
          <w:ilvl w:val="0"/>
          <w:numId w:val="27"/>
        </w:numPr>
        <w:spacing w:line="223" w:lineRule="auto"/>
        <w:ind w:left="0" w:right="20" w:hanging="720"/>
        <w:jc w:val="both"/>
        <w:rPr>
          <w:del w:id="669" w:author="Can Hong NGOC" w:date="2020-08-31T11:01:00Z"/>
          <w:rFonts w:ascii="Arial" w:hAnsi="Arial" w:cs="Arial"/>
          <w:lang w:val="en-US"/>
        </w:rPr>
        <w:pPrChange w:id="670" w:author="Can Hong NGOC" w:date="2020-08-31T11:19:00Z">
          <w:pPr>
            <w:pStyle w:val="ListParagraph"/>
            <w:numPr>
              <w:numId w:val="27"/>
            </w:numPr>
            <w:spacing w:line="223" w:lineRule="auto"/>
            <w:ind w:left="1065" w:right="20" w:hanging="720"/>
            <w:jc w:val="both"/>
          </w:pPr>
        </w:pPrChange>
      </w:pPr>
      <w:del w:id="671" w:author="Can Hong NGOC" w:date="2020-08-31T11:01:00Z">
        <w:r w:rsidRPr="00FA7A9B" w:rsidDel="00E52A51">
          <w:rPr>
            <w:rFonts w:ascii="Arial" w:hAnsi="Arial" w:cs="Arial"/>
            <w:sz w:val="20"/>
            <w:szCs w:val="20"/>
            <w:lang w:val="en-US"/>
          </w:rPr>
          <w:delText>Provision of banking business and technical contacts.</w:delText>
        </w:r>
      </w:del>
    </w:p>
    <w:p w14:paraId="19110DDE" w14:textId="78AF13C2" w:rsidR="00D074A8" w:rsidRPr="00961D32" w:rsidDel="00E52A51" w:rsidRDefault="00D074A8">
      <w:pPr>
        <w:pStyle w:val="ListParagraph"/>
        <w:numPr>
          <w:ilvl w:val="0"/>
          <w:numId w:val="27"/>
        </w:numPr>
        <w:spacing w:line="223" w:lineRule="auto"/>
        <w:ind w:left="0" w:right="20" w:hanging="720"/>
        <w:jc w:val="both"/>
        <w:rPr>
          <w:del w:id="672" w:author="Can Hong NGOC" w:date="2020-08-31T11:01:00Z"/>
          <w:rFonts w:ascii="Arial" w:hAnsi="Arial" w:cs="Arial"/>
          <w:lang w:val="en-US"/>
        </w:rPr>
        <w:pPrChange w:id="673" w:author="Can Hong NGOC" w:date="2020-08-31T11:19:00Z">
          <w:pPr>
            <w:pStyle w:val="ListParagraph"/>
            <w:numPr>
              <w:numId w:val="27"/>
            </w:numPr>
            <w:spacing w:line="223" w:lineRule="auto"/>
            <w:ind w:left="1065" w:right="20" w:hanging="720"/>
            <w:jc w:val="both"/>
          </w:pPr>
        </w:pPrChange>
      </w:pPr>
      <w:del w:id="674" w:author="Can Hong NGOC" w:date="2020-08-31T11:01:00Z">
        <w:r w:rsidRPr="00FA7A9B" w:rsidDel="00E52A51">
          <w:rPr>
            <w:rFonts w:ascii="Arial" w:hAnsi="Arial" w:cs="Arial"/>
            <w:sz w:val="20"/>
            <w:szCs w:val="20"/>
            <w:lang w:val="en-US"/>
          </w:rPr>
          <w:delText>Premises for the project team with corresponding equipment and provision of the necessary resources.</w:delText>
        </w:r>
      </w:del>
    </w:p>
    <w:p w14:paraId="3E4DC594" w14:textId="365AABAE" w:rsidR="00D074A8" w:rsidRPr="00961D32" w:rsidDel="00E52A51" w:rsidRDefault="00D074A8">
      <w:pPr>
        <w:pStyle w:val="ListParagraph"/>
        <w:numPr>
          <w:ilvl w:val="0"/>
          <w:numId w:val="27"/>
        </w:numPr>
        <w:spacing w:line="223" w:lineRule="auto"/>
        <w:ind w:left="0" w:right="20" w:hanging="720"/>
        <w:jc w:val="both"/>
        <w:rPr>
          <w:del w:id="675" w:author="Can Hong NGOC" w:date="2020-08-31T11:01:00Z"/>
          <w:rFonts w:ascii="Arial" w:hAnsi="Arial" w:cs="Arial"/>
          <w:lang w:val="en-US"/>
        </w:rPr>
        <w:pPrChange w:id="676" w:author="Can Hong NGOC" w:date="2020-08-31T11:19:00Z">
          <w:pPr>
            <w:pStyle w:val="ListParagraph"/>
            <w:numPr>
              <w:numId w:val="27"/>
            </w:numPr>
            <w:spacing w:line="223" w:lineRule="auto"/>
            <w:ind w:left="1065" w:right="20" w:hanging="720"/>
            <w:jc w:val="both"/>
          </w:pPr>
        </w:pPrChange>
      </w:pPr>
      <w:del w:id="677" w:author="Can Hong NGOC" w:date="2020-08-31T11:01:00Z">
        <w:r w:rsidRPr="00FA7A9B" w:rsidDel="00E52A51">
          <w:rPr>
            <w:rFonts w:ascii="Arial" w:hAnsi="Arial" w:cs="Arial"/>
            <w:sz w:val="20"/>
            <w:szCs w:val="20"/>
            <w:lang w:val="en-US"/>
          </w:rPr>
          <w:delText xml:space="preserve">Business preparation and </w:delText>
        </w:r>
        <w:r w:rsidR="00AE3FEF" w:rsidRPr="00FA7A9B" w:rsidDel="00E52A51">
          <w:rPr>
            <w:rFonts w:ascii="Arial" w:hAnsi="Arial" w:cs="Arial"/>
            <w:sz w:val="20"/>
            <w:szCs w:val="20"/>
            <w:lang w:val="en-US"/>
          </w:rPr>
          <w:delText>organization</w:delText>
        </w:r>
        <w:r w:rsidRPr="00FA7A9B" w:rsidDel="00E52A51">
          <w:rPr>
            <w:rFonts w:ascii="Arial" w:hAnsi="Arial" w:cs="Arial"/>
            <w:sz w:val="20"/>
            <w:szCs w:val="20"/>
            <w:lang w:val="en-US"/>
          </w:rPr>
          <w:delText>.</w:delText>
        </w:r>
      </w:del>
    </w:p>
    <w:p w14:paraId="48A1A6FE" w14:textId="41FE1C09" w:rsidR="00D074A8" w:rsidRPr="00961D32" w:rsidDel="00E52A51" w:rsidRDefault="00AE3FEF">
      <w:pPr>
        <w:pStyle w:val="ListParagraph"/>
        <w:numPr>
          <w:ilvl w:val="0"/>
          <w:numId w:val="27"/>
        </w:numPr>
        <w:spacing w:line="223" w:lineRule="auto"/>
        <w:ind w:left="0" w:right="20" w:hanging="720"/>
        <w:jc w:val="both"/>
        <w:rPr>
          <w:del w:id="678" w:author="Can Hong NGOC" w:date="2020-08-31T11:01:00Z"/>
          <w:rFonts w:ascii="Arial" w:hAnsi="Arial" w:cs="Arial"/>
          <w:lang w:val="en-US"/>
        </w:rPr>
        <w:pPrChange w:id="679" w:author="Can Hong NGOC" w:date="2020-08-31T11:19:00Z">
          <w:pPr>
            <w:pStyle w:val="ListParagraph"/>
            <w:numPr>
              <w:numId w:val="27"/>
            </w:numPr>
            <w:spacing w:line="223" w:lineRule="auto"/>
            <w:ind w:left="1065" w:right="20" w:hanging="720"/>
            <w:jc w:val="both"/>
          </w:pPr>
        </w:pPrChange>
      </w:pPr>
      <w:del w:id="680" w:author="Can Hong NGOC" w:date="2020-08-31T11:01:00Z">
        <w:r w:rsidRPr="00FA7A9B" w:rsidDel="00E52A51">
          <w:rPr>
            <w:rFonts w:ascii="Arial" w:hAnsi="Arial" w:cs="Arial"/>
            <w:sz w:val="20"/>
            <w:szCs w:val="20"/>
            <w:lang w:val="en-US"/>
          </w:rPr>
          <w:delText>Authorization</w:delText>
        </w:r>
        <w:r w:rsidR="00D074A8" w:rsidRPr="00FA7A9B" w:rsidDel="00E52A51">
          <w:rPr>
            <w:rFonts w:ascii="Arial" w:hAnsi="Arial" w:cs="Arial"/>
            <w:sz w:val="20"/>
            <w:szCs w:val="20"/>
            <w:lang w:val="en-US"/>
          </w:rPr>
          <w:delText xml:space="preserve"> concepts and </w:delText>
        </w:r>
        <w:r w:rsidRPr="00FA7A9B" w:rsidDel="00E52A51">
          <w:rPr>
            <w:rFonts w:ascii="Arial" w:hAnsi="Arial" w:cs="Arial"/>
            <w:sz w:val="20"/>
            <w:szCs w:val="20"/>
            <w:lang w:val="en-US"/>
          </w:rPr>
          <w:delText>realization</w:delText>
        </w:r>
        <w:r w:rsidR="00D074A8" w:rsidRPr="00FA7A9B" w:rsidDel="00E52A51">
          <w:rPr>
            <w:rFonts w:ascii="Arial" w:hAnsi="Arial" w:cs="Arial"/>
            <w:sz w:val="20"/>
            <w:szCs w:val="20"/>
            <w:lang w:val="en-US"/>
          </w:rPr>
          <w:delText>.</w:delText>
        </w:r>
      </w:del>
    </w:p>
    <w:p w14:paraId="7C902B26" w14:textId="573E2666" w:rsidR="00D074A8" w:rsidRPr="00961D32" w:rsidDel="00E52A51" w:rsidRDefault="00D074A8">
      <w:pPr>
        <w:pStyle w:val="ListParagraph"/>
        <w:numPr>
          <w:ilvl w:val="0"/>
          <w:numId w:val="27"/>
        </w:numPr>
        <w:spacing w:line="223" w:lineRule="auto"/>
        <w:ind w:left="0" w:right="20" w:hanging="720"/>
        <w:jc w:val="both"/>
        <w:rPr>
          <w:del w:id="681" w:author="Can Hong NGOC" w:date="2020-08-31T11:01:00Z"/>
          <w:rFonts w:ascii="Arial" w:hAnsi="Arial" w:cs="Arial"/>
          <w:lang w:val="en-US"/>
        </w:rPr>
        <w:pPrChange w:id="682" w:author="Can Hong NGOC" w:date="2020-08-31T11:19:00Z">
          <w:pPr>
            <w:pStyle w:val="ListParagraph"/>
            <w:numPr>
              <w:numId w:val="27"/>
            </w:numPr>
            <w:spacing w:line="223" w:lineRule="auto"/>
            <w:ind w:left="1065" w:right="20" w:hanging="720"/>
            <w:jc w:val="both"/>
          </w:pPr>
        </w:pPrChange>
      </w:pPr>
      <w:del w:id="683" w:author="Can Hong NGOC" w:date="2020-08-31T11:01:00Z">
        <w:r w:rsidRPr="00FA7A9B" w:rsidDel="00E52A51">
          <w:rPr>
            <w:rFonts w:ascii="Arial" w:hAnsi="Arial" w:cs="Arial"/>
            <w:sz w:val="20"/>
            <w:szCs w:val="20"/>
            <w:lang w:val="en-US"/>
          </w:rPr>
          <w:delText>Cooperation of the concerned Client departments in any System Product implementation.</w:delText>
        </w:r>
      </w:del>
    </w:p>
    <w:p w14:paraId="41D43895" w14:textId="232ACCC2" w:rsidR="00D074A8" w:rsidRPr="00961D32" w:rsidDel="00E52A51" w:rsidRDefault="00D074A8">
      <w:pPr>
        <w:pStyle w:val="ListParagraph"/>
        <w:numPr>
          <w:ilvl w:val="0"/>
          <w:numId w:val="27"/>
        </w:numPr>
        <w:spacing w:line="223" w:lineRule="auto"/>
        <w:ind w:left="0" w:right="20" w:hanging="720"/>
        <w:jc w:val="both"/>
        <w:rPr>
          <w:del w:id="684" w:author="Can Hong NGOC" w:date="2020-08-31T11:01:00Z"/>
          <w:rFonts w:ascii="Arial" w:hAnsi="Arial" w:cs="Arial"/>
          <w:lang w:val="en-US"/>
        </w:rPr>
        <w:pPrChange w:id="685" w:author="Can Hong NGOC" w:date="2020-08-31T11:19:00Z">
          <w:pPr>
            <w:pStyle w:val="ListParagraph"/>
            <w:numPr>
              <w:numId w:val="27"/>
            </w:numPr>
            <w:spacing w:line="223" w:lineRule="auto"/>
            <w:ind w:left="1065" w:right="20" w:hanging="720"/>
            <w:jc w:val="both"/>
          </w:pPr>
        </w:pPrChange>
      </w:pPr>
      <w:del w:id="686" w:author="Can Hong NGOC" w:date="2020-08-31T11:01:00Z">
        <w:r w:rsidRPr="00FA7A9B" w:rsidDel="00E52A51">
          <w:rPr>
            <w:rFonts w:ascii="Arial" w:hAnsi="Arial" w:cs="Arial"/>
            <w:sz w:val="20"/>
            <w:szCs w:val="20"/>
            <w:lang w:val="en-US"/>
          </w:rPr>
          <w:delText xml:space="preserve">Participation in the migration concepts and </w:delText>
        </w:r>
        <w:r w:rsidR="00AE3FEF" w:rsidRPr="00FA7A9B" w:rsidDel="00E52A51">
          <w:rPr>
            <w:rFonts w:ascii="Arial" w:hAnsi="Arial" w:cs="Arial"/>
            <w:sz w:val="20"/>
            <w:szCs w:val="20"/>
            <w:lang w:val="en-US"/>
          </w:rPr>
          <w:delText>realization</w:delText>
        </w:r>
        <w:r w:rsidRPr="00FA7A9B" w:rsidDel="00E52A51">
          <w:rPr>
            <w:rFonts w:ascii="Arial" w:hAnsi="Arial" w:cs="Arial"/>
            <w:sz w:val="20"/>
            <w:szCs w:val="20"/>
            <w:lang w:val="en-US"/>
          </w:rPr>
          <w:delText xml:space="preserve">. </w:delText>
        </w:r>
      </w:del>
    </w:p>
    <w:p w14:paraId="058B75A3" w14:textId="175ECD78" w:rsidR="00D074A8" w:rsidRPr="00FA7A9B" w:rsidDel="00E52A51" w:rsidRDefault="00D074A8">
      <w:pPr>
        <w:pStyle w:val="ListParagraph"/>
        <w:numPr>
          <w:ilvl w:val="0"/>
          <w:numId w:val="27"/>
        </w:numPr>
        <w:spacing w:line="223" w:lineRule="auto"/>
        <w:ind w:left="0" w:right="20" w:hanging="720"/>
        <w:jc w:val="both"/>
        <w:rPr>
          <w:del w:id="687" w:author="Can Hong NGOC" w:date="2020-08-31T11:01:00Z"/>
          <w:rFonts w:ascii="Arial" w:hAnsi="Arial" w:cs="Arial"/>
          <w:lang w:val="en-US"/>
        </w:rPr>
        <w:pPrChange w:id="688" w:author="Can Hong NGOC" w:date="2020-08-31T11:19:00Z">
          <w:pPr>
            <w:pStyle w:val="ListParagraph"/>
            <w:numPr>
              <w:numId w:val="27"/>
            </w:numPr>
            <w:spacing w:line="223" w:lineRule="auto"/>
            <w:ind w:left="1065" w:right="20" w:hanging="720"/>
            <w:jc w:val="both"/>
          </w:pPr>
        </w:pPrChange>
      </w:pPr>
      <w:del w:id="689" w:author="Can Hong NGOC" w:date="2020-08-31T11:01:00Z">
        <w:r w:rsidRPr="00FA7A9B" w:rsidDel="00E52A51">
          <w:rPr>
            <w:rFonts w:ascii="Arial" w:hAnsi="Arial" w:cs="Arial"/>
            <w:sz w:val="20"/>
            <w:szCs w:val="20"/>
            <w:lang w:val="en-US"/>
          </w:rPr>
          <w:delText>Preparation and carrying out of Acceptance.</w:delText>
        </w:r>
      </w:del>
    </w:p>
    <w:p w14:paraId="522CA8F5" w14:textId="2AFD2E5D" w:rsidR="00D074A8" w:rsidRPr="00D074A8" w:rsidDel="00E52A51" w:rsidRDefault="00D074A8" w:rsidP="00E61E86">
      <w:pPr>
        <w:spacing w:line="223" w:lineRule="auto"/>
        <w:ind w:right="20"/>
        <w:jc w:val="both"/>
        <w:rPr>
          <w:del w:id="690" w:author="Can Hong NGOC" w:date="2020-08-31T11:01:00Z"/>
          <w:rFonts w:ascii="Arial" w:hAnsi="Arial" w:cs="Arial"/>
          <w:lang w:val="en-US"/>
        </w:rPr>
      </w:pPr>
    </w:p>
    <w:p w14:paraId="165AA86E" w14:textId="6BB70BD2" w:rsidR="00D074A8" w:rsidRPr="00FA7A9B" w:rsidDel="00E52A51" w:rsidRDefault="00D074A8">
      <w:pPr>
        <w:spacing w:line="223" w:lineRule="auto"/>
        <w:ind w:right="20"/>
        <w:jc w:val="both"/>
        <w:rPr>
          <w:del w:id="691" w:author="Can Hong NGOC" w:date="2020-08-31T11:01:00Z"/>
          <w:rFonts w:ascii="Arial" w:hAnsi="Arial" w:cs="Arial"/>
          <w:b/>
          <w:lang w:val="en-US"/>
        </w:rPr>
      </w:pPr>
      <w:del w:id="692" w:author="Can Hong NGOC" w:date="2020-08-31T11:01:00Z">
        <w:r w:rsidRPr="00FA7A9B" w:rsidDel="00E52A51">
          <w:rPr>
            <w:rFonts w:ascii="Arial" w:hAnsi="Arial" w:cs="Arial"/>
            <w:b/>
            <w:lang w:val="en-US"/>
          </w:rPr>
          <w:delText xml:space="preserve">Software </w:delText>
        </w:r>
      </w:del>
    </w:p>
    <w:p w14:paraId="6547BB0C" w14:textId="7C27EE63" w:rsidR="00C70D8B" w:rsidRPr="000C2BEA" w:rsidDel="00E52A51" w:rsidRDefault="00D074A8">
      <w:pPr>
        <w:rPr>
          <w:del w:id="693" w:author="Can Hong NGOC" w:date="2020-08-31T11:01:00Z"/>
          <w:rFonts w:ascii="Arial" w:hAnsi="Arial" w:cs="Arial"/>
          <w:lang w:val="en-US"/>
        </w:rPr>
        <w:sectPr w:rsidR="00C70D8B" w:rsidRPr="000C2BEA" w:rsidDel="00E52A51">
          <w:footerReference w:type="default" r:id="rId8"/>
          <w:pgSz w:w="11900" w:h="16841"/>
          <w:pgMar w:top="1125" w:right="1120" w:bottom="1440" w:left="1140" w:header="720" w:footer="720" w:gutter="0"/>
          <w:cols w:space="720"/>
        </w:sectPr>
      </w:pPr>
      <w:del w:id="694" w:author="Can Hong NGOC" w:date="2020-08-31T11:01:00Z">
        <w:r w:rsidRPr="00D074A8" w:rsidDel="00E52A51">
          <w:rPr>
            <w:rFonts w:ascii="Arial" w:hAnsi="Arial" w:cs="Arial"/>
            <w:lang w:val="en-US"/>
          </w:rPr>
          <w:delText>As Required</w:delText>
        </w:r>
      </w:del>
    </w:p>
    <w:p w14:paraId="27F4C217" w14:textId="77777777" w:rsidR="009A1469" w:rsidRPr="00846B01" w:rsidRDefault="009A1469" w:rsidP="009A1469">
      <w:pPr>
        <w:spacing w:line="237" w:lineRule="auto"/>
        <w:ind w:left="7"/>
        <w:rPr>
          <w:ins w:id="695" w:author="Can Hong NGOC" w:date="2020-08-31T11:20:00Z"/>
          <w:lang w:val="en-US"/>
        </w:rPr>
      </w:pPr>
      <w:bookmarkStart w:id="696" w:name="page4"/>
      <w:bookmarkEnd w:id="696"/>
      <w:ins w:id="697" w:author="Can Hong NGOC" w:date="2020-08-31T11:20:00Z">
        <w:r w:rsidRPr="00846B01">
          <w:rPr>
            <w:b/>
            <w:bCs/>
            <w:lang w:val="en-US"/>
          </w:rPr>
          <w:t>THAY ĐỔI THỦ TỤC KIỂM SOÁT (“CCP”)</w:t>
        </w:r>
      </w:ins>
    </w:p>
    <w:p w14:paraId="73C6B2A3" w14:textId="77777777" w:rsidR="009A1469" w:rsidRPr="00846B01" w:rsidRDefault="009A1469" w:rsidP="009A1469">
      <w:pPr>
        <w:spacing w:line="200" w:lineRule="exact"/>
        <w:rPr>
          <w:ins w:id="698" w:author="Can Hong NGOC" w:date="2020-08-31T11:20:00Z"/>
          <w:lang w:val="en-US"/>
        </w:rPr>
      </w:pPr>
    </w:p>
    <w:p w14:paraId="28BFFF97" w14:textId="77777777" w:rsidR="009A1469" w:rsidRPr="00846B01" w:rsidRDefault="009A1469" w:rsidP="009A1469">
      <w:pPr>
        <w:spacing w:line="262" w:lineRule="exact"/>
        <w:rPr>
          <w:ins w:id="699" w:author="Can Hong NGOC" w:date="2020-08-31T11:20:00Z"/>
          <w:lang w:val="en-US"/>
        </w:rPr>
      </w:pPr>
    </w:p>
    <w:p w14:paraId="68BD1EBE" w14:textId="77777777" w:rsidR="009A1469" w:rsidRPr="00846B01" w:rsidRDefault="009A1469" w:rsidP="009A1469">
      <w:pPr>
        <w:numPr>
          <w:ilvl w:val="0"/>
          <w:numId w:val="11"/>
        </w:numPr>
        <w:tabs>
          <w:tab w:val="clear" w:pos="720"/>
          <w:tab w:val="num" w:pos="4680"/>
        </w:tabs>
        <w:spacing w:line="237" w:lineRule="auto"/>
        <w:ind w:left="727" w:hanging="727"/>
        <w:jc w:val="both"/>
        <w:textAlignment w:val="auto"/>
        <w:rPr>
          <w:ins w:id="700" w:author="Can Hong NGOC" w:date="2020-08-31T11:20:00Z"/>
          <w:b/>
          <w:bCs/>
          <w:lang w:val="en-US"/>
        </w:rPr>
      </w:pPr>
      <w:ins w:id="701" w:author="Can Hong NGOC" w:date="2020-08-31T11:20:00Z">
        <w:r w:rsidRPr="00846B01">
          <w:rPr>
            <w:b/>
            <w:bCs/>
            <w:lang w:val="en-US"/>
          </w:rPr>
          <w:t xml:space="preserve">Thay đổi yêu cầu </w:t>
        </w:r>
      </w:ins>
    </w:p>
    <w:p w14:paraId="3A514587" w14:textId="77777777" w:rsidR="009A1469" w:rsidRPr="00846B01" w:rsidRDefault="009A1469" w:rsidP="009A1469">
      <w:pPr>
        <w:spacing w:line="45" w:lineRule="exact"/>
        <w:rPr>
          <w:ins w:id="702" w:author="Can Hong NGOC" w:date="2020-08-31T11:20:00Z"/>
          <w:b/>
          <w:bCs/>
          <w:lang w:val="en-US"/>
        </w:rPr>
      </w:pPr>
    </w:p>
    <w:p w14:paraId="5AE51219" w14:textId="77777777" w:rsidR="009A1469" w:rsidRPr="00846B01" w:rsidRDefault="009A1469" w:rsidP="009A1469">
      <w:pPr>
        <w:spacing w:line="230" w:lineRule="auto"/>
        <w:ind w:left="727"/>
        <w:jc w:val="both"/>
        <w:rPr>
          <w:ins w:id="703" w:author="Can Hong NGOC" w:date="2020-08-31T11:20:00Z"/>
          <w:lang w:val="en-US"/>
        </w:rPr>
      </w:pPr>
      <w:ins w:id="704" w:author="Can Hong NGOC" w:date="2020-08-31T11:20:00Z">
        <w:r w:rsidRPr="00846B01">
          <w:rPr>
            <w:lang w:val="en-US"/>
          </w:rPr>
          <w:t xml:space="preserve">Một yêu cầu thay đổi có thể được đưa ra trong thời hạn của Lịch trình này khi Nhà tài chính hoặc Nhà thầu thấy cần phải thay đổi Lịch trình, Thông số kỹ thuật, kế hoạch dự án và / hoặc bất kỳ tài liệu nào khác mô tả Dịch vụ và Sản phẩm hệ thống sẽ được cung cấp (“ </w:t>
        </w:r>
        <w:r w:rsidRPr="00846B01">
          <w:rPr>
            <w:b/>
            <w:lang w:val="en-US"/>
          </w:rPr>
          <w:t>Tài liệu cơ sở</w:t>
        </w:r>
        <w:r w:rsidRPr="00846B01">
          <w:rPr>
            <w:lang w:val="en-US"/>
          </w:rPr>
          <w:t xml:space="preserve"> ”). Mỗi Bên có thể yêu cầu thay đổi Tài liệu Cơ sở bất kỳ lúc nào theo CCP này. Yêu cầu thay đổi phải được thực hiện bằng văn bản sử dụng biểu mẫu yêu cầu thay đổi do Finastra quy định - được đính kèm như Phụ lục C của Biểu này..  </w:t>
        </w:r>
      </w:ins>
    </w:p>
    <w:p w14:paraId="20F442EB" w14:textId="77777777" w:rsidR="009A1469" w:rsidRPr="00846B01" w:rsidRDefault="009A1469" w:rsidP="009A1469">
      <w:pPr>
        <w:spacing w:line="227" w:lineRule="exact"/>
        <w:rPr>
          <w:ins w:id="705" w:author="Can Hong NGOC" w:date="2020-08-31T11:20:00Z"/>
          <w:lang w:val="en-US"/>
        </w:rPr>
      </w:pPr>
    </w:p>
    <w:p w14:paraId="55B7F22F" w14:textId="77777777" w:rsidR="009A1469" w:rsidRPr="00846B01" w:rsidRDefault="009A1469" w:rsidP="009A1469">
      <w:pPr>
        <w:numPr>
          <w:ilvl w:val="0"/>
          <w:numId w:val="12"/>
        </w:numPr>
        <w:spacing w:line="237" w:lineRule="auto"/>
        <w:ind w:left="727" w:hanging="727"/>
        <w:jc w:val="both"/>
        <w:textAlignment w:val="auto"/>
        <w:rPr>
          <w:ins w:id="706" w:author="Can Hong NGOC" w:date="2020-08-31T11:20:00Z"/>
          <w:b/>
          <w:bCs/>
          <w:lang w:val="en-US"/>
        </w:rPr>
      </w:pPr>
      <w:ins w:id="707" w:author="Can Hong NGOC" w:date="2020-08-31T11:20:00Z">
        <w:r w:rsidRPr="00846B01">
          <w:rPr>
            <w:b/>
            <w:bCs/>
            <w:lang w:val="en-US"/>
          </w:rPr>
          <w:t xml:space="preserve">Tạo yêu cầu thay đổi </w:t>
        </w:r>
      </w:ins>
    </w:p>
    <w:p w14:paraId="0CD2D37D" w14:textId="77777777" w:rsidR="009A1469" w:rsidRPr="00846B01" w:rsidRDefault="009A1469" w:rsidP="009A1469">
      <w:pPr>
        <w:spacing w:line="48" w:lineRule="exact"/>
        <w:rPr>
          <w:ins w:id="708" w:author="Can Hong NGOC" w:date="2020-08-31T11:20:00Z"/>
          <w:b/>
          <w:bCs/>
          <w:lang w:val="en-US"/>
        </w:rPr>
      </w:pPr>
    </w:p>
    <w:p w14:paraId="0F0810CB" w14:textId="77777777" w:rsidR="009A1469" w:rsidRPr="00846B01" w:rsidRDefault="009A1469" w:rsidP="009A1469">
      <w:pPr>
        <w:spacing w:line="216" w:lineRule="auto"/>
        <w:ind w:left="727" w:right="20"/>
        <w:jc w:val="both"/>
        <w:rPr>
          <w:ins w:id="709" w:author="Can Hong NGOC" w:date="2020-08-31T11:20:00Z"/>
          <w:lang w:val="en-US"/>
        </w:rPr>
      </w:pPr>
      <w:ins w:id="710" w:author="Can Hong NGOC" w:date="2020-08-31T11:20:00Z">
        <w:r w:rsidRPr="00846B01">
          <w:rPr>
            <w:lang w:val="en-US"/>
          </w:rPr>
          <w:t>Khi nhu cầu thay đổi đối với Tài liệu cơ sở đã được xác định, một yêu cầu thay đổi sẽ được tạo ra để bao gồm các nội dung sau: -</w:t>
        </w:r>
      </w:ins>
    </w:p>
    <w:p w14:paraId="4378FFEE" w14:textId="77777777" w:rsidR="009A1469" w:rsidRPr="00846B01" w:rsidRDefault="009A1469" w:rsidP="009A1469">
      <w:pPr>
        <w:spacing w:line="216" w:lineRule="auto"/>
        <w:ind w:right="20" w:firstLine="709"/>
        <w:jc w:val="both"/>
        <w:rPr>
          <w:ins w:id="711" w:author="Can Hong NGOC" w:date="2020-08-31T11:20:00Z"/>
          <w:lang w:val="en-US"/>
        </w:rPr>
      </w:pPr>
      <w:ins w:id="712" w:author="Can Hong NGOC" w:date="2020-08-31T11:20:00Z">
        <w:r w:rsidRPr="00846B01">
          <w:rPr>
            <w:lang w:val="en-US"/>
          </w:rPr>
          <w:t xml:space="preserve">(a) </w:t>
        </w:r>
        <w:r w:rsidRPr="00846B01">
          <w:rPr>
            <w:lang w:val="en-US"/>
          </w:rPr>
          <w:tab/>
          <w:t>Tiêu đề của sự thay đổi;</w:t>
        </w:r>
      </w:ins>
    </w:p>
    <w:p w14:paraId="13FF328B" w14:textId="77777777" w:rsidR="009A1469" w:rsidRPr="00846B01" w:rsidRDefault="009A1469" w:rsidP="009A1469">
      <w:pPr>
        <w:spacing w:line="216" w:lineRule="auto"/>
        <w:ind w:right="20" w:firstLine="709"/>
        <w:jc w:val="both"/>
        <w:rPr>
          <w:ins w:id="713" w:author="Can Hong NGOC" w:date="2020-08-31T11:20:00Z"/>
          <w:lang w:val="en-US"/>
        </w:rPr>
      </w:pPr>
      <w:ins w:id="714" w:author="Can Hong NGOC" w:date="2020-08-31T11:20:00Z">
        <w:r w:rsidRPr="00846B01">
          <w:rPr>
            <w:lang w:val="en-US"/>
          </w:rPr>
          <w:t xml:space="preserve">(b) </w:t>
        </w:r>
        <w:r w:rsidRPr="00846B01">
          <w:rPr>
            <w:lang w:val="en-US"/>
          </w:rPr>
          <w:tab/>
          <w:t>Người khởi tạo và ngày yêu cầu hoặc đề xuất thay đổi;</w:t>
        </w:r>
      </w:ins>
    </w:p>
    <w:p w14:paraId="4042B33F" w14:textId="77777777" w:rsidR="009A1469" w:rsidRPr="00846B01" w:rsidRDefault="009A1469" w:rsidP="009A1469">
      <w:pPr>
        <w:spacing w:line="216" w:lineRule="auto"/>
        <w:ind w:right="20" w:firstLine="709"/>
        <w:jc w:val="both"/>
        <w:rPr>
          <w:ins w:id="715" w:author="Can Hong NGOC" w:date="2020-08-31T11:20:00Z"/>
          <w:lang w:val="en-US"/>
        </w:rPr>
      </w:pPr>
      <w:ins w:id="716" w:author="Can Hong NGOC" w:date="2020-08-31T11:20:00Z">
        <w:r w:rsidRPr="00846B01">
          <w:rPr>
            <w:lang w:val="en-US"/>
          </w:rPr>
          <w:t xml:space="preserve">(c) </w:t>
        </w:r>
        <w:r w:rsidRPr="00846B01">
          <w:rPr>
            <w:lang w:val="en-US"/>
          </w:rPr>
          <w:tab/>
          <w:t>Lý do thay đổi;</w:t>
        </w:r>
      </w:ins>
    </w:p>
    <w:p w14:paraId="59E34CEE" w14:textId="77777777" w:rsidR="009A1469" w:rsidRPr="00846B01" w:rsidRDefault="009A1469" w:rsidP="009A1469">
      <w:pPr>
        <w:spacing w:line="216" w:lineRule="auto"/>
        <w:ind w:right="20" w:firstLine="709"/>
        <w:jc w:val="both"/>
        <w:rPr>
          <w:ins w:id="717" w:author="Can Hong NGOC" w:date="2020-08-31T11:20:00Z"/>
          <w:lang w:val="en-US"/>
        </w:rPr>
      </w:pPr>
      <w:ins w:id="718" w:author="Can Hong NGOC" w:date="2020-08-31T11:20:00Z">
        <w:r w:rsidRPr="00846B01">
          <w:rPr>
            <w:lang w:val="en-US"/>
          </w:rPr>
          <w:t>(d)</w:t>
        </w:r>
        <w:r w:rsidRPr="00846B01">
          <w:rPr>
            <w:lang w:val="en-US"/>
          </w:rPr>
          <w:tab/>
          <w:t>Chi tiết về thay đổi bao gồm (không giới hạn) bất kỳ Thông số kỹ thuật nào; và</w:t>
        </w:r>
      </w:ins>
    </w:p>
    <w:p w14:paraId="000B2686" w14:textId="77777777" w:rsidR="009A1469" w:rsidRPr="00846B01" w:rsidRDefault="009A1469" w:rsidP="009A1469">
      <w:pPr>
        <w:spacing w:line="216" w:lineRule="auto"/>
        <w:ind w:right="20" w:firstLine="709"/>
        <w:jc w:val="both"/>
        <w:rPr>
          <w:ins w:id="719" w:author="Can Hong NGOC" w:date="2020-08-31T11:20:00Z"/>
          <w:lang w:val="en-US"/>
        </w:rPr>
      </w:pPr>
      <w:ins w:id="720" w:author="Can Hong NGOC" w:date="2020-08-31T11:20:00Z">
        <w:r w:rsidRPr="00846B01">
          <w:rPr>
            <w:lang w:val="en-US"/>
          </w:rPr>
          <w:t xml:space="preserve">(e) </w:t>
        </w:r>
        <w:r w:rsidRPr="00846B01">
          <w:rPr>
            <w:lang w:val="en-US"/>
          </w:rPr>
          <w:tab/>
          <w:t>Ngày thực hiện đề xuất hoặc kế hoạch dự án sửa đổi, nếu có.</w:t>
        </w:r>
      </w:ins>
    </w:p>
    <w:p w14:paraId="46D190E9" w14:textId="77777777" w:rsidR="009A1469" w:rsidRPr="00846B01" w:rsidRDefault="009A1469" w:rsidP="009A1469">
      <w:pPr>
        <w:spacing w:line="259" w:lineRule="exact"/>
        <w:rPr>
          <w:ins w:id="721" w:author="Can Hong NGOC" w:date="2020-08-31T11:20:00Z"/>
          <w:lang w:val="en-US"/>
        </w:rPr>
      </w:pPr>
    </w:p>
    <w:p w14:paraId="70B11741" w14:textId="77777777" w:rsidR="009A1469" w:rsidRPr="00846B01" w:rsidRDefault="009A1469" w:rsidP="009A1469">
      <w:pPr>
        <w:numPr>
          <w:ilvl w:val="0"/>
          <w:numId w:val="12"/>
        </w:numPr>
        <w:spacing w:line="237" w:lineRule="auto"/>
        <w:ind w:left="727" w:hanging="727"/>
        <w:jc w:val="both"/>
        <w:textAlignment w:val="auto"/>
        <w:rPr>
          <w:ins w:id="722" w:author="Can Hong NGOC" w:date="2020-08-31T11:20:00Z"/>
          <w:b/>
          <w:bCs/>
          <w:lang w:val="en-US"/>
        </w:rPr>
      </w:pPr>
      <w:ins w:id="723" w:author="Can Hong NGOC" w:date="2020-08-31T11:20:00Z">
        <w:r w:rsidRPr="00846B01">
          <w:rPr>
            <w:b/>
            <w:bCs/>
            <w:lang w:val="en-US"/>
          </w:rPr>
          <w:t>Đáp ứng yêu cầu thay đổi</w:t>
        </w:r>
      </w:ins>
    </w:p>
    <w:p w14:paraId="54D61392" w14:textId="77777777" w:rsidR="009A1469" w:rsidRPr="00846B01" w:rsidRDefault="009A1469" w:rsidP="009A1469">
      <w:pPr>
        <w:spacing w:line="45" w:lineRule="exact"/>
        <w:rPr>
          <w:ins w:id="724" w:author="Can Hong NGOC" w:date="2020-08-31T11:20:00Z"/>
          <w:b/>
          <w:bCs/>
          <w:lang w:val="en-US"/>
        </w:rPr>
      </w:pPr>
    </w:p>
    <w:p w14:paraId="33B9A4BA" w14:textId="77777777" w:rsidR="009A1469" w:rsidRPr="00846B01" w:rsidRDefault="009A1469" w:rsidP="009A1469">
      <w:pPr>
        <w:spacing w:line="216" w:lineRule="auto"/>
        <w:ind w:left="727" w:right="20"/>
        <w:jc w:val="both"/>
        <w:rPr>
          <w:ins w:id="725" w:author="Can Hong NGOC" w:date="2020-08-31T11:20:00Z"/>
          <w:lang w:val="en-US"/>
        </w:rPr>
      </w:pPr>
      <w:ins w:id="726" w:author="Can Hong NGOC" w:date="2020-08-31T11:20:00Z">
        <w:r w:rsidRPr="00846B01">
          <w:rPr>
            <w:lang w:val="en-US"/>
          </w:rPr>
          <w:t>Để đáp ứng yêu cầu thay đổi từ Finastra hoặc được bao gồm trong yêu cầu thay đổi do Nhà thầu đề xuất, Nhà thầu phải gửi cho Finastra một đề xuất thay đổi bao gồm: -</w:t>
        </w:r>
      </w:ins>
    </w:p>
    <w:p w14:paraId="73F1417E" w14:textId="77777777" w:rsidR="009A1469" w:rsidRPr="00846B01" w:rsidRDefault="009A1469" w:rsidP="009A1469">
      <w:pPr>
        <w:spacing w:line="216" w:lineRule="auto"/>
        <w:ind w:right="20" w:firstLine="709"/>
        <w:jc w:val="both"/>
        <w:rPr>
          <w:ins w:id="727" w:author="Can Hong NGOC" w:date="2020-08-31T11:20:00Z"/>
          <w:lang w:val="en-US"/>
        </w:rPr>
      </w:pPr>
      <w:ins w:id="728" w:author="Can Hong NGOC" w:date="2020-08-31T11:20:00Z">
        <w:r w:rsidRPr="00846B01">
          <w:rPr>
            <w:lang w:val="en-US"/>
          </w:rPr>
          <w:t xml:space="preserve">(a) </w:t>
        </w:r>
        <w:r w:rsidRPr="00846B01">
          <w:rPr>
            <w:lang w:val="en-US"/>
          </w:rPr>
          <w:tab/>
          <w:t>Giá và phí thay đổi, nếu có;</w:t>
        </w:r>
      </w:ins>
    </w:p>
    <w:p w14:paraId="096A7B62" w14:textId="77777777" w:rsidR="009A1469" w:rsidRPr="00846B01" w:rsidRDefault="009A1469" w:rsidP="009A1469">
      <w:pPr>
        <w:spacing w:line="216" w:lineRule="auto"/>
        <w:ind w:right="20" w:firstLine="709"/>
        <w:jc w:val="both"/>
        <w:rPr>
          <w:ins w:id="729" w:author="Can Hong NGOC" w:date="2020-08-31T11:20:00Z"/>
          <w:lang w:val="en-US"/>
        </w:rPr>
      </w:pPr>
      <w:ins w:id="730" w:author="Can Hong NGOC" w:date="2020-08-31T11:20:00Z">
        <w:r w:rsidRPr="00846B01">
          <w:rPr>
            <w:lang w:val="en-US"/>
          </w:rPr>
          <w:t>(b)</w:t>
        </w:r>
        <w:r w:rsidRPr="00846B01">
          <w:rPr>
            <w:lang w:val="en-US"/>
          </w:rPr>
          <w:tab/>
          <w:t>Chi tiết về tác động đối với Dịch vụ, Sản phẩm Hệ thống và Đặc điểm kỹ thuật, nếu có;</w:t>
        </w:r>
      </w:ins>
    </w:p>
    <w:p w14:paraId="550C14C6" w14:textId="77777777" w:rsidR="009A1469" w:rsidRPr="00846B01" w:rsidRDefault="009A1469" w:rsidP="009A1469">
      <w:pPr>
        <w:spacing w:line="216" w:lineRule="auto"/>
        <w:ind w:right="20" w:firstLine="709"/>
        <w:jc w:val="both"/>
        <w:rPr>
          <w:ins w:id="731" w:author="Can Hong NGOC" w:date="2020-08-31T11:20:00Z"/>
          <w:lang w:val="en-US"/>
        </w:rPr>
      </w:pPr>
      <w:ins w:id="732" w:author="Can Hong NGOC" w:date="2020-08-31T11:20:00Z">
        <w:r w:rsidRPr="00846B01">
          <w:rPr>
            <w:lang w:val="en-US"/>
          </w:rPr>
          <w:t xml:space="preserve">(c) </w:t>
        </w:r>
        <w:r w:rsidRPr="00846B01">
          <w:rPr>
            <w:lang w:val="en-US"/>
          </w:rPr>
          <w:tab/>
          <w:t>Chi tiết về tác động đối với môi trường phần cứng và phần mềm, vị trí, nếu có;</w:t>
        </w:r>
      </w:ins>
    </w:p>
    <w:p w14:paraId="4B85D648" w14:textId="77777777" w:rsidR="009A1469" w:rsidRPr="00846B01" w:rsidRDefault="009A1469" w:rsidP="009A1469">
      <w:pPr>
        <w:spacing w:line="216" w:lineRule="auto"/>
        <w:ind w:right="20" w:firstLine="709"/>
        <w:jc w:val="both"/>
        <w:rPr>
          <w:ins w:id="733" w:author="Can Hong NGOC" w:date="2020-08-31T11:20:00Z"/>
          <w:lang w:val="en-US"/>
        </w:rPr>
      </w:pPr>
      <w:ins w:id="734" w:author="Can Hong NGOC" w:date="2020-08-31T11:20:00Z">
        <w:r w:rsidRPr="00846B01">
          <w:rPr>
            <w:lang w:val="en-US"/>
          </w:rPr>
          <w:t xml:space="preserve">(d) </w:t>
        </w:r>
        <w:r w:rsidRPr="00846B01">
          <w:rPr>
            <w:lang w:val="en-US"/>
          </w:rPr>
          <w:tab/>
          <w:t>Thời gian biểu để thực hiện; và</w:t>
        </w:r>
      </w:ins>
    </w:p>
    <w:p w14:paraId="687A66A4" w14:textId="77777777" w:rsidR="009A1469" w:rsidRPr="00846B01" w:rsidRDefault="009A1469" w:rsidP="009A1469">
      <w:pPr>
        <w:spacing w:line="216" w:lineRule="auto"/>
        <w:ind w:left="727" w:right="20"/>
        <w:jc w:val="both"/>
        <w:rPr>
          <w:ins w:id="735" w:author="Can Hong NGOC" w:date="2020-08-31T11:20:00Z"/>
          <w:lang w:val="en-US"/>
        </w:rPr>
      </w:pPr>
      <w:ins w:id="736" w:author="Can Hong NGOC" w:date="2020-08-31T11:20:00Z">
        <w:r w:rsidRPr="00846B01">
          <w:rPr>
            <w:lang w:val="en-US"/>
          </w:rPr>
          <w:t xml:space="preserve">(e) </w:t>
        </w:r>
        <w:r w:rsidRPr="00846B01">
          <w:rPr>
            <w:lang w:val="en-US"/>
          </w:rPr>
          <w:tab/>
          <w:t>Một lịch trình thanh toán thích hợp.</w:t>
        </w:r>
      </w:ins>
    </w:p>
    <w:p w14:paraId="3AC07D4A" w14:textId="77777777" w:rsidR="009A1469" w:rsidRPr="00846B01" w:rsidRDefault="009A1469" w:rsidP="009A1469">
      <w:pPr>
        <w:spacing w:line="216" w:lineRule="auto"/>
        <w:ind w:left="709" w:right="20"/>
        <w:jc w:val="both"/>
        <w:rPr>
          <w:ins w:id="737" w:author="Can Hong NGOC" w:date="2020-08-31T11:20:00Z"/>
          <w:lang w:val="en-US"/>
        </w:rPr>
      </w:pPr>
      <w:ins w:id="738" w:author="Can Hong NGOC" w:date="2020-08-31T11:20:00Z">
        <w:r w:rsidRPr="00846B01">
          <w:rPr>
            <w:lang w:val="en-US"/>
          </w:rPr>
          <w:t>Nhà thầu phải đưa ra đề xuất thay đổi nếu có thể thực hiện được trong vòng mười (10) ngày kể từ ngày nhận được yêu cầu thay đổi của Finastra. Finastra nếu có thể thực hiện được một cách hợp lý sẽ phản hồi đề xuất thay đổi từ Nhà thầu trong vòng mười (10) ngày kể từ ngày nhận được đề xuất đó.</w:t>
        </w:r>
      </w:ins>
    </w:p>
    <w:p w14:paraId="05936650" w14:textId="77777777" w:rsidR="009A1469" w:rsidRPr="00846B01" w:rsidRDefault="009A1469" w:rsidP="009A1469">
      <w:pPr>
        <w:spacing w:line="259" w:lineRule="exact"/>
        <w:rPr>
          <w:ins w:id="739" w:author="Can Hong NGOC" w:date="2020-08-31T11:20:00Z"/>
          <w:lang w:val="en-US"/>
        </w:rPr>
      </w:pPr>
    </w:p>
    <w:p w14:paraId="02C8CA28" w14:textId="77777777" w:rsidR="009A1469" w:rsidRPr="00846B01" w:rsidRDefault="009A1469" w:rsidP="009A1469">
      <w:pPr>
        <w:numPr>
          <w:ilvl w:val="0"/>
          <w:numId w:val="13"/>
        </w:numPr>
        <w:spacing w:line="237" w:lineRule="auto"/>
        <w:ind w:left="727" w:hanging="727"/>
        <w:jc w:val="both"/>
        <w:textAlignment w:val="auto"/>
        <w:rPr>
          <w:ins w:id="740" w:author="Can Hong NGOC" w:date="2020-08-31T11:20:00Z"/>
          <w:b/>
          <w:bCs/>
          <w:lang w:val="en-US"/>
        </w:rPr>
      </w:pPr>
      <w:ins w:id="741" w:author="Can Hong NGOC" w:date="2020-08-31T11:20:00Z">
        <w:r w:rsidRPr="00846B01">
          <w:rPr>
            <w:b/>
            <w:bCs/>
            <w:lang w:val="en-US"/>
          </w:rPr>
          <w:t xml:space="preserve">Tùy chọn của Finastra </w:t>
        </w:r>
      </w:ins>
    </w:p>
    <w:p w14:paraId="6C0011C2" w14:textId="77777777" w:rsidR="009A1469" w:rsidRPr="00846B01" w:rsidRDefault="009A1469" w:rsidP="009A1469">
      <w:pPr>
        <w:spacing w:line="3" w:lineRule="exact"/>
        <w:rPr>
          <w:ins w:id="742" w:author="Can Hong NGOC" w:date="2020-08-31T11:20:00Z"/>
          <w:b/>
          <w:bCs/>
          <w:lang w:val="en-US"/>
        </w:rPr>
      </w:pPr>
    </w:p>
    <w:p w14:paraId="59B62647" w14:textId="77777777" w:rsidR="009A1469" w:rsidRPr="00846B01" w:rsidRDefault="009A1469" w:rsidP="009A1469">
      <w:pPr>
        <w:spacing w:line="216" w:lineRule="auto"/>
        <w:ind w:left="727" w:right="20" w:hanging="12"/>
        <w:rPr>
          <w:ins w:id="743" w:author="Can Hong NGOC" w:date="2020-08-31T11:20:00Z"/>
          <w:lang w:val="en-US"/>
        </w:rPr>
      </w:pPr>
      <w:ins w:id="744" w:author="Can Hong NGOC" w:date="2020-08-31T11:20:00Z">
        <w:r w:rsidRPr="00846B01">
          <w:rPr>
            <w:lang w:val="en-US"/>
          </w:rPr>
          <w:t>Khi nhận được đề xuất thay đổi của Nhà thầu, Finastra có thể lựa chọn:</w:t>
        </w:r>
      </w:ins>
    </w:p>
    <w:p w14:paraId="3BE76ACD" w14:textId="77777777" w:rsidR="009A1469" w:rsidRPr="00846B01" w:rsidRDefault="009A1469" w:rsidP="009A1469">
      <w:pPr>
        <w:spacing w:line="216" w:lineRule="auto"/>
        <w:ind w:left="727" w:right="20" w:hanging="12"/>
        <w:rPr>
          <w:ins w:id="745" w:author="Can Hong NGOC" w:date="2020-08-31T11:20:00Z"/>
          <w:lang w:val="en-US"/>
        </w:rPr>
      </w:pPr>
    </w:p>
    <w:p w14:paraId="37F921BA" w14:textId="77777777" w:rsidR="009A1469" w:rsidRPr="00846B01" w:rsidRDefault="009A1469" w:rsidP="009A1469">
      <w:pPr>
        <w:spacing w:line="216" w:lineRule="auto"/>
        <w:ind w:left="1411" w:right="20" w:hanging="696"/>
        <w:rPr>
          <w:ins w:id="746" w:author="Can Hong NGOC" w:date="2020-08-31T11:20:00Z"/>
          <w:lang w:val="en-US"/>
        </w:rPr>
      </w:pPr>
      <w:ins w:id="747" w:author="Can Hong NGOC" w:date="2020-08-31T11:20:00Z">
        <w:r w:rsidRPr="00846B01">
          <w:rPr>
            <w:lang w:val="en-US"/>
          </w:rPr>
          <w:t xml:space="preserve">(a) </w:t>
        </w:r>
        <w:r w:rsidRPr="00846B01">
          <w:rPr>
            <w:lang w:val="en-US"/>
          </w:rPr>
          <w:tab/>
          <w:t>Chấp nhận đề xuất đó bằng cách ký đối chiếu đề xuất, trong trường hợp đó, các Tài liệu cơ sở sẽ được sửa đổi cho phù hợp; hoặc là</w:t>
        </w:r>
      </w:ins>
    </w:p>
    <w:p w14:paraId="6B8F9B95" w14:textId="77777777" w:rsidR="009A1469" w:rsidRPr="00846B01" w:rsidRDefault="009A1469" w:rsidP="009A1469">
      <w:pPr>
        <w:spacing w:line="216" w:lineRule="auto"/>
        <w:ind w:left="1411" w:right="20" w:hanging="696"/>
        <w:rPr>
          <w:ins w:id="748" w:author="Can Hong NGOC" w:date="2020-08-31T11:20:00Z"/>
          <w:lang w:val="en-US"/>
        </w:rPr>
      </w:pPr>
      <w:ins w:id="749" w:author="Can Hong NGOC" w:date="2020-08-31T11:20:00Z">
        <w:r w:rsidRPr="00846B01">
          <w:rPr>
            <w:lang w:val="en-US"/>
          </w:rPr>
          <w:t xml:space="preserve">(b) </w:t>
        </w:r>
        <w:r w:rsidRPr="00846B01">
          <w:rPr>
            <w:lang w:val="en-US"/>
          </w:rPr>
          <w:tab/>
          <w:t>Từ chối đề xuất thay đổi, trong trường hợp đó, Tài liệu cơ sở sẽ tiếp tục có hiệu lực không thay đổi.</w:t>
        </w:r>
      </w:ins>
    </w:p>
    <w:p w14:paraId="7F509A1D" w14:textId="77777777" w:rsidR="009A1469" w:rsidRPr="00846B01" w:rsidRDefault="009A1469" w:rsidP="009A1469">
      <w:pPr>
        <w:spacing w:line="216" w:lineRule="auto"/>
        <w:ind w:left="709" w:right="20"/>
        <w:rPr>
          <w:ins w:id="750" w:author="Can Hong NGOC" w:date="2020-08-31T11:20:00Z"/>
          <w:lang w:val="en-US"/>
        </w:rPr>
        <w:sectPr w:rsidR="009A1469" w:rsidRPr="00846B01">
          <w:footerReference w:type="default" r:id="rId9"/>
          <w:pgSz w:w="11900" w:h="16841"/>
          <w:pgMar w:top="1125" w:right="1120" w:bottom="1440" w:left="1133" w:header="720" w:footer="720" w:gutter="0"/>
          <w:cols w:space="720"/>
        </w:sectPr>
      </w:pPr>
      <w:ins w:id="751" w:author="Can Hong NGOC" w:date="2020-08-31T11:20:00Z">
        <w:r w:rsidRPr="00846B01">
          <w:rPr>
            <w:lang w:val="en-US"/>
          </w:rPr>
          <w:t>Không Bên nào có nghĩa vụ thực hiện hoặc bị ràng buộc bởi bất kỳ thay đổi nào cho đến khi đề xuất thay đổi bằng văn bản được ký bởi đại diện có thẩm quyền của cả hai Bên..</w:t>
        </w:r>
      </w:ins>
    </w:p>
    <w:p w14:paraId="0BDFB5B9" w14:textId="1BD9E355" w:rsidR="00C70D8B" w:rsidRPr="000C2BEA" w:rsidDel="009A1469" w:rsidRDefault="00C70D8B">
      <w:pPr>
        <w:spacing w:line="237" w:lineRule="auto"/>
        <w:rPr>
          <w:del w:id="752" w:author="Can Hong NGOC" w:date="2020-08-31T11:20:00Z"/>
          <w:rFonts w:ascii="Arial" w:hAnsi="Arial" w:cs="Arial"/>
          <w:lang w:val="en-US"/>
        </w:rPr>
        <w:pPrChange w:id="753" w:author="Can Hong NGOC" w:date="2020-08-31T11:19:00Z">
          <w:pPr>
            <w:spacing w:line="237" w:lineRule="auto"/>
            <w:ind w:left="7"/>
          </w:pPr>
        </w:pPrChange>
      </w:pPr>
      <w:del w:id="754" w:author="Can Hong NGOC" w:date="2020-08-31T11:20:00Z">
        <w:r w:rsidRPr="000C2BEA" w:rsidDel="009A1469">
          <w:rPr>
            <w:rFonts w:ascii="Arial" w:hAnsi="Arial" w:cs="Arial"/>
            <w:b/>
            <w:bCs/>
            <w:lang w:val="en-US"/>
          </w:rPr>
          <w:lastRenderedPageBreak/>
          <w:delText>SCHEDULE – PART 4</w:delText>
        </w:r>
      </w:del>
    </w:p>
    <w:p w14:paraId="204B1F13" w14:textId="10F2EDA7" w:rsidR="00C70D8B" w:rsidRPr="000C2BEA" w:rsidDel="009A1469" w:rsidRDefault="00C70D8B" w:rsidP="00C70D8B">
      <w:pPr>
        <w:spacing w:line="232" w:lineRule="exact"/>
        <w:rPr>
          <w:del w:id="755" w:author="Can Hong NGOC" w:date="2020-08-31T11:20:00Z"/>
          <w:rFonts w:ascii="Arial" w:hAnsi="Arial" w:cs="Arial"/>
          <w:lang w:val="en-US"/>
        </w:rPr>
      </w:pPr>
    </w:p>
    <w:p w14:paraId="7CF3DD76" w14:textId="0C5A2124" w:rsidR="00C70D8B" w:rsidRPr="000C2BEA" w:rsidDel="009A1469" w:rsidRDefault="00C70D8B" w:rsidP="00C70D8B">
      <w:pPr>
        <w:spacing w:line="237" w:lineRule="auto"/>
        <w:ind w:left="7"/>
        <w:rPr>
          <w:del w:id="756" w:author="Can Hong NGOC" w:date="2020-08-31T11:20:00Z"/>
          <w:rFonts w:ascii="Arial" w:hAnsi="Arial" w:cs="Arial"/>
          <w:lang w:val="en-US"/>
        </w:rPr>
      </w:pPr>
      <w:del w:id="757" w:author="Can Hong NGOC" w:date="2020-08-31T11:20:00Z">
        <w:r w:rsidRPr="000C2BEA" w:rsidDel="009A1469">
          <w:rPr>
            <w:rFonts w:ascii="Arial" w:hAnsi="Arial" w:cs="Arial"/>
            <w:b/>
            <w:bCs/>
            <w:lang w:val="en-US"/>
          </w:rPr>
          <w:delText>CHANGE CONTROL PROCEDURE (“CCP”)</w:delText>
        </w:r>
      </w:del>
    </w:p>
    <w:p w14:paraId="3283F599" w14:textId="78B62968" w:rsidR="00C70D8B" w:rsidRPr="000C2BEA" w:rsidDel="009A1469" w:rsidRDefault="00C70D8B" w:rsidP="00C70D8B">
      <w:pPr>
        <w:spacing w:line="200" w:lineRule="exact"/>
        <w:rPr>
          <w:del w:id="758" w:author="Can Hong NGOC" w:date="2020-08-31T11:20:00Z"/>
          <w:rFonts w:ascii="Arial" w:hAnsi="Arial" w:cs="Arial"/>
          <w:lang w:val="en-US"/>
        </w:rPr>
      </w:pPr>
    </w:p>
    <w:p w14:paraId="0B71C0A2" w14:textId="7F5F77FC" w:rsidR="00C70D8B" w:rsidRPr="000C2BEA" w:rsidDel="009A1469" w:rsidRDefault="00C70D8B" w:rsidP="00C70D8B">
      <w:pPr>
        <w:spacing w:line="262" w:lineRule="exact"/>
        <w:rPr>
          <w:del w:id="759" w:author="Can Hong NGOC" w:date="2020-08-31T11:20:00Z"/>
          <w:rFonts w:ascii="Arial" w:hAnsi="Arial" w:cs="Arial"/>
          <w:lang w:val="en-US"/>
        </w:rPr>
      </w:pPr>
    </w:p>
    <w:p w14:paraId="25F7B65C" w14:textId="0C8AEC78" w:rsidR="00C70D8B" w:rsidRPr="000C2BEA" w:rsidDel="009A1469" w:rsidRDefault="00C70D8B" w:rsidP="00406B8C">
      <w:pPr>
        <w:numPr>
          <w:ilvl w:val="0"/>
          <w:numId w:val="11"/>
        </w:numPr>
        <w:spacing w:line="237" w:lineRule="auto"/>
        <w:ind w:left="727" w:hanging="727"/>
        <w:jc w:val="both"/>
        <w:textAlignment w:val="auto"/>
        <w:rPr>
          <w:del w:id="760" w:author="Can Hong NGOC" w:date="2020-08-31T11:20:00Z"/>
          <w:rFonts w:ascii="Arial" w:hAnsi="Arial" w:cs="Arial"/>
          <w:b/>
          <w:bCs/>
          <w:lang w:val="en-US"/>
        </w:rPr>
      </w:pPr>
      <w:del w:id="761" w:author="Can Hong NGOC" w:date="2020-08-31T11:20:00Z">
        <w:r w:rsidRPr="000C2BEA" w:rsidDel="009A1469">
          <w:rPr>
            <w:rFonts w:ascii="Arial" w:hAnsi="Arial" w:cs="Arial"/>
            <w:b/>
            <w:bCs/>
            <w:lang w:val="en-US"/>
          </w:rPr>
          <w:delText xml:space="preserve">Change Requests </w:delText>
        </w:r>
      </w:del>
    </w:p>
    <w:p w14:paraId="2B1BA10B" w14:textId="489E7D0D" w:rsidR="00C70D8B" w:rsidRPr="000C2BEA" w:rsidDel="009A1469" w:rsidRDefault="00C70D8B" w:rsidP="00C70D8B">
      <w:pPr>
        <w:spacing w:line="45" w:lineRule="exact"/>
        <w:rPr>
          <w:del w:id="762" w:author="Can Hong NGOC" w:date="2020-08-31T11:20:00Z"/>
          <w:rFonts w:ascii="Arial" w:hAnsi="Arial" w:cs="Arial"/>
          <w:b/>
          <w:bCs/>
          <w:lang w:val="en-US"/>
        </w:rPr>
      </w:pPr>
    </w:p>
    <w:p w14:paraId="486EE1CF" w14:textId="25F74DA9" w:rsidR="00D074A8" w:rsidRPr="00D074A8" w:rsidDel="009A1469" w:rsidRDefault="00C70D8B" w:rsidP="00D074A8">
      <w:pPr>
        <w:spacing w:line="230" w:lineRule="auto"/>
        <w:ind w:left="727"/>
        <w:jc w:val="both"/>
        <w:rPr>
          <w:del w:id="763" w:author="Can Hong NGOC" w:date="2020-08-31T11:20:00Z"/>
          <w:rFonts w:ascii="Arial" w:hAnsi="Arial" w:cs="Arial"/>
          <w:lang w:val="en-US"/>
        </w:rPr>
      </w:pPr>
      <w:del w:id="764" w:author="Can Hong NGOC" w:date="2020-08-31T11:20:00Z">
        <w:r w:rsidRPr="000C2BEA" w:rsidDel="009A1469">
          <w:rPr>
            <w:rFonts w:ascii="Arial" w:hAnsi="Arial" w:cs="Arial"/>
            <w:lang w:val="en-US"/>
          </w:rPr>
          <w:delText xml:space="preserve">A change request may be raised during the term of this Schedule where either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or Contractor sees the need for a change to the Schedule, the Specifications, project plan, and/or any other document describing the Services and System Product to be provided (“</w:delText>
        </w:r>
        <w:r w:rsidRPr="000C2BEA" w:rsidDel="009A1469">
          <w:rPr>
            <w:rFonts w:ascii="Arial" w:hAnsi="Arial" w:cs="Arial"/>
            <w:b/>
            <w:bCs/>
            <w:lang w:val="en-US"/>
          </w:rPr>
          <w:delText>Baseline Documents</w:delText>
        </w:r>
        <w:r w:rsidRPr="000C2BEA" w:rsidDel="009A1469">
          <w:rPr>
            <w:rFonts w:ascii="Arial" w:hAnsi="Arial" w:cs="Arial"/>
            <w:lang w:val="en-US"/>
          </w:rPr>
          <w:delText xml:space="preserve">”). Either Party may at any time request a change to the Baseline Documents in accordance with this CCP. Change requests must be made in writing using a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prescribed change request form</w:delText>
        </w:r>
        <w:r w:rsidR="00D074A8" w:rsidDel="009A1469">
          <w:rPr>
            <w:rFonts w:ascii="Arial" w:hAnsi="Arial" w:cs="Arial"/>
            <w:lang w:val="en-US"/>
          </w:rPr>
          <w:delText xml:space="preserve"> - as attached as Appendix C to this Schedule.  </w:delText>
        </w:r>
      </w:del>
    </w:p>
    <w:p w14:paraId="7204E47E" w14:textId="1B6B1A53" w:rsidR="00C70D8B" w:rsidRPr="000C2BEA" w:rsidDel="009A1469" w:rsidRDefault="00C70D8B" w:rsidP="00C70D8B">
      <w:pPr>
        <w:spacing w:line="227" w:lineRule="exact"/>
        <w:rPr>
          <w:del w:id="765" w:author="Can Hong NGOC" w:date="2020-08-31T11:20:00Z"/>
          <w:rFonts w:ascii="Arial" w:hAnsi="Arial" w:cs="Arial"/>
          <w:lang w:val="en-US"/>
        </w:rPr>
      </w:pPr>
    </w:p>
    <w:p w14:paraId="40BEA2B8" w14:textId="76DD9207" w:rsidR="00C70D8B" w:rsidRPr="000C2BEA" w:rsidDel="009A1469" w:rsidRDefault="00C70D8B" w:rsidP="00406B8C">
      <w:pPr>
        <w:numPr>
          <w:ilvl w:val="0"/>
          <w:numId w:val="12"/>
        </w:numPr>
        <w:spacing w:line="237" w:lineRule="auto"/>
        <w:ind w:left="727" w:hanging="727"/>
        <w:jc w:val="both"/>
        <w:textAlignment w:val="auto"/>
        <w:rPr>
          <w:del w:id="766" w:author="Can Hong NGOC" w:date="2020-08-31T11:20:00Z"/>
          <w:rFonts w:ascii="Arial" w:hAnsi="Arial" w:cs="Arial"/>
          <w:b/>
          <w:bCs/>
          <w:lang w:val="en-US"/>
        </w:rPr>
      </w:pPr>
      <w:del w:id="767" w:author="Can Hong NGOC" w:date="2020-08-31T11:20:00Z">
        <w:r w:rsidRPr="000C2BEA" w:rsidDel="009A1469">
          <w:rPr>
            <w:rFonts w:ascii="Arial" w:hAnsi="Arial" w:cs="Arial"/>
            <w:b/>
            <w:bCs/>
            <w:lang w:val="en-US"/>
          </w:rPr>
          <w:delText xml:space="preserve">Generating the Change Request </w:delText>
        </w:r>
      </w:del>
    </w:p>
    <w:p w14:paraId="6C754AE0" w14:textId="2D38195F" w:rsidR="00C70D8B" w:rsidRPr="000C2BEA" w:rsidDel="009A1469" w:rsidRDefault="00C70D8B" w:rsidP="00C70D8B">
      <w:pPr>
        <w:spacing w:line="48" w:lineRule="exact"/>
        <w:rPr>
          <w:del w:id="768" w:author="Can Hong NGOC" w:date="2020-08-31T11:20:00Z"/>
          <w:rFonts w:ascii="Arial" w:hAnsi="Arial" w:cs="Arial"/>
          <w:b/>
          <w:bCs/>
          <w:lang w:val="en-US"/>
        </w:rPr>
      </w:pPr>
    </w:p>
    <w:p w14:paraId="6AC67200" w14:textId="06D0A5C2" w:rsidR="00C70D8B" w:rsidRPr="000C2BEA" w:rsidDel="009A1469" w:rsidRDefault="00C70D8B" w:rsidP="00C70D8B">
      <w:pPr>
        <w:spacing w:line="216" w:lineRule="auto"/>
        <w:ind w:left="727" w:right="20"/>
        <w:jc w:val="both"/>
        <w:rPr>
          <w:del w:id="769" w:author="Can Hong NGOC" w:date="2020-08-31T11:20:00Z"/>
          <w:rFonts w:ascii="Arial" w:hAnsi="Arial" w:cs="Arial"/>
          <w:b/>
          <w:bCs/>
          <w:lang w:val="en-US"/>
        </w:rPr>
      </w:pPr>
      <w:del w:id="770" w:author="Can Hong NGOC" w:date="2020-08-31T11:20:00Z">
        <w:r w:rsidRPr="000C2BEA" w:rsidDel="009A1469">
          <w:rPr>
            <w:rFonts w:ascii="Arial" w:hAnsi="Arial" w:cs="Arial"/>
            <w:lang w:val="en-US"/>
          </w:rPr>
          <w:delText xml:space="preserve">Where the need for a change to the Baseline Documents has been identified, a change request will be generated to contain the following: - </w:delText>
        </w:r>
      </w:del>
    </w:p>
    <w:p w14:paraId="5A10694D" w14:textId="0D73B036" w:rsidR="00C70D8B" w:rsidRPr="000C2BEA" w:rsidDel="009A1469" w:rsidRDefault="00C70D8B" w:rsidP="00C70D8B">
      <w:pPr>
        <w:spacing w:line="1" w:lineRule="exact"/>
        <w:rPr>
          <w:del w:id="771" w:author="Can Hong NGOC" w:date="2020-08-31T11:20:00Z"/>
          <w:rFonts w:ascii="Arial" w:hAnsi="Arial" w:cs="Arial"/>
          <w:b/>
          <w:bCs/>
          <w:lang w:val="en-US"/>
        </w:rPr>
      </w:pPr>
    </w:p>
    <w:p w14:paraId="42A4A031" w14:textId="530C1C4B" w:rsidR="00C70D8B" w:rsidRPr="000C2BEA" w:rsidDel="009A1469" w:rsidRDefault="00C70D8B" w:rsidP="00406B8C">
      <w:pPr>
        <w:numPr>
          <w:ilvl w:val="1"/>
          <w:numId w:val="12"/>
        </w:numPr>
        <w:spacing w:line="237" w:lineRule="auto"/>
        <w:ind w:left="1447" w:hanging="727"/>
        <w:jc w:val="both"/>
        <w:textAlignment w:val="auto"/>
        <w:rPr>
          <w:del w:id="772" w:author="Can Hong NGOC" w:date="2020-08-31T11:20:00Z"/>
          <w:rFonts w:ascii="Arial" w:hAnsi="Arial" w:cs="Arial"/>
          <w:lang w:val="en-US"/>
        </w:rPr>
      </w:pPr>
      <w:del w:id="773" w:author="Can Hong NGOC" w:date="2020-08-31T11:20:00Z">
        <w:r w:rsidRPr="000C2BEA" w:rsidDel="009A1469">
          <w:rPr>
            <w:rFonts w:ascii="Arial" w:hAnsi="Arial" w:cs="Arial"/>
            <w:lang w:val="en-US"/>
          </w:rPr>
          <w:delText xml:space="preserve">the title of the change; </w:delText>
        </w:r>
      </w:del>
    </w:p>
    <w:p w14:paraId="40A23CE3" w14:textId="12A63C1F" w:rsidR="00C70D8B" w:rsidRPr="000C2BEA" w:rsidDel="009A1469" w:rsidRDefault="00C70D8B" w:rsidP="00C70D8B">
      <w:pPr>
        <w:spacing w:line="1" w:lineRule="exact"/>
        <w:rPr>
          <w:del w:id="774" w:author="Can Hong NGOC" w:date="2020-08-31T11:20:00Z"/>
          <w:rFonts w:ascii="Arial" w:hAnsi="Arial" w:cs="Arial"/>
          <w:lang w:val="en-US"/>
        </w:rPr>
      </w:pPr>
    </w:p>
    <w:p w14:paraId="2B069613" w14:textId="0E5D20B2" w:rsidR="00C70D8B" w:rsidRPr="000C2BEA" w:rsidDel="009A1469" w:rsidRDefault="00C70D8B" w:rsidP="00406B8C">
      <w:pPr>
        <w:numPr>
          <w:ilvl w:val="1"/>
          <w:numId w:val="12"/>
        </w:numPr>
        <w:spacing w:line="237" w:lineRule="auto"/>
        <w:ind w:left="1447" w:hanging="727"/>
        <w:jc w:val="both"/>
        <w:textAlignment w:val="auto"/>
        <w:rPr>
          <w:del w:id="775" w:author="Can Hong NGOC" w:date="2020-08-31T11:20:00Z"/>
          <w:rFonts w:ascii="Arial" w:hAnsi="Arial" w:cs="Arial"/>
          <w:lang w:val="en-US"/>
        </w:rPr>
      </w:pPr>
      <w:del w:id="776" w:author="Can Hong NGOC" w:date="2020-08-31T11:20:00Z">
        <w:r w:rsidRPr="000C2BEA" w:rsidDel="009A1469">
          <w:rPr>
            <w:rFonts w:ascii="Arial" w:hAnsi="Arial" w:cs="Arial"/>
            <w:lang w:val="en-US"/>
          </w:rPr>
          <w:delText xml:space="preserve">the originator and date of the request or recommendation for the change; </w:delText>
        </w:r>
      </w:del>
    </w:p>
    <w:p w14:paraId="36B826ED" w14:textId="25BBFF51" w:rsidR="00C70D8B" w:rsidRPr="000C2BEA" w:rsidDel="009A1469" w:rsidRDefault="00C70D8B" w:rsidP="00C70D8B">
      <w:pPr>
        <w:spacing w:line="1" w:lineRule="exact"/>
        <w:rPr>
          <w:del w:id="777" w:author="Can Hong NGOC" w:date="2020-08-31T11:20:00Z"/>
          <w:rFonts w:ascii="Arial" w:hAnsi="Arial" w:cs="Arial"/>
          <w:lang w:val="en-US"/>
        </w:rPr>
      </w:pPr>
    </w:p>
    <w:p w14:paraId="51BA2BA3" w14:textId="383E982C" w:rsidR="00C70D8B" w:rsidRPr="000C2BEA" w:rsidDel="009A1469" w:rsidRDefault="00C70D8B" w:rsidP="00406B8C">
      <w:pPr>
        <w:numPr>
          <w:ilvl w:val="1"/>
          <w:numId w:val="12"/>
        </w:numPr>
        <w:spacing w:line="237" w:lineRule="auto"/>
        <w:ind w:left="1447" w:hanging="727"/>
        <w:jc w:val="both"/>
        <w:textAlignment w:val="auto"/>
        <w:rPr>
          <w:del w:id="778" w:author="Can Hong NGOC" w:date="2020-08-31T11:20:00Z"/>
          <w:rFonts w:ascii="Arial" w:hAnsi="Arial" w:cs="Arial"/>
          <w:lang w:val="en-US"/>
        </w:rPr>
      </w:pPr>
      <w:del w:id="779" w:author="Can Hong NGOC" w:date="2020-08-31T11:20:00Z">
        <w:r w:rsidRPr="000C2BEA" w:rsidDel="009A1469">
          <w:rPr>
            <w:rFonts w:ascii="Arial" w:hAnsi="Arial" w:cs="Arial"/>
            <w:lang w:val="en-US"/>
          </w:rPr>
          <w:delText xml:space="preserve">the reason for the change; </w:delText>
        </w:r>
      </w:del>
    </w:p>
    <w:p w14:paraId="6E28E860" w14:textId="5460B057" w:rsidR="00C70D8B" w:rsidRPr="000C2BEA" w:rsidDel="009A1469" w:rsidRDefault="00C70D8B" w:rsidP="00406B8C">
      <w:pPr>
        <w:numPr>
          <w:ilvl w:val="1"/>
          <w:numId w:val="12"/>
        </w:numPr>
        <w:spacing w:line="235" w:lineRule="auto"/>
        <w:ind w:left="1447" w:hanging="727"/>
        <w:jc w:val="both"/>
        <w:textAlignment w:val="auto"/>
        <w:rPr>
          <w:del w:id="780" w:author="Can Hong NGOC" w:date="2020-08-31T11:20:00Z"/>
          <w:rFonts w:ascii="Arial" w:hAnsi="Arial" w:cs="Arial"/>
          <w:lang w:val="en-US"/>
        </w:rPr>
      </w:pPr>
      <w:del w:id="781" w:author="Can Hong NGOC" w:date="2020-08-31T11:20:00Z">
        <w:r w:rsidRPr="000C2BEA" w:rsidDel="009A1469">
          <w:rPr>
            <w:rFonts w:ascii="Arial" w:hAnsi="Arial" w:cs="Arial"/>
            <w:lang w:val="en-US"/>
          </w:rPr>
          <w:delText xml:space="preserve">details of the change including (without limit) any Specification; and </w:delText>
        </w:r>
      </w:del>
    </w:p>
    <w:p w14:paraId="326794C0" w14:textId="1C59EA13" w:rsidR="00C70D8B" w:rsidRPr="000C2BEA" w:rsidDel="009A1469" w:rsidRDefault="00C70D8B" w:rsidP="00C70D8B">
      <w:pPr>
        <w:spacing w:line="1" w:lineRule="exact"/>
        <w:rPr>
          <w:del w:id="782" w:author="Can Hong NGOC" w:date="2020-08-31T11:20:00Z"/>
          <w:rFonts w:ascii="Arial" w:hAnsi="Arial" w:cs="Arial"/>
          <w:lang w:val="en-US"/>
        </w:rPr>
      </w:pPr>
    </w:p>
    <w:p w14:paraId="4AC2568D" w14:textId="7C95A65C" w:rsidR="00C70D8B" w:rsidRPr="000C2BEA" w:rsidDel="009A1469" w:rsidRDefault="00C70D8B" w:rsidP="00406B8C">
      <w:pPr>
        <w:numPr>
          <w:ilvl w:val="1"/>
          <w:numId w:val="12"/>
        </w:numPr>
        <w:spacing w:line="237" w:lineRule="auto"/>
        <w:ind w:left="1447" w:hanging="727"/>
        <w:jc w:val="both"/>
        <w:textAlignment w:val="auto"/>
        <w:rPr>
          <w:del w:id="783" w:author="Can Hong NGOC" w:date="2020-08-31T11:20:00Z"/>
          <w:rFonts w:ascii="Arial" w:hAnsi="Arial" w:cs="Arial"/>
          <w:lang w:val="en-US"/>
        </w:rPr>
      </w:pPr>
      <w:del w:id="784" w:author="Can Hong NGOC" w:date="2020-08-31T11:20:00Z">
        <w:r w:rsidRPr="000C2BEA" w:rsidDel="009A1469">
          <w:rPr>
            <w:rFonts w:ascii="Arial" w:hAnsi="Arial" w:cs="Arial"/>
            <w:lang w:val="en-US"/>
          </w:rPr>
          <w:delText xml:space="preserve">proposed implementation date or revised project plan, as applicable. </w:delText>
        </w:r>
      </w:del>
    </w:p>
    <w:p w14:paraId="1C7F4008" w14:textId="141C0A11" w:rsidR="00C70D8B" w:rsidRPr="000C2BEA" w:rsidDel="009A1469" w:rsidRDefault="00C70D8B" w:rsidP="00C70D8B">
      <w:pPr>
        <w:spacing w:line="200" w:lineRule="exact"/>
        <w:rPr>
          <w:del w:id="785" w:author="Can Hong NGOC" w:date="2020-08-31T11:20:00Z"/>
          <w:rFonts w:ascii="Arial" w:hAnsi="Arial" w:cs="Arial"/>
          <w:lang w:val="en-US"/>
        </w:rPr>
      </w:pPr>
    </w:p>
    <w:p w14:paraId="58C84075" w14:textId="12BADE5C" w:rsidR="00C70D8B" w:rsidRPr="000C2BEA" w:rsidDel="009A1469" w:rsidRDefault="00C70D8B" w:rsidP="00C70D8B">
      <w:pPr>
        <w:spacing w:line="259" w:lineRule="exact"/>
        <w:rPr>
          <w:del w:id="786" w:author="Can Hong NGOC" w:date="2020-08-31T11:20:00Z"/>
          <w:rFonts w:ascii="Arial" w:hAnsi="Arial" w:cs="Arial"/>
          <w:lang w:val="en-US"/>
        </w:rPr>
      </w:pPr>
    </w:p>
    <w:p w14:paraId="155DA245" w14:textId="25F11B08" w:rsidR="00C70D8B" w:rsidRPr="000C2BEA" w:rsidDel="009A1469" w:rsidRDefault="00C70D8B" w:rsidP="00406B8C">
      <w:pPr>
        <w:numPr>
          <w:ilvl w:val="0"/>
          <w:numId w:val="12"/>
        </w:numPr>
        <w:spacing w:line="237" w:lineRule="auto"/>
        <w:ind w:left="727" w:hanging="727"/>
        <w:jc w:val="both"/>
        <w:textAlignment w:val="auto"/>
        <w:rPr>
          <w:del w:id="787" w:author="Can Hong NGOC" w:date="2020-08-31T11:20:00Z"/>
          <w:rFonts w:ascii="Arial" w:hAnsi="Arial" w:cs="Arial"/>
          <w:b/>
          <w:bCs/>
          <w:lang w:val="en-US"/>
        </w:rPr>
      </w:pPr>
      <w:del w:id="788" w:author="Can Hong NGOC" w:date="2020-08-31T11:20:00Z">
        <w:r w:rsidRPr="000C2BEA" w:rsidDel="009A1469">
          <w:rPr>
            <w:rFonts w:ascii="Arial" w:hAnsi="Arial" w:cs="Arial"/>
            <w:b/>
            <w:bCs/>
            <w:lang w:val="en-US"/>
          </w:rPr>
          <w:delText xml:space="preserve">Responding to the Change Request </w:delText>
        </w:r>
      </w:del>
    </w:p>
    <w:p w14:paraId="4426FBC5" w14:textId="2DA6D0CF" w:rsidR="00C70D8B" w:rsidRPr="000C2BEA" w:rsidDel="009A1469" w:rsidRDefault="00C70D8B" w:rsidP="00C70D8B">
      <w:pPr>
        <w:spacing w:line="45" w:lineRule="exact"/>
        <w:rPr>
          <w:del w:id="789" w:author="Can Hong NGOC" w:date="2020-08-31T11:20:00Z"/>
          <w:rFonts w:ascii="Arial" w:hAnsi="Arial" w:cs="Arial"/>
          <w:b/>
          <w:bCs/>
          <w:lang w:val="en-US"/>
        </w:rPr>
      </w:pPr>
    </w:p>
    <w:p w14:paraId="26959214" w14:textId="635B679F" w:rsidR="00C70D8B" w:rsidRPr="000C2BEA" w:rsidDel="009A1469" w:rsidRDefault="00C70D8B" w:rsidP="00C70D8B">
      <w:pPr>
        <w:spacing w:line="216" w:lineRule="auto"/>
        <w:ind w:left="727" w:right="20"/>
        <w:jc w:val="both"/>
        <w:rPr>
          <w:del w:id="790" w:author="Can Hong NGOC" w:date="2020-08-31T11:20:00Z"/>
          <w:rFonts w:ascii="Arial" w:hAnsi="Arial" w:cs="Arial"/>
          <w:b/>
          <w:bCs/>
          <w:lang w:val="en-US"/>
        </w:rPr>
      </w:pPr>
      <w:del w:id="791" w:author="Can Hong NGOC" w:date="2020-08-31T11:20:00Z">
        <w:r w:rsidRPr="000C2BEA" w:rsidDel="009A1469">
          <w:rPr>
            <w:rFonts w:ascii="Arial" w:hAnsi="Arial" w:cs="Arial"/>
            <w:lang w:val="en-US"/>
          </w:rPr>
          <w:delText xml:space="preserve">In responding to a change request from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or included within a change request proposed by Contractor, Contractor shall deliver to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a change proposal containing:- </w:delText>
        </w:r>
      </w:del>
    </w:p>
    <w:p w14:paraId="5311D71E" w14:textId="457CBDDC" w:rsidR="00C70D8B" w:rsidRPr="000C2BEA" w:rsidDel="009A1469" w:rsidRDefault="00C70D8B" w:rsidP="00406B8C">
      <w:pPr>
        <w:numPr>
          <w:ilvl w:val="1"/>
          <w:numId w:val="12"/>
        </w:numPr>
        <w:spacing w:line="237" w:lineRule="auto"/>
        <w:ind w:left="1447" w:hanging="727"/>
        <w:jc w:val="both"/>
        <w:textAlignment w:val="auto"/>
        <w:rPr>
          <w:del w:id="792" w:author="Can Hong NGOC" w:date="2020-08-31T11:20:00Z"/>
          <w:rFonts w:ascii="Arial" w:hAnsi="Arial" w:cs="Arial"/>
          <w:lang w:val="en-US"/>
        </w:rPr>
      </w:pPr>
      <w:del w:id="793" w:author="Can Hong NGOC" w:date="2020-08-31T11:20:00Z">
        <w:r w:rsidRPr="000C2BEA" w:rsidDel="009A1469">
          <w:rPr>
            <w:rFonts w:ascii="Arial" w:hAnsi="Arial" w:cs="Arial"/>
            <w:lang w:val="en-US"/>
          </w:rPr>
          <w:delText xml:space="preserve">the price and charges, if any, of the change; </w:delText>
        </w:r>
      </w:del>
    </w:p>
    <w:p w14:paraId="6E76692C" w14:textId="5D8C7BE2" w:rsidR="00C70D8B" w:rsidRPr="000C2BEA" w:rsidDel="009A1469" w:rsidRDefault="00C70D8B" w:rsidP="00C70D8B">
      <w:pPr>
        <w:spacing w:line="1" w:lineRule="exact"/>
        <w:rPr>
          <w:del w:id="794" w:author="Can Hong NGOC" w:date="2020-08-31T11:20:00Z"/>
          <w:rFonts w:ascii="Arial" w:hAnsi="Arial" w:cs="Arial"/>
          <w:lang w:val="en-US"/>
        </w:rPr>
      </w:pPr>
    </w:p>
    <w:p w14:paraId="4FAD9D91" w14:textId="71797A92" w:rsidR="00C70D8B" w:rsidRPr="000C2BEA" w:rsidDel="009A1469" w:rsidRDefault="00C70D8B" w:rsidP="00406B8C">
      <w:pPr>
        <w:numPr>
          <w:ilvl w:val="1"/>
          <w:numId w:val="12"/>
        </w:numPr>
        <w:spacing w:line="237" w:lineRule="auto"/>
        <w:ind w:left="1447" w:hanging="727"/>
        <w:jc w:val="both"/>
        <w:textAlignment w:val="auto"/>
        <w:rPr>
          <w:del w:id="795" w:author="Can Hong NGOC" w:date="2020-08-31T11:20:00Z"/>
          <w:rFonts w:ascii="Arial" w:hAnsi="Arial" w:cs="Arial"/>
          <w:lang w:val="en-US"/>
        </w:rPr>
      </w:pPr>
      <w:del w:id="796" w:author="Can Hong NGOC" w:date="2020-08-31T11:20:00Z">
        <w:r w:rsidRPr="000C2BEA" w:rsidDel="009A1469">
          <w:rPr>
            <w:rFonts w:ascii="Arial" w:hAnsi="Arial" w:cs="Arial"/>
            <w:lang w:val="en-US"/>
          </w:rPr>
          <w:delText xml:space="preserve">details of the impact on Services, System Product and Specification, as applicable; </w:delText>
        </w:r>
      </w:del>
    </w:p>
    <w:p w14:paraId="5282A2C2" w14:textId="5C601B56" w:rsidR="00C70D8B" w:rsidRPr="000C2BEA" w:rsidDel="009A1469" w:rsidRDefault="00C70D8B" w:rsidP="00C70D8B">
      <w:pPr>
        <w:spacing w:line="1" w:lineRule="exact"/>
        <w:rPr>
          <w:del w:id="797" w:author="Can Hong NGOC" w:date="2020-08-31T11:20:00Z"/>
          <w:rFonts w:ascii="Arial" w:hAnsi="Arial" w:cs="Arial"/>
          <w:lang w:val="en-US"/>
        </w:rPr>
      </w:pPr>
    </w:p>
    <w:p w14:paraId="78AAD992" w14:textId="6E05AC73" w:rsidR="00C70D8B" w:rsidRPr="000C2BEA" w:rsidDel="009A1469" w:rsidRDefault="00C70D8B" w:rsidP="00406B8C">
      <w:pPr>
        <w:numPr>
          <w:ilvl w:val="1"/>
          <w:numId w:val="12"/>
        </w:numPr>
        <w:spacing w:line="237" w:lineRule="auto"/>
        <w:ind w:left="1447" w:hanging="727"/>
        <w:jc w:val="both"/>
        <w:textAlignment w:val="auto"/>
        <w:rPr>
          <w:del w:id="798" w:author="Can Hong NGOC" w:date="2020-08-31T11:20:00Z"/>
          <w:rFonts w:ascii="Arial" w:hAnsi="Arial" w:cs="Arial"/>
          <w:lang w:val="en-US"/>
        </w:rPr>
      </w:pPr>
      <w:del w:id="799" w:author="Can Hong NGOC" w:date="2020-08-31T11:20:00Z">
        <w:r w:rsidRPr="000C2BEA" w:rsidDel="009A1469">
          <w:rPr>
            <w:rFonts w:ascii="Arial" w:hAnsi="Arial" w:cs="Arial"/>
            <w:lang w:val="en-US"/>
          </w:rPr>
          <w:delText xml:space="preserve">details of the impact on the hardware and software environment, the location, as applicable; </w:delText>
        </w:r>
      </w:del>
    </w:p>
    <w:p w14:paraId="4D69A1DC" w14:textId="6AB59B6E" w:rsidR="00C70D8B" w:rsidRPr="000C2BEA" w:rsidDel="009A1469" w:rsidRDefault="00C70D8B" w:rsidP="00C70D8B">
      <w:pPr>
        <w:spacing w:line="1" w:lineRule="exact"/>
        <w:rPr>
          <w:del w:id="800" w:author="Can Hong NGOC" w:date="2020-08-31T11:20:00Z"/>
          <w:rFonts w:ascii="Arial" w:hAnsi="Arial" w:cs="Arial"/>
          <w:lang w:val="en-US"/>
        </w:rPr>
      </w:pPr>
    </w:p>
    <w:p w14:paraId="68735D72" w14:textId="5418BB47" w:rsidR="00C70D8B" w:rsidRPr="000C2BEA" w:rsidDel="009A1469" w:rsidRDefault="00C70D8B" w:rsidP="00406B8C">
      <w:pPr>
        <w:numPr>
          <w:ilvl w:val="1"/>
          <w:numId w:val="12"/>
        </w:numPr>
        <w:spacing w:line="237" w:lineRule="auto"/>
        <w:ind w:left="1447" w:hanging="727"/>
        <w:jc w:val="both"/>
        <w:textAlignment w:val="auto"/>
        <w:rPr>
          <w:del w:id="801" w:author="Can Hong NGOC" w:date="2020-08-31T11:20:00Z"/>
          <w:rFonts w:ascii="Arial" w:hAnsi="Arial" w:cs="Arial"/>
          <w:lang w:val="en-US"/>
        </w:rPr>
      </w:pPr>
      <w:del w:id="802" w:author="Can Hong NGOC" w:date="2020-08-31T11:20:00Z">
        <w:r w:rsidRPr="000C2BEA" w:rsidDel="009A1469">
          <w:rPr>
            <w:rFonts w:ascii="Arial" w:hAnsi="Arial" w:cs="Arial"/>
            <w:lang w:val="en-US"/>
          </w:rPr>
          <w:delText xml:space="preserve">a timetable for implementation; and </w:delText>
        </w:r>
      </w:del>
    </w:p>
    <w:p w14:paraId="2CD4C72A" w14:textId="3F506208" w:rsidR="00C70D8B" w:rsidRPr="000C2BEA" w:rsidDel="009A1469" w:rsidRDefault="00C70D8B" w:rsidP="00406B8C">
      <w:pPr>
        <w:numPr>
          <w:ilvl w:val="1"/>
          <w:numId w:val="12"/>
        </w:numPr>
        <w:spacing w:line="237" w:lineRule="auto"/>
        <w:ind w:left="1447" w:hanging="727"/>
        <w:jc w:val="both"/>
        <w:textAlignment w:val="auto"/>
        <w:rPr>
          <w:del w:id="803" w:author="Can Hong NGOC" w:date="2020-08-31T11:20:00Z"/>
          <w:rFonts w:ascii="Arial" w:hAnsi="Arial" w:cs="Arial"/>
          <w:lang w:val="en-US"/>
        </w:rPr>
      </w:pPr>
      <w:del w:id="804" w:author="Can Hong NGOC" w:date="2020-08-31T11:20:00Z">
        <w:r w:rsidRPr="000C2BEA" w:rsidDel="009A1469">
          <w:rPr>
            <w:rFonts w:ascii="Arial" w:hAnsi="Arial" w:cs="Arial"/>
            <w:lang w:val="en-US"/>
          </w:rPr>
          <w:delText xml:space="preserve">a schedule of payments as appropriate. </w:delText>
        </w:r>
      </w:del>
    </w:p>
    <w:p w14:paraId="79E96D8C" w14:textId="09CD9870" w:rsidR="00C70D8B" w:rsidRPr="000C2BEA" w:rsidDel="009A1469" w:rsidRDefault="00C70D8B" w:rsidP="00C70D8B">
      <w:pPr>
        <w:spacing w:line="45" w:lineRule="exact"/>
        <w:rPr>
          <w:del w:id="805" w:author="Can Hong NGOC" w:date="2020-08-31T11:20:00Z"/>
          <w:rFonts w:ascii="Arial" w:hAnsi="Arial" w:cs="Arial"/>
          <w:lang w:val="en-US"/>
        </w:rPr>
      </w:pPr>
    </w:p>
    <w:p w14:paraId="0B1C8528" w14:textId="39232366" w:rsidR="00C70D8B" w:rsidRPr="000C2BEA" w:rsidDel="009A1469" w:rsidRDefault="00C70D8B" w:rsidP="00C70D8B">
      <w:pPr>
        <w:spacing w:line="223" w:lineRule="auto"/>
        <w:ind w:left="707"/>
        <w:jc w:val="both"/>
        <w:rPr>
          <w:del w:id="806" w:author="Can Hong NGOC" w:date="2020-08-31T11:20:00Z"/>
          <w:rFonts w:ascii="Arial" w:hAnsi="Arial" w:cs="Arial"/>
          <w:lang w:val="en-US"/>
        </w:rPr>
      </w:pPr>
      <w:del w:id="807" w:author="Can Hong NGOC" w:date="2020-08-31T11:20:00Z">
        <w:r w:rsidRPr="000C2BEA" w:rsidDel="009A1469">
          <w:rPr>
            <w:rFonts w:ascii="Arial" w:hAnsi="Arial" w:cs="Arial"/>
            <w:lang w:val="en-US"/>
          </w:rPr>
          <w:delText xml:space="preserve">Contractor shall where reasonably practicable deliver its change proposal within ten (10) days of receipt of a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change request.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where reasonably practicable will respond to a change proposal from Contractor within ten (10) days of receipt thereof.</w:delText>
        </w:r>
      </w:del>
    </w:p>
    <w:p w14:paraId="602CF538" w14:textId="1411C7C4" w:rsidR="00C70D8B" w:rsidRPr="000C2BEA" w:rsidDel="009A1469" w:rsidRDefault="00C70D8B" w:rsidP="00C70D8B">
      <w:pPr>
        <w:spacing w:line="200" w:lineRule="exact"/>
        <w:rPr>
          <w:del w:id="808" w:author="Can Hong NGOC" w:date="2020-08-31T11:20:00Z"/>
          <w:rFonts w:ascii="Arial" w:hAnsi="Arial" w:cs="Arial"/>
          <w:lang w:val="en-US"/>
        </w:rPr>
      </w:pPr>
    </w:p>
    <w:p w14:paraId="37C84D32" w14:textId="0929572A" w:rsidR="00C70D8B" w:rsidRPr="000C2BEA" w:rsidDel="009A1469" w:rsidRDefault="00C70D8B" w:rsidP="00C70D8B">
      <w:pPr>
        <w:spacing w:line="259" w:lineRule="exact"/>
        <w:rPr>
          <w:del w:id="809" w:author="Can Hong NGOC" w:date="2020-08-31T11:20:00Z"/>
          <w:rFonts w:ascii="Arial" w:hAnsi="Arial" w:cs="Arial"/>
          <w:lang w:val="en-US"/>
        </w:rPr>
      </w:pPr>
    </w:p>
    <w:p w14:paraId="1A464791" w14:textId="625C9400" w:rsidR="00C70D8B" w:rsidRPr="000C2BEA" w:rsidDel="009A1469" w:rsidRDefault="00D074A8" w:rsidP="00406B8C">
      <w:pPr>
        <w:numPr>
          <w:ilvl w:val="0"/>
          <w:numId w:val="13"/>
        </w:numPr>
        <w:spacing w:line="237" w:lineRule="auto"/>
        <w:ind w:left="727" w:hanging="727"/>
        <w:jc w:val="both"/>
        <w:textAlignment w:val="auto"/>
        <w:rPr>
          <w:del w:id="810" w:author="Can Hong NGOC" w:date="2020-08-31T11:20:00Z"/>
          <w:rFonts w:ascii="Arial" w:hAnsi="Arial" w:cs="Arial"/>
          <w:b/>
          <w:bCs/>
          <w:lang w:val="en-US"/>
        </w:rPr>
      </w:pPr>
      <w:del w:id="811" w:author="Can Hong NGOC" w:date="2020-08-31T11:20:00Z">
        <w:r w:rsidDel="009A1469">
          <w:rPr>
            <w:rFonts w:ascii="Arial" w:hAnsi="Arial" w:cs="Arial"/>
            <w:b/>
            <w:bCs/>
            <w:lang w:val="en-US"/>
          </w:rPr>
          <w:delText>Finastra</w:delText>
        </w:r>
        <w:r w:rsidR="00C70D8B" w:rsidRPr="000C2BEA" w:rsidDel="009A1469">
          <w:rPr>
            <w:rFonts w:ascii="Arial" w:hAnsi="Arial" w:cs="Arial"/>
            <w:b/>
            <w:bCs/>
            <w:lang w:val="en-US"/>
          </w:rPr>
          <w:delText xml:space="preserve">’s Options </w:delText>
        </w:r>
      </w:del>
    </w:p>
    <w:p w14:paraId="15343555" w14:textId="14A6BE5C" w:rsidR="00C70D8B" w:rsidRPr="000C2BEA" w:rsidDel="009A1469" w:rsidRDefault="00C70D8B" w:rsidP="00C70D8B">
      <w:pPr>
        <w:spacing w:line="3" w:lineRule="exact"/>
        <w:rPr>
          <w:del w:id="812" w:author="Can Hong NGOC" w:date="2020-08-31T11:20:00Z"/>
          <w:rFonts w:ascii="Arial" w:hAnsi="Arial" w:cs="Arial"/>
          <w:b/>
          <w:bCs/>
          <w:lang w:val="en-US"/>
        </w:rPr>
      </w:pPr>
    </w:p>
    <w:p w14:paraId="0EEEC570" w14:textId="10E9CA86" w:rsidR="00C70D8B" w:rsidRPr="000C2BEA" w:rsidDel="009A1469" w:rsidRDefault="00C70D8B" w:rsidP="00C70D8B">
      <w:pPr>
        <w:spacing w:line="237" w:lineRule="auto"/>
        <w:ind w:left="707"/>
        <w:jc w:val="both"/>
        <w:rPr>
          <w:del w:id="813" w:author="Can Hong NGOC" w:date="2020-08-31T11:20:00Z"/>
          <w:rFonts w:ascii="Arial" w:hAnsi="Arial" w:cs="Arial"/>
          <w:b/>
          <w:bCs/>
          <w:lang w:val="en-US"/>
        </w:rPr>
      </w:pPr>
      <w:del w:id="814" w:author="Can Hong NGOC" w:date="2020-08-31T11:20:00Z">
        <w:r w:rsidRPr="000C2BEA" w:rsidDel="009A1469">
          <w:rPr>
            <w:rFonts w:ascii="Arial" w:hAnsi="Arial" w:cs="Arial"/>
            <w:lang w:val="en-US"/>
          </w:rPr>
          <w:delText xml:space="preserve">Upon receipt of Contractor’s change proposal, </w:delText>
        </w:r>
        <w:r w:rsidR="00536A29" w:rsidRPr="000C2BEA" w:rsidDel="009A1469">
          <w:rPr>
            <w:rFonts w:ascii="Arial" w:hAnsi="Arial" w:cs="Arial"/>
            <w:lang w:val="en-US"/>
          </w:rPr>
          <w:delText>Finastra</w:delText>
        </w:r>
        <w:r w:rsidRPr="000C2BEA" w:rsidDel="009A1469">
          <w:rPr>
            <w:rFonts w:ascii="Arial" w:hAnsi="Arial" w:cs="Arial"/>
            <w:lang w:val="en-US"/>
          </w:rPr>
          <w:delText xml:space="preserve"> may elect to either:- </w:delText>
        </w:r>
      </w:del>
    </w:p>
    <w:p w14:paraId="79191F11" w14:textId="740B262E" w:rsidR="00C70D8B" w:rsidRPr="000C2BEA" w:rsidDel="009A1469" w:rsidRDefault="00C70D8B" w:rsidP="00C70D8B">
      <w:pPr>
        <w:spacing w:line="45" w:lineRule="exact"/>
        <w:rPr>
          <w:del w:id="815" w:author="Can Hong NGOC" w:date="2020-08-31T11:20:00Z"/>
          <w:rFonts w:ascii="Arial" w:hAnsi="Arial" w:cs="Arial"/>
          <w:b/>
          <w:bCs/>
          <w:lang w:val="en-US"/>
        </w:rPr>
      </w:pPr>
    </w:p>
    <w:p w14:paraId="53C9D705" w14:textId="6AC4B90E" w:rsidR="00C70D8B" w:rsidRPr="000C2BEA" w:rsidDel="009A1469" w:rsidRDefault="00C70D8B" w:rsidP="00406B8C">
      <w:pPr>
        <w:numPr>
          <w:ilvl w:val="1"/>
          <w:numId w:val="13"/>
        </w:numPr>
        <w:tabs>
          <w:tab w:val="num" w:pos="1407"/>
        </w:tabs>
        <w:spacing w:line="216" w:lineRule="auto"/>
        <w:ind w:left="1407" w:hanging="699"/>
        <w:jc w:val="both"/>
        <w:textAlignment w:val="auto"/>
        <w:rPr>
          <w:del w:id="816" w:author="Can Hong NGOC" w:date="2020-08-31T11:20:00Z"/>
          <w:rFonts w:ascii="Arial" w:hAnsi="Arial" w:cs="Arial"/>
          <w:lang w:val="en-US"/>
        </w:rPr>
      </w:pPr>
      <w:del w:id="817" w:author="Can Hong NGOC" w:date="2020-08-31T11:20:00Z">
        <w:r w:rsidRPr="000C2BEA" w:rsidDel="009A1469">
          <w:rPr>
            <w:rFonts w:ascii="Arial" w:hAnsi="Arial" w:cs="Arial"/>
            <w:lang w:val="en-US"/>
          </w:rPr>
          <w:delText xml:space="preserve">Accept such proposal by counter-signing the proposal, in which case the Baseline Documents shall be amended accordingly; or </w:delText>
        </w:r>
      </w:del>
    </w:p>
    <w:p w14:paraId="014AC0CC" w14:textId="43829395" w:rsidR="00C70D8B" w:rsidRPr="000C2BEA" w:rsidDel="009A1469" w:rsidRDefault="00C70D8B" w:rsidP="00406B8C">
      <w:pPr>
        <w:numPr>
          <w:ilvl w:val="1"/>
          <w:numId w:val="13"/>
        </w:numPr>
        <w:tabs>
          <w:tab w:val="num" w:pos="1407"/>
        </w:tabs>
        <w:spacing w:line="237" w:lineRule="auto"/>
        <w:ind w:left="1407" w:hanging="699"/>
        <w:jc w:val="both"/>
        <w:textAlignment w:val="auto"/>
        <w:rPr>
          <w:del w:id="818" w:author="Can Hong NGOC" w:date="2020-08-31T11:20:00Z"/>
          <w:rFonts w:ascii="Arial" w:hAnsi="Arial" w:cs="Arial"/>
          <w:lang w:val="en-US"/>
        </w:rPr>
      </w:pPr>
      <w:del w:id="819" w:author="Can Hong NGOC" w:date="2020-08-31T11:20:00Z">
        <w:r w:rsidRPr="000C2BEA" w:rsidDel="009A1469">
          <w:rPr>
            <w:rFonts w:ascii="Arial" w:hAnsi="Arial" w:cs="Arial"/>
            <w:lang w:val="en-US"/>
          </w:rPr>
          <w:delText xml:space="preserve">Reject the change proposal, in which case the Baseline Documents shall continue in force </w:delText>
        </w:r>
      </w:del>
    </w:p>
    <w:p w14:paraId="2BD30DC1" w14:textId="03648490" w:rsidR="00C70D8B" w:rsidRPr="000C2BEA" w:rsidDel="009A1469" w:rsidRDefault="00C70D8B" w:rsidP="00C70D8B">
      <w:pPr>
        <w:spacing w:line="1" w:lineRule="exact"/>
        <w:rPr>
          <w:del w:id="820" w:author="Can Hong NGOC" w:date="2020-08-31T11:20:00Z"/>
          <w:rFonts w:ascii="Arial" w:hAnsi="Arial" w:cs="Arial"/>
          <w:lang w:val="en-US"/>
        </w:rPr>
      </w:pPr>
    </w:p>
    <w:p w14:paraId="5AC36F11" w14:textId="423E3C17" w:rsidR="00C70D8B" w:rsidRPr="000C2BEA" w:rsidDel="009A1469" w:rsidRDefault="00C70D8B" w:rsidP="00C70D8B">
      <w:pPr>
        <w:spacing w:line="237" w:lineRule="auto"/>
        <w:ind w:left="1407"/>
        <w:rPr>
          <w:del w:id="821" w:author="Can Hong NGOC" w:date="2020-08-31T11:20:00Z"/>
          <w:rFonts w:ascii="Arial" w:hAnsi="Arial" w:cs="Arial"/>
          <w:lang w:val="en-US"/>
        </w:rPr>
      </w:pPr>
      <w:del w:id="822" w:author="Can Hong NGOC" w:date="2020-08-31T11:20:00Z">
        <w:r w:rsidRPr="000C2BEA" w:rsidDel="009A1469">
          <w:rPr>
            <w:rFonts w:ascii="Arial" w:hAnsi="Arial" w:cs="Arial"/>
            <w:lang w:val="en-US"/>
          </w:rPr>
          <w:delText>unchanged.</w:delText>
        </w:r>
      </w:del>
    </w:p>
    <w:p w14:paraId="1688CF3C" w14:textId="68940589" w:rsidR="00C70D8B" w:rsidRPr="000C2BEA" w:rsidDel="009A1469" w:rsidRDefault="00C70D8B" w:rsidP="00C70D8B">
      <w:pPr>
        <w:spacing w:line="43" w:lineRule="exact"/>
        <w:rPr>
          <w:del w:id="823" w:author="Can Hong NGOC" w:date="2020-08-31T11:20:00Z"/>
          <w:rFonts w:ascii="Arial" w:hAnsi="Arial" w:cs="Arial"/>
          <w:lang w:val="en-US"/>
        </w:rPr>
      </w:pPr>
    </w:p>
    <w:p w14:paraId="1982E9BF" w14:textId="0CC9775C" w:rsidR="00C70D8B" w:rsidRPr="000C2BEA" w:rsidDel="009A1469" w:rsidRDefault="00C70D8B" w:rsidP="00DF3E01">
      <w:pPr>
        <w:spacing w:line="216" w:lineRule="auto"/>
        <w:ind w:left="727" w:right="20" w:hanging="12"/>
        <w:rPr>
          <w:del w:id="824" w:author="Can Hong NGOC" w:date="2020-08-31T11:20:00Z"/>
          <w:rFonts w:ascii="Arial" w:hAnsi="Arial" w:cs="Arial"/>
          <w:lang w:val="en-US"/>
        </w:rPr>
        <w:sectPr w:rsidR="00C70D8B" w:rsidRPr="000C2BEA" w:rsidDel="009A1469">
          <w:pgSz w:w="11900" w:h="16841"/>
          <w:pgMar w:top="1125" w:right="1120" w:bottom="1440" w:left="1133" w:header="720" w:footer="720" w:gutter="0"/>
          <w:cols w:space="720"/>
        </w:sectPr>
      </w:pPr>
      <w:del w:id="825" w:author="Can Hong NGOC" w:date="2020-08-31T11:20:00Z">
        <w:r w:rsidRPr="000C2BEA" w:rsidDel="009A1469">
          <w:rPr>
            <w:rFonts w:ascii="Arial" w:hAnsi="Arial" w:cs="Arial"/>
            <w:lang w:val="en-US"/>
          </w:rPr>
          <w:delText>Neither Party shall be obliged to perform or be bound by any change until a written change proposal is signed by the authorised representatives of both Parties.</w:delText>
        </w:r>
      </w:del>
    </w:p>
    <w:p w14:paraId="1491AB05" w14:textId="77777777" w:rsidR="009A1469" w:rsidRPr="009A1469" w:rsidRDefault="009A1469" w:rsidP="009A1469">
      <w:pPr>
        <w:widowControl/>
        <w:overflowPunct/>
        <w:autoSpaceDE/>
        <w:autoSpaceDN/>
        <w:adjustRightInd/>
        <w:spacing w:line="198" w:lineRule="atLeast"/>
        <w:textAlignment w:val="auto"/>
        <w:rPr>
          <w:ins w:id="826" w:author="Can Hong NGOC" w:date="2020-08-31T11:21:00Z"/>
          <w:color w:val="000000"/>
          <w:lang w:val="en-US" w:eastAsia="ja-JP"/>
        </w:rPr>
      </w:pPr>
      <w:bookmarkStart w:id="827" w:name="page5"/>
      <w:bookmarkEnd w:id="827"/>
      <w:ins w:id="828" w:author="Can Hong NGOC" w:date="2020-08-31T11:21:00Z">
        <w:r w:rsidRPr="009A1469">
          <w:rPr>
            <w:rFonts w:ascii="Arial" w:hAnsi="Arial" w:cs="Arial"/>
            <w:b/>
            <w:bCs/>
            <w:color w:val="000000"/>
            <w:lang w:val="en-US" w:eastAsia="ja-JP"/>
          </w:rPr>
          <w:t>LỊCH TRÌNH - PHẦN 5</w:t>
        </w:r>
      </w:ins>
    </w:p>
    <w:p w14:paraId="335AAC98" w14:textId="77777777" w:rsidR="009A1469" w:rsidRPr="009A1469" w:rsidRDefault="009A1469" w:rsidP="009A1469">
      <w:pPr>
        <w:widowControl/>
        <w:overflowPunct/>
        <w:autoSpaceDE/>
        <w:autoSpaceDN/>
        <w:adjustRightInd/>
        <w:spacing w:line="279" w:lineRule="atLeast"/>
        <w:textAlignment w:val="auto"/>
        <w:rPr>
          <w:ins w:id="829" w:author="Can Hong NGOC" w:date="2020-08-31T11:21:00Z"/>
          <w:color w:val="000000"/>
          <w:sz w:val="27"/>
          <w:szCs w:val="27"/>
          <w:lang w:val="en-US" w:eastAsia="ja-JP"/>
        </w:rPr>
      </w:pPr>
      <w:ins w:id="830" w:author="Can Hong NGOC" w:date="2020-08-31T11:21:00Z">
        <w:r w:rsidRPr="009A1469">
          <w:rPr>
            <w:rFonts w:ascii="Arial" w:hAnsi="Arial" w:cs="Arial"/>
            <w:color w:val="000000"/>
            <w:lang w:val="en-US" w:eastAsia="ja-JP"/>
          </w:rPr>
          <w:t> </w:t>
        </w:r>
      </w:ins>
    </w:p>
    <w:p w14:paraId="389C0B86" w14:textId="77777777" w:rsidR="009A1469" w:rsidRPr="009A1469" w:rsidRDefault="009A1469" w:rsidP="009A1469">
      <w:pPr>
        <w:widowControl/>
        <w:overflowPunct/>
        <w:autoSpaceDE/>
        <w:autoSpaceDN/>
        <w:adjustRightInd/>
        <w:spacing w:line="180" w:lineRule="atLeast"/>
        <w:textAlignment w:val="auto"/>
        <w:rPr>
          <w:ins w:id="831" w:author="Can Hong NGOC" w:date="2020-08-31T11:21:00Z"/>
          <w:color w:val="000000"/>
          <w:lang w:val="en-US" w:eastAsia="ja-JP"/>
        </w:rPr>
      </w:pPr>
      <w:ins w:id="832" w:author="Can Hong NGOC" w:date="2020-08-31T11:21:00Z">
        <w:r w:rsidRPr="009A1469">
          <w:rPr>
            <w:rFonts w:ascii="Arial" w:hAnsi="Arial" w:cs="Arial"/>
            <w:color w:val="000000"/>
            <w:lang w:val="en-US" w:eastAsia="ja-JP"/>
          </w:rPr>
          <w:t>PHỤ LỤC A: PHẠM VI CÔNG VIỆC , bao gồm các nội dung sau:</w:t>
        </w:r>
      </w:ins>
    </w:p>
    <w:p w14:paraId="5572F862" w14:textId="77777777" w:rsidR="009A1469" w:rsidRPr="009A1469" w:rsidRDefault="009A1469" w:rsidP="009A1469">
      <w:pPr>
        <w:widowControl/>
        <w:overflowPunct/>
        <w:autoSpaceDE/>
        <w:autoSpaceDN/>
        <w:adjustRightInd/>
        <w:spacing w:line="180" w:lineRule="atLeast"/>
        <w:textAlignment w:val="auto"/>
        <w:rPr>
          <w:ins w:id="833" w:author="Can Hong NGOC" w:date="2020-08-31T11:21:00Z"/>
          <w:color w:val="000000"/>
          <w:lang w:val="en-US" w:eastAsia="ja-JP"/>
        </w:rPr>
      </w:pPr>
      <w:ins w:id="834" w:author="Can Hong NGOC" w:date="2020-08-31T11:21:00Z">
        <w:r w:rsidRPr="009A1469">
          <w:rPr>
            <w:rFonts w:ascii="Arial" w:hAnsi="Arial" w:cs="Arial"/>
            <w:color w:val="000000"/>
            <w:lang w:val="en-US" w:eastAsia="ja-JP"/>
          </w:rPr>
          <w:t> </w:t>
        </w:r>
      </w:ins>
    </w:p>
    <w:p w14:paraId="36AFA63D" w14:textId="77777777" w:rsidR="009A1469" w:rsidRPr="009A1469" w:rsidRDefault="009A1469" w:rsidP="009A1469">
      <w:pPr>
        <w:widowControl/>
        <w:numPr>
          <w:ilvl w:val="0"/>
          <w:numId w:val="34"/>
        </w:numPr>
        <w:overflowPunct/>
        <w:autoSpaceDE/>
        <w:autoSpaceDN/>
        <w:adjustRightInd/>
        <w:spacing w:line="198" w:lineRule="atLeast"/>
        <w:ind w:left="521" w:firstLine="0"/>
        <w:textAlignment w:val="auto"/>
        <w:rPr>
          <w:ins w:id="835" w:author="Can Hong NGOC" w:date="2020-08-31T11:21:00Z"/>
          <w:color w:val="000000"/>
          <w:sz w:val="22"/>
          <w:szCs w:val="22"/>
          <w:lang w:val="en-US" w:eastAsia="ja-JP"/>
        </w:rPr>
      </w:pPr>
      <w:ins w:id="836" w:author="Can Hong NGOC" w:date="2020-08-31T11:21:00Z">
        <w:r w:rsidRPr="009A1469">
          <w:rPr>
            <w:rFonts w:ascii="Arial" w:hAnsi="Arial" w:cs="Arial"/>
            <w:color w:val="000000"/>
            <w:sz w:val="22"/>
            <w:szCs w:val="22"/>
            <w:lang w:val="en-US" w:eastAsia="ja-JP"/>
          </w:rPr>
          <w:t>Mục A.1 - PHẠM VI CÔNG VIỆC CẤP CAO</w:t>
        </w:r>
      </w:ins>
    </w:p>
    <w:p w14:paraId="0B893573" w14:textId="77777777" w:rsidR="009A1469" w:rsidRPr="009A1469" w:rsidRDefault="009A1469" w:rsidP="009A1469">
      <w:pPr>
        <w:widowControl/>
        <w:numPr>
          <w:ilvl w:val="0"/>
          <w:numId w:val="34"/>
        </w:numPr>
        <w:overflowPunct/>
        <w:autoSpaceDE/>
        <w:autoSpaceDN/>
        <w:adjustRightInd/>
        <w:spacing w:line="253" w:lineRule="atLeast"/>
        <w:ind w:left="521" w:firstLine="0"/>
        <w:textAlignment w:val="auto"/>
        <w:rPr>
          <w:ins w:id="837" w:author="Can Hong NGOC" w:date="2020-08-31T11:21:00Z"/>
          <w:color w:val="000000"/>
          <w:sz w:val="22"/>
          <w:szCs w:val="22"/>
          <w:lang w:val="en-US" w:eastAsia="ja-JP"/>
        </w:rPr>
      </w:pPr>
      <w:ins w:id="838" w:author="Can Hong NGOC" w:date="2020-08-31T11:21:00Z">
        <w:r w:rsidRPr="009A1469">
          <w:rPr>
            <w:rFonts w:ascii="Arial" w:hAnsi="Arial" w:cs="Arial"/>
            <w:color w:val="000000"/>
            <w:sz w:val="22"/>
            <w:szCs w:val="22"/>
            <w:lang w:val="en-US" w:eastAsia="ja-JP"/>
          </w:rPr>
          <w:t>Mục A.2 - PHẠM VI CÔNG VIỆC CẤP CAO: DANH MỤC CHI TIẾT CÁC KHOẢN GIAO</w:t>
        </w:r>
      </w:ins>
    </w:p>
    <w:p w14:paraId="29D4349A" w14:textId="77777777" w:rsidR="009A1469" w:rsidRPr="009A1469" w:rsidRDefault="009A1469" w:rsidP="009A1469">
      <w:pPr>
        <w:widowControl/>
        <w:numPr>
          <w:ilvl w:val="0"/>
          <w:numId w:val="34"/>
        </w:numPr>
        <w:overflowPunct/>
        <w:autoSpaceDE/>
        <w:autoSpaceDN/>
        <w:adjustRightInd/>
        <w:spacing w:after="200" w:line="198" w:lineRule="atLeast"/>
        <w:ind w:left="521" w:firstLine="0"/>
        <w:textAlignment w:val="auto"/>
        <w:rPr>
          <w:ins w:id="839" w:author="Can Hong NGOC" w:date="2020-08-31T11:21:00Z"/>
          <w:color w:val="000000"/>
          <w:sz w:val="22"/>
          <w:szCs w:val="22"/>
          <w:lang w:val="en-US" w:eastAsia="ja-JP"/>
        </w:rPr>
      </w:pPr>
      <w:ins w:id="840" w:author="Can Hong NGOC" w:date="2020-08-31T11:21:00Z">
        <w:r w:rsidRPr="009A1469">
          <w:rPr>
            <w:rFonts w:ascii="Arial" w:hAnsi="Arial" w:cs="Arial"/>
            <w:color w:val="000000"/>
            <w:sz w:val="22"/>
            <w:szCs w:val="22"/>
            <w:lang w:val="en-US" w:eastAsia="ja-JP"/>
          </w:rPr>
          <w:t>Mục A.3 - CÁC KHOẢN GIAO NHẬN THEO CÁC GIAI ĐOẠN CỦA DỰ ÁN</w:t>
        </w:r>
      </w:ins>
    </w:p>
    <w:p w14:paraId="4CF2B7C9" w14:textId="77777777" w:rsidR="009A1469" w:rsidRPr="009A1469" w:rsidRDefault="009A1469" w:rsidP="009A1469">
      <w:pPr>
        <w:widowControl/>
        <w:overflowPunct/>
        <w:autoSpaceDE/>
        <w:autoSpaceDN/>
        <w:adjustRightInd/>
        <w:spacing w:line="180" w:lineRule="atLeast"/>
        <w:textAlignment w:val="auto"/>
        <w:rPr>
          <w:ins w:id="841" w:author="Can Hong NGOC" w:date="2020-08-31T11:21:00Z"/>
          <w:color w:val="000000"/>
          <w:lang w:val="en-US" w:eastAsia="ja-JP"/>
        </w:rPr>
      </w:pPr>
      <w:ins w:id="842" w:author="Can Hong NGOC" w:date="2020-08-31T11:21:00Z">
        <w:r w:rsidRPr="009A1469">
          <w:rPr>
            <w:rFonts w:ascii="Arial" w:hAnsi="Arial" w:cs="Arial"/>
            <w:color w:val="000000"/>
            <w:lang w:val="en-US" w:eastAsia="ja-JP"/>
          </w:rPr>
          <w:t>PHỤ LỤC B: KẾ HOẠCH DỰ ÁN</w:t>
        </w:r>
      </w:ins>
    </w:p>
    <w:p w14:paraId="16816A92" w14:textId="77777777" w:rsidR="009A1469" w:rsidRPr="009A1469" w:rsidRDefault="009A1469" w:rsidP="009A1469">
      <w:pPr>
        <w:widowControl/>
        <w:overflowPunct/>
        <w:autoSpaceDE/>
        <w:autoSpaceDN/>
        <w:adjustRightInd/>
        <w:spacing w:line="180" w:lineRule="atLeast"/>
        <w:textAlignment w:val="auto"/>
        <w:rPr>
          <w:ins w:id="843" w:author="Can Hong NGOC" w:date="2020-08-31T11:21:00Z"/>
          <w:color w:val="000000"/>
          <w:lang w:val="en-US" w:eastAsia="ja-JP"/>
        </w:rPr>
      </w:pPr>
      <w:ins w:id="844" w:author="Can Hong NGOC" w:date="2020-08-31T11:21:00Z">
        <w:r w:rsidRPr="009A1469">
          <w:rPr>
            <w:rFonts w:ascii="Arial" w:hAnsi="Arial" w:cs="Arial"/>
            <w:color w:val="000000"/>
            <w:lang w:val="en-US" w:eastAsia="ja-JP"/>
          </w:rPr>
          <w:t> </w:t>
        </w:r>
      </w:ins>
    </w:p>
    <w:p w14:paraId="7DE220A0" w14:textId="77777777" w:rsidR="009A1469" w:rsidRPr="009A1469" w:rsidRDefault="009A1469" w:rsidP="009A1469">
      <w:pPr>
        <w:widowControl/>
        <w:overflowPunct/>
        <w:autoSpaceDE/>
        <w:autoSpaceDN/>
        <w:adjustRightInd/>
        <w:spacing w:line="180" w:lineRule="atLeast"/>
        <w:textAlignment w:val="auto"/>
        <w:rPr>
          <w:ins w:id="845" w:author="Can Hong NGOC" w:date="2020-08-31T11:21:00Z"/>
          <w:color w:val="000000"/>
          <w:lang w:val="en-US" w:eastAsia="ja-JP"/>
        </w:rPr>
      </w:pPr>
      <w:ins w:id="846" w:author="Can Hong NGOC" w:date="2020-08-31T11:21:00Z">
        <w:r w:rsidRPr="009A1469">
          <w:rPr>
            <w:rFonts w:ascii="Arial" w:hAnsi="Arial" w:cs="Arial"/>
            <w:b/>
            <w:bCs/>
            <w:color w:val="000000"/>
            <w:lang w:val="en-US" w:eastAsia="ja-JP"/>
          </w:rPr>
          <w:t> </w:t>
        </w:r>
      </w:ins>
    </w:p>
    <w:p w14:paraId="670AA62A" w14:textId="77777777" w:rsidR="009A1469" w:rsidRPr="009A1469" w:rsidRDefault="009A1469" w:rsidP="009A1469">
      <w:pPr>
        <w:widowControl/>
        <w:overflowPunct/>
        <w:autoSpaceDE/>
        <w:autoSpaceDN/>
        <w:adjustRightInd/>
        <w:spacing w:line="180" w:lineRule="atLeast"/>
        <w:textAlignment w:val="auto"/>
        <w:rPr>
          <w:ins w:id="847" w:author="Can Hong NGOC" w:date="2020-08-31T11:21:00Z"/>
          <w:color w:val="000000"/>
          <w:lang w:val="en-US" w:eastAsia="ja-JP"/>
        </w:rPr>
      </w:pPr>
      <w:ins w:id="848" w:author="Can Hong NGOC" w:date="2020-08-31T11:21:00Z">
        <w:r w:rsidRPr="009A1469">
          <w:rPr>
            <w:rFonts w:ascii="Arial" w:hAnsi="Arial" w:cs="Arial"/>
            <w:b/>
            <w:bCs/>
            <w:color w:val="000000"/>
            <w:lang w:val="en-US" w:eastAsia="ja-JP"/>
          </w:rPr>
          <w:t>PHỤ LỤC A - PHẠM VI CÔNG VIỆC</w:t>
        </w:r>
      </w:ins>
    </w:p>
    <w:p w14:paraId="1E9585D5" w14:textId="77777777" w:rsidR="009A1469" w:rsidRPr="009A1469" w:rsidRDefault="009A1469" w:rsidP="009A1469">
      <w:pPr>
        <w:widowControl/>
        <w:overflowPunct/>
        <w:autoSpaceDE/>
        <w:autoSpaceDN/>
        <w:adjustRightInd/>
        <w:textAlignment w:val="auto"/>
        <w:rPr>
          <w:ins w:id="849" w:author="Can Hong NGOC" w:date="2020-08-31T11:21:00Z"/>
          <w:color w:val="000000"/>
          <w:sz w:val="27"/>
          <w:szCs w:val="27"/>
          <w:lang w:val="en-US" w:eastAsia="ja-JP"/>
        </w:rPr>
      </w:pPr>
      <w:ins w:id="850" w:author="Can Hong NGOC" w:date="2020-08-31T11:21:00Z">
        <w:r w:rsidRPr="009A1469">
          <w:rPr>
            <w:rFonts w:ascii="Arial" w:hAnsi="Arial" w:cs="Arial"/>
            <w:color w:val="000000"/>
            <w:lang w:val="en-US" w:eastAsia="ja-JP"/>
          </w:rPr>
          <w:t> </w:t>
        </w:r>
      </w:ins>
    </w:p>
    <w:p w14:paraId="693BF76C" w14:textId="77777777" w:rsidR="009A1469" w:rsidRPr="009A1469" w:rsidRDefault="009A1469" w:rsidP="009A1469">
      <w:pPr>
        <w:widowControl/>
        <w:overflowPunct/>
        <w:autoSpaceDE/>
        <w:autoSpaceDN/>
        <w:adjustRightInd/>
        <w:textAlignment w:val="auto"/>
        <w:rPr>
          <w:ins w:id="851" w:author="Can Hong NGOC" w:date="2020-08-31T11:21:00Z"/>
          <w:color w:val="000000"/>
          <w:sz w:val="27"/>
          <w:szCs w:val="27"/>
          <w:lang w:val="en-US" w:eastAsia="ja-JP"/>
        </w:rPr>
      </w:pPr>
      <w:ins w:id="852" w:author="Can Hong NGOC" w:date="2020-08-31T11:21:00Z">
        <w:r w:rsidRPr="009A1469">
          <w:rPr>
            <w:rFonts w:ascii="Arial" w:hAnsi="Arial" w:cs="Arial"/>
            <w:color w:val="000000"/>
            <w:lang w:val="en-US" w:eastAsia="ja-JP"/>
          </w:rPr>
          <w:t>Mục A.1 - PHẠM VI CÔNG VIỆC CẤP CAO</w:t>
        </w:r>
      </w:ins>
    </w:p>
    <w:p w14:paraId="4E4DF9A9" w14:textId="5D4017CD" w:rsidR="00C70D8B" w:rsidRPr="000C2BEA" w:rsidDel="009A1469" w:rsidRDefault="00C70D8B" w:rsidP="00C70D8B">
      <w:pPr>
        <w:spacing w:line="237" w:lineRule="auto"/>
        <w:rPr>
          <w:del w:id="853" w:author="Can Hong NGOC" w:date="2020-08-31T11:21:00Z"/>
          <w:rFonts w:ascii="Arial" w:hAnsi="Arial" w:cs="Arial"/>
          <w:lang w:val="en-US"/>
        </w:rPr>
      </w:pPr>
      <w:del w:id="854" w:author="Can Hong NGOC" w:date="2020-08-31T11:21:00Z">
        <w:r w:rsidRPr="000C2BEA" w:rsidDel="009A1469">
          <w:rPr>
            <w:rFonts w:ascii="Arial" w:hAnsi="Arial" w:cs="Arial"/>
            <w:b/>
            <w:bCs/>
            <w:lang w:val="en-US"/>
          </w:rPr>
          <w:delText>SCHEDULE – PART 5</w:delText>
        </w:r>
      </w:del>
    </w:p>
    <w:p w14:paraId="206FA7DB" w14:textId="7EDDE8E3" w:rsidR="00C70D8B" w:rsidRPr="000C2BEA" w:rsidDel="009A1469" w:rsidRDefault="00C70D8B" w:rsidP="00C70D8B">
      <w:pPr>
        <w:spacing w:line="279" w:lineRule="exact"/>
        <w:rPr>
          <w:del w:id="855" w:author="Can Hong NGOC" w:date="2020-08-31T11:21:00Z"/>
          <w:rFonts w:ascii="Arial" w:hAnsi="Arial" w:cs="Arial"/>
          <w:lang w:val="en-US"/>
        </w:rPr>
      </w:pPr>
    </w:p>
    <w:p w14:paraId="76873FC4" w14:textId="4845C212" w:rsidR="00F80958" w:rsidDel="009A1469" w:rsidRDefault="00AD407A" w:rsidP="00DF3E01">
      <w:pPr>
        <w:spacing w:line="216" w:lineRule="auto"/>
        <w:rPr>
          <w:del w:id="856" w:author="Can Hong NGOC" w:date="2020-08-31T11:21:00Z"/>
          <w:rFonts w:ascii="Arial" w:hAnsi="Arial" w:cs="Arial"/>
          <w:lang w:val="en-US"/>
        </w:rPr>
      </w:pPr>
      <w:del w:id="857" w:author="Can Hong NGOC" w:date="2020-08-31T11:21:00Z">
        <w:r w:rsidDel="009A1469">
          <w:rPr>
            <w:rFonts w:ascii="Arial" w:hAnsi="Arial" w:cs="Arial"/>
            <w:lang w:val="en-US"/>
          </w:rPr>
          <w:delText>APPENDIX A: SCOPE OF WORK</w:delText>
        </w:r>
        <w:r w:rsidR="00025DBB" w:rsidDel="009A1469">
          <w:rPr>
            <w:rFonts w:ascii="Arial" w:hAnsi="Arial" w:cs="Arial"/>
            <w:lang w:val="en-US"/>
          </w:rPr>
          <w:delText>, comprising of the following:</w:delText>
        </w:r>
      </w:del>
    </w:p>
    <w:p w14:paraId="1823BA9D" w14:textId="37330448" w:rsidR="00025DBB" w:rsidDel="009A1469" w:rsidRDefault="00025DBB" w:rsidP="00DF3E01">
      <w:pPr>
        <w:spacing w:line="216" w:lineRule="auto"/>
        <w:rPr>
          <w:del w:id="858" w:author="Can Hong NGOC" w:date="2020-08-31T11:21:00Z"/>
          <w:rFonts w:ascii="Arial" w:hAnsi="Arial" w:cs="Arial"/>
          <w:lang w:val="en-US"/>
        </w:rPr>
      </w:pPr>
    </w:p>
    <w:p w14:paraId="73E27CA3" w14:textId="38C25DD1" w:rsidR="00025DBB" w:rsidDel="009A1469" w:rsidRDefault="00025DBB" w:rsidP="00FA7A9B">
      <w:pPr>
        <w:pStyle w:val="ListParagraph"/>
        <w:numPr>
          <w:ilvl w:val="0"/>
          <w:numId w:val="23"/>
        </w:numPr>
        <w:spacing w:line="216" w:lineRule="auto"/>
        <w:rPr>
          <w:del w:id="859" w:author="Can Hong NGOC" w:date="2020-08-31T11:21:00Z"/>
          <w:rFonts w:ascii="Arial" w:hAnsi="Arial" w:cs="Arial"/>
          <w:lang w:val="en-US"/>
        </w:rPr>
      </w:pPr>
      <w:del w:id="860" w:author="Can Hong NGOC" w:date="2020-08-31T11:21:00Z">
        <w:r w:rsidDel="009A1469">
          <w:rPr>
            <w:rFonts w:ascii="Arial" w:hAnsi="Arial" w:cs="Arial"/>
            <w:lang w:val="en-US"/>
          </w:rPr>
          <w:delText xml:space="preserve">Section </w:delText>
        </w:r>
        <w:r w:rsidRPr="00025DBB" w:rsidDel="009A1469">
          <w:rPr>
            <w:rFonts w:ascii="Arial" w:hAnsi="Arial" w:cs="Arial"/>
            <w:lang w:val="en-US"/>
          </w:rPr>
          <w:delText>A.1 – HIGH LEVEL SCOPE OF WORK</w:delText>
        </w:r>
      </w:del>
    </w:p>
    <w:p w14:paraId="0C1C8476" w14:textId="7C06C76C" w:rsidR="00025DBB" w:rsidRPr="00025DBB" w:rsidDel="009A1469" w:rsidRDefault="00025DBB" w:rsidP="00025DBB">
      <w:pPr>
        <w:pStyle w:val="ListParagraph"/>
        <w:numPr>
          <w:ilvl w:val="0"/>
          <w:numId w:val="23"/>
        </w:numPr>
        <w:rPr>
          <w:del w:id="861" w:author="Can Hong NGOC" w:date="2020-08-31T11:21:00Z"/>
          <w:rFonts w:ascii="Arial" w:hAnsi="Arial" w:cs="Arial"/>
          <w:lang w:val="en-US"/>
        </w:rPr>
      </w:pPr>
      <w:del w:id="862" w:author="Can Hong NGOC" w:date="2020-08-31T11:21:00Z">
        <w:r w:rsidDel="009A1469">
          <w:rPr>
            <w:rFonts w:ascii="Arial" w:hAnsi="Arial" w:cs="Arial"/>
            <w:lang w:val="en-US"/>
          </w:rPr>
          <w:delText xml:space="preserve">Section </w:delText>
        </w:r>
        <w:r w:rsidRPr="00025DBB" w:rsidDel="009A1469">
          <w:rPr>
            <w:rFonts w:ascii="Arial" w:hAnsi="Arial" w:cs="Arial"/>
            <w:lang w:val="en-US"/>
          </w:rPr>
          <w:delText>A.2 – HIGH LEVEL SCOPE OF WORK: DETAILED LIST OF DELIVERABLES</w:delText>
        </w:r>
      </w:del>
    </w:p>
    <w:p w14:paraId="64580190" w14:textId="7F165CF5" w:rsidR="00025DBB" w:rsidRPr="00FA7A9B" w:rsidDel="009A1469" w:rsidRDefault="00025DBB" w:rsidP="00FA7A9B">
      <w:pPr>
        <w:pStyle w:val="ListParagraph"/>
        <w:numPr>
          <w:ilvl w:val="0"/>
          <w:numId w:val="23"/>
        </w:numPr>
        <w:spacing w:line="216" w:lineRule="auto"/>
        <w:rPr>
          <w:del w:id="863" w:author="Can Hong NGOC" w:date="2020-08-31T11:21:00Z"/>
          <w:rFonts w:ascii="Arial" w:hAnsi="Arial" w:cs="Arial"/>
          <w:lang w:val="en-US"/>
        </w:rPr>
      </w:pPr>
      <w:del w:id="864" w:author="Can Hong NGOC" w:date="2020-08-31T11:21:00Z">
        <w:r w:rsidDel="009A1469">
          <w:rPr>
            <w:rFonts w:ascii="Arial" w:hAnsi="Arial" w:cs="Arial"/>
            <w:lang w:val="en-US"/>
          </w:rPr>
          <w:delText xml:space="preserve">Section </w:delText>
        </w:r>
        <w:r w:rsidRPr="00025DBB" w:rsidDel="009A1469">
          <w:rPr>
            <w:rFonts w:ascii="Arial" w:hAnsi="Arial" w:cs="Arial"/>
            <w:lang w:val="en-US"/>
          </w:rPr>
          <w:delText>A.3 – DELIVERABLES BY PROJECT STAGES</w:delText>
        </w:r>
      </w:del>
    </w:p>
    <w:p w14:paraId="3DA63FC9" w14:textId="366D1B76" w:rsidR="00DF3E01" w:rsidRPr="000C2BEA" w:rsidDel="009A1469" w:rsidRDefault="00AD407A" w:rsidP="00DF3E01">
      <w:pPr>
        <w:spacing w:line="216" w:lineRule="auto"/>
        <w:rPr>
          <w:del w:id="865" w:author="Can Hong NGOC" w:date="2020-08-31T11:21:00Z"/>
          <w:rFonts w:ascii="Arial" w:hAnsi="Arial" w:cs="Arial"/>
          <w:lang w:val="en-US"/>
        </w:rPr>
      </w:pPr>
      <w:del w:id="866" w:author="Can Hong NGOC" w:date="2020-08-31T11:21:00Z">
        <w:r w:rsidDel="009A1469">
          <w:rPr>
            <w:rFonts w:ascii="Arial" w:hAnsi="Arial" w:cs="Arial"/>
            <w:lang w:val="en-US"/>
          </w:rPr>
          <w:delText xml:space="preserve">APPENDIX B: </w:delText>
        </w:r>
        <w:r w:rsidRPr="000C2BEA" w:rsidDel="009A1469">
          <w:rPr>
            <w:rFonts w:ascii="Arial" w:hAnsi="Arial" w:cs="Arial"/>
            <w:lang w:val="en-US"/>
          </w:rPr>
          <w:delText xml:space="preserve">PROJECT PLAN </w:delText>
        </w:r>
      </w:del>
    </w:p>
    <w:p w14:paraId="2DE9C5FB" w14:textId="12C35A2F" w:rsidR="00DF3E01" w:rsidRPr="000C2BEA" w:rsidDel="009A1469" w:rsidRDefault="00DF3E01" w:rsidP="00DF3E01">
      <w:pPr>
        <w:spacing w:line="216" w:lineRule="auto"/>
        <w:rPr>
          <w:del w:id="867" w:author="Can Hong NGOC" w:date="2020-08-31T11:21:00Z"/>
          <w:rFonts w:ascii="Arial" w:hAnsi="Arial" w:cs="Arial"/>
          <w:lang w:val="en-US"/>
        </w:rPr>
      </w:pPr>
    </w:p>
    <w:p w14:paraId="3EFBE9CD" w14:textId="6B676828" w:rsidR="00025DBB" w:rsidDel="009A1469" w:rsidRDefault="00025DBB" w:rsidP="00ED6567">
      <w:pPr>
        <w:spacing w:line="216" w:lineRule="auto"/>
        <w:rPr>
          <w:del w:id="868" w:author="Can Hong NGOC" w:date="2020-08-31T11:21:00Z"/>
          <w:rFonts w:ascii="Arial" w:hAnsi="Arial" w:cs="Arial"/>
          <w:b/>
          <w:bCs/>
          <w:lang w:val="en-US"/>
        </w:rPr>
      </w:pPr>
    </w:p>
    <w:p w14:paraId="7C5CFE5A" w14:textId="57BE7850" w:rsidR="00ED6567" w:rsidRPr="000C2BEA" w:rsidDel="009A1469" w:rsidRDefault="00F80958" w:rsidP="00ED6567">
      <w:pPr>
        <w:spacing w:line="216" w:lineRule="auto"/>
        <w:rPr>
          <w:del w:id="869" w:author="Can Hong NGOC" w:date="2020-08-31T11:21:00Z"/>
          <w:rFonts w:ascii="Arial" w:hAnsi="Arial" w:cs="Arial"/>
          <w:lang w:val="en-US"/>
        </w:rPr>
      </w:pPr>
      <w:del w:id="870" w:author="Can Hong NGOC" w:date="2020-08-31T11:21:00Z">
        <w:r w:rsidRPr="000C2BEA" w:rsidDel="009A1469">
          <w:rPr>
            <w:rFonts w:ascii="Arial" w:hAnsi="Arial" w:cs="Arial"/>
            <w:b/>
            <w:bCs/>
            <w:lang w:val="en-US"/>
          </w:rPr>
          <w:delText>APPENDIX A –</w:delText>
        </w:r>
        <w:r w:rsidR="009606FF" w:rsidDel="009A1469">
          <w:rPr>
            <w:rFonts w:ascii="Arial" w:hAnsi="Arial" w:cs="Arial"/>
            <w:b/>
            <w:bCs/>
            <w:lang w:val="en-US"/>
          </w:rPr>
          <w:delText xml:space="preserve"> </w:delText>
        </w:r>
        <w:r w:rsidR="00025DBB" w:rsidDel="009A1469">
          <w:rPr>
            <w:rFonts w:ascii="Arial" w:hAnsi="Arial" w:cs="Arial"/>
            <w:b/>
            <w:bCs/>
            <w:lang w:val="en-US"/>
          </w:rPr>
          <w:delText>SCOPE OF WORK</w:delText>
        </w:r>
        <w:r w:rsidR="006F480D" w:rsidDel="009A1469">
          <w:rPr>
            <w:rFonts w:ascii="Arial" w:hAnsi="Arial" w:cs="Arial"/>
            <w:b/>
            <w:bCs/>
            <w:lang w:val="en-US"/>
          </w:rPr>
          <w:delText xml:space="preserve"> </w:delText>
        </w:r>
      </w:del>
    </w:p>
    <w:p w14:paraId="1696D08A" w14:textId="411A83BB" w:rsidR="00ED6567" w:rsidDel="009A1469" w:rsidRDefault="00ED6567" w:rsidP="00EA7879">
      <w:pPr>
        <w:rPr>
          <w:del w:id="871" w:author="Can Hong NGOC" w:date="2020-08-31T11:21:00Z"/>
          <w:rFonts w:ascii="Arial" w:hAnsi="Arial" w:cs="Arial"/>
          <w:lang w:val="en-US"/>
        </w:rPr>
      </w:pPr>
    </w:p>
    <w:p w14:paraId="6E9CC4DC" w14:textId="1399F67C" w:rsidR="00025DBB" w:rsidRPr="000C2BEA" w:rsidDel="009A1469" w:rsidRDefault="00D074A8" w:rsidP="00EA7879">
      <w:pPr>
        <w:rPr>
          <w:del w:id="872" w:author="Can Hong NGOC" w:date="2020-08-31T11:21:00Z"/>
          <w:rFonts w:ascii="Arial" w:hAnsi="Arial" w:cs="Arial"/>
          <w:lang w:val="en-US"/>
        </w:rPr>
      </w:pPr>
      <w:del w:id="873" w:author="Can Hong NGOC" w:date="2020-08-31T11:21:00Z">
        <w:r w:rsidDel="009A1469">
          <w:rPr>
            <w:rFonts w:ascii="Arial" w:hAnsi="Arial" w:cs="Arial"/>
            <w:lang w:val="en-US"/>
          </w:rPr>
          <w:delText xml:space="preserve">Section </w:delText>
        </w:r>
        <w:r w:rsidR="00936C83" w:rsidDel="009A1469">
          <w:rPr>
            <w:rFonts w:ascii="Arial" w:hAnsi="Arial" w:cs="Arial"/>
            <w:lang w:val="en-US"/>
          </w:rPr>
          <w:delText>A.1 – HIGH LEVEL SCOPE OF WORK</w:delText>
        </w:r>
      </w:del>
    </w:p>
    <w:p w14:paraId="62E360FB" w14:textId="31173E14" w:rsidR="00ED6567" w:rsidRDefault="00AE3FEF" w:rsidP="003715C1">
      <w:pPr>
        <w:ind w:left="-1080"/>
        <w:rPr>
          <w:rFonts w:ascii="Arial" w:hAnsi="Arial" w:cs="Arial"/>
          <w:lang w:val="en-US" w:eastAsia="en-GB"/>
        </w:rPr>
      </w:pPr>
      <w:r w:rsidRPr="003715C1">
        <w:rPr>
          <w:rFonts w:ascii="Arial" w:hAnsi="Arial" w:cs="Arial"/>
          <w:noProof/>
          <w:lang w:val="en-US" w:eastAsia="en-US"/>
        </w:rPr>
        <w:drawing>
          <wp:inline distT="0" distB="0" distL="0" distR="0" wp14:anchorId="63B54674" wp14:editId="4048D1BC">
            <wp:extent cx="7178541"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3 at 6.28.19 PM.png"/>
                    <pic:cNvPicPr/>
                  </pic:nvPicPr>
                  <pic:blipFill>
                    <a:blip r:embed="rId10">
                      <a:extLst>
                        <a:ext uri="{28A0092B-C50C-407E-A947-70E740481C1C}">
                          <a14:useLocalDpi xmlns:a14="http://schemas.microsoft.com/office/drawing/2010/main" val="0"/>
                        </a:ext>
                      </a:extLst>
                    </a:blip>
                    <a:stretch>
                      <a:fillRect/>
                    </a:stretch>
                  </pic:blipFill>
                  <pic:spPr>
                    <a:xfrm>
                      <a:off x="0" y="0"/>
                      <a:ext cx="7179042" cy="5753502"/>
                    </a:xfrm>
                    <a:prstGeom prst="rect">
                      <a:avLst/>
                    </a:prstGeom>
                  </pic:spPr>
                </pic:pic>
              </a:graphicData>
            </a:graphic>
          </wp:inline>
        </w:drawing>
      </w:r>
    </w:p>
    <w:p w14:paraId="40501993" w14:textId="77777777" w:rsidR="00FB0D2B" w:rsidRDefault="00FB0D2B" w:rsidP="00ED6567">
      <w:pPr>
        <w:rPr>
          <w:rFonts w:ascii="Arial" w:hAnsi="Arial" w:cs="Arial"/>
          <w:lang w:val="en-US" w:eastAsia="en-GB"/>
        </w:rPr>
      </w:pPr>
    </w:p>
    <w:p w14:paraId="7C66E4F6" w14:textId="77777777" w:rsidR="00EA7879" w:rsidRPr="000C2BEA" w:rsidRDefault="00EA7879" w:rsidP="00EA7879">
      <w:pPr>
        <w:rPr>
          <w:rFonts w:ascii="Arial" w:hAnsi="Arial" w:cs="Arial"/>
          <w:lang w:val="en-US"/>
        </w:rPr>
      </w:pPr>
    </w:p>
    <w:p w14:paraId="1F3CB76B" w14:textId="77777777" w:rsidR="00AE3FEF" w:rsidRDefault="00AE3FEF" w:rsidP="00EA7879">
      <w:pPr>
        <w:rPr>
          <w:rFonts w:ascii="Arial" w:hAnsi="Arial" w:cs="Arial"/>
          <w:b/>
          <w:lang w:val="en-US"/>
        </w:rPr>
        <w:sectPr w:rsidR="00AE3FEF" w:rsidSect="00AE3FEF">
          <w:footerReference w:type="default" r:id="rId11"/>
          <w:footerReference w:type="first" r:id="rId12"/>
          <w:pgSz w:w="11907" w:h="16840" w:code="9"/>
          <w:pgMar w:top="1134" w:right="851" w:bottom="1134" w:left="1418" w:header="737" w:footer="397" w:gutter="0"/>
          <w:paperSrc w:first="4" w:other="4"/>
          <w:cols w:space="567"/>
          <w:docGrid w:linePitch="272"/>
        </w:sectPr>
      </w:pPr>
    </w:p>
    <w:p w14:paraId="126A9F97" w14:textId="00331C40" w:rsidR="00EA7879" w:rsidRPr="00FA7A9B" w:rsidDel="009A1469" w:rsidRDefault="00936C83" w:rsidP="00E61E86">
      <w:pPr>
        <w:rPr>
          <w:del w:id="874" w:author="Can Hong NGOC" w:date="2020-08-31T11:22:00Z"/>
          <w:rFonts w:ascii="Arial" w:hAnsi="Arial" w:cs="Arial"/>
          <w:b/>
          <w:lang w:val="en-US"/>
        </w:rPr>
      </w:pPr>
      <w:del w:id="875" w:author="Can Hong NGOC" w:date="2020-08-31T11:22:00Z">
        <w:r w:rsidRPr="00FA7A9B" w:rsidDel="009A1469">
          <w:rPr>
            <w:rFonts w:ascii="Arial" w:hAnsi="Arial" w:cs="Arial"/>
            <w:b/>
            <w:lang w:val="en-US"/>
          </w:rPr>
          <w:lastRenderedPageBreak/>
          <w:delText>A</w:delText>
        </w:r>
        <w:r w:rsidR="00025DBB" w:rsidRPr="00FA7A9B" w:rsidDel="009A1469">
          <w:rPr>
            <w:rFonts w:ascii="Arial" w:hAnsi="Arial" w:cs="Arial"/>
            <w:b/>
            <w:lang w:val="en-US"/>
          </w:rPr>
          <w:delText>.</w:delText>
        </w:r>
        <w:r w:rsidR="00AE3FEF" w:rsidDel="009A1469">
          <w:rPr>
            <w:rFonts w:ascii="Arial" w:hAnsi="Arial" w:cs="Arial"/>
            <w:b/>
            <w:lang w:val="en-US"/>
          </w:rPr>
          <w:delText>2</w:delText>
        </w:r>
        <w:r w:rsidRPr="00FA7A9B" w:rsidDel="009A1469">
          <w:rPr>
            <w:rFonts w:ascii="Arial" w:hAnsi="Arial" w:cs="Arial"/>
            <w:b/>
            <w:lang w:val="en-US"/>
          </w:rPr>
          <w:delText xml:space="preserve"> – DELIVERABLES BY PROJECT STAGES</w:delText>
        </w:r>
      </w:del>
    </w:p>
    <w:p w14:paraId="0BE96084" w14:textId="43CF7DFE" w:rsidR="00025DBB" w:rsidRPr="00936C83" w:rsidDel="009A1469" w:rsidRDefault="00025DBB">
      <w:pPr>
        <w:rPr>
          <w:del w:id="876" w:author="Can Hong NGOC" w:date="2020-08-31T11:22:00Z"/>
          <w:rFonts w:ascii="Arial" w:hAnsi="Arial" w:cs="Arial"/>
          <w:lang w:val="en-US"/>
        </w:rPr>
      </w:pPr>
    </w:p>
    <w:p w14:paraId="4561FB7F" w14:textId="3BFB7C56" w:rsidR="00936C83" w:rsidDel="009A1469" w:rsidRDefault="00936C83">
      <w:pPr>
        <w:rPr>
          <w:del w:id="877" w:author="Can Hong NGOC" w:date="2020-08-31T11:22:00Z"/>
          <w:rFonts w:ascii="Arial" w:hAnsi="Arial" w:cs="Arial"/>
        </w:rPr>
      </w:pPr>
      <w:del w:id="878" w:author="Can Hong NGOC" w:date="2020-08-31T11:22:00Z">
        <w:r w:rsidRPr="00424C9D" w:rsidDel="009A1469">
          <w:rPr>
            <w:rFonts w:ascii="Arial" w:hAnsi="Arial" w:cs="Arial"/>
          </w:rPr>
          <w:delText>The project is structured in the following sequence of phases (the “</w:delText>
        </w:r>
        <w:r w:rsidRPr="00FA7A9B" w:rsidDel="009A1469">
          <w:rPr>
            <w:rFonts w:ascii="Arial" w:hAnsi="Arial" w:cs="Arial"/>
            <w:b/>
          </w:rPr>
          <w:delText>Project Phases</w:delText>
        </w:r>
        <w:r w:rsidRPr="00424C9D" w:rsidDel="009A1469">
          <w:rPr>
            <w:rFonts w:ascii="Arial" w:hAnsi="Arial" w:cs="Arial"/>
          </w:rPr>
          <w:delText xml:space="preserve">”), the activities which </w:delText>
        </w:r>
        <w:r w:rsidR="00AD407A" w:rsidDel="009A1469">
          <w:rPr>
            <w:rFonts w:ascii="Arial" w:hAnsi="Arial" w:cs="Arial"/>
          </w:rPr>
          <w:delText>Finastra</w:delText>
        </w:r>
        <w:r w:rsidRPr="00424C9D" w:rsidDel="009A1469">
          <w:rPr>
            <w:rFonts w:ascii="Arial" w:hAnsi="Arial" w:cs="Arial"/>
          </w:rPr>
          <w:delText xml:space="preserve">, </w:delText>
        </w:r>
        <w:r w:rsidR="00AD407A" w:rsidDel="009A1469">
          <w:rPr>
            <w:rFonts w:ascii="Arial" w:hAnsi="Arial" w:cs="Arial"/>
          </w:rPr>
          <w:delText>the Contractor</w:delText>
        </w:r>
        <w:r w:rsidRPr="00424C9D" w:rsidDel="009A1469">
          <w:rPr>
            <w:rFonts w:ascii="Arial" w:hAnsi="Arial" w:cs="Arial"/>
          </w:rPr>
          <w:delText xml:space="preserve"> and the Client will perform and the deliverables which the </w:delText>
        </w:r>
        <w:r w:rsidR="00AD407A" w:rsidDel="009A1469">
          <w:rPr>
            <w:rFonts w:ascii="Arial" w:hAnsi="Arial" w:cs="Arial"/>
          </w:rPr>
          <w:delText>Contractor</w:delText>
        </w:r>
        <w:r w:rsidR="00AD407A" w:rsidRPr="00424C9D" w:rsidDel="009A1469">
          <w:rPr>
            <w:rFonts w:ascii="Arial" w:hAnsi="Arial" w:cs="Arial"/>
          </w:rPr>
          <w:delText xml:space="preserve"> </w:delText>
        </w:r>
        <w:r w:rsidRPr="00424C9D" w:rsidDel="009A1469">
          <w:rPr>
            <w:rFonts w:ascii="Arial" w:hAnsi="Arial" w:cs="Arial"/>
          </w:rPr>
          <w:delText>will deliver within the scope of this SOW (the “</w:delText>
        </w:r>
        <w:r w:rsidRPr="00FA7A9B" w:rsidDel="009A1469">
          <w:rPr>
            <w:rFonts w:ascii="Arial" w:hAnsi="Arial" w:cs="Arial"/>
            <w:b/>
          </w:rPr>
          <w:delText>Deliverables</w:delText>
        </w:r>
        <w:r w:rsidRPr="00424C9D" w:rsidDel="009A1469">
          <w:rPr>
            <w:rFonts w:ascii="Arial" w:hAnsi="Arial" w:cs="Arial"/>
          </w:rPr>
          <w:delText>”) are listed under the Project Phase</w:delText>
        </w:r>
        <w:r w:rsidR="00EE75E8" w:rsidDel="009A1469">
          <w:rPr>
            <w:rFonts w:ascii="Arial" w:hAnsi="Arial" w:cs="Arial"/>
          </w:rPr>
          <w:delText>s</w:delText>
        </w:r>
        <w:r w:rsidRPr="00424C9D" w:rsidDel="009A1469">
          <w:rPr>
            <w:rFonts w:ascii="Arial" w:hAnsi="Arial" w:cs="Arial"/>
          </w:rPr>
          <w:delText xml:space="preserve"> </w:delText>
        </w:r>
        <w:r w:rsidR="00EE75E8" w:rsidDel="009A1469">
          <w:rPr>
            <w:rFonts w:ascii="Arial" w:hAnsi="Arial" w:cs="Arial"/>
          </w:rPr>
          <w:delText>in</w:delText>
        </w:r>
        <w:r w:rsidR="00EE75E8" w:rsidRPr="00424C9D" w:rsidDel="009A1469">
          <w:rPr>
            <w:rFonts w:ascii="Arial" w:hAnsi="Arial" w:cs="Arial"/>
          </w:rPr>
          <w:delText xml:space="preserve"> </w:delText>
        </w:r>
        <w:r w:rsidRPr="00424C9D" w:rsidDel="009A1469">
          <w:rPr>
            <w:rFonts w:ascii="Arial" w:hAnsi="Arial" w:cs="Arial"/>
          </w:rPr>
          <w:delText xml:space="preserve">which they are associated. </w:delText>
        </w:r>
      </w:del>
    </w:p>
    <w:p w14:paraId="43E499DC" w14:textId="39DDBDD8" w:rsidR="00AD407A" w:rsidRPr="00424C9D" w:rsidDel="009A1469" w:rsidRDefault="00AD407A">
      <w:pPr>
        <w:rPr>
          <w:del w:id="879" w:author="Can Hong NGOC" w:date="2020-08-31T11:22:00Z"/>
          <w:rFonts w:ascii="Arial" w:hAnsi="Arial" w:cs="Arial"/>
        </w:rPr>
      </w:pPr>
    </w:p>
    <w:p w14:paraId="5AFA2129" w14:textId="5D2EBA7E" w:rsidR="00936C83" w:rsidRPr="00424C9D" w:rsidDel="009A1469" w:rsidRDefault="00936C83">
      <w:pPr>
        <w:rPr>
          <w:del w:id="880" w:author="Can Hong NGOC" w:date="2020-08-31T11:22:00Z"/>
          <w:rFonts w:ascii="Arial" w:hAnsi="Arial" w:cs="Arial"/>
        </w:rPr>
      </w:pPr>
      <w:del w:id="881" w:author="Can Hong NGOC" w:date="2020-08-31T11:22:00Z">
        <w:r w:rsidRPr="00424C9D" w:rsidDel="009A1469">
          <w:rPr>
            <w:rFonts w:ascii="Arial" w:hAnsi="Arial" w:cs="Arial"/>
          </w:rPr>
          <w:delText xml:space="preserve">Under the responsibility matrix below when </w:delText>
        </w:r>
        <w:r w:rsidR="00AD407A" w:rsidDel="009A1469">
          <w:rPr>
            <w:rFonts w:ascii="Arial" w:hAnsi="Arial" w:cs="Arial"/>
          </w:rPr>
          <w:delText>Finastra, Contractor</w:delText>
        </w:r>
        <w:r w:rsidRPr="00424C9D" w:rsidDel="009A1469">
          <w:rPr>
            <w:rFonts w:ascii="Arial" w:hAnsi="Arial" w:cs="Arial"/>
          </w:rPr>
          <w:delText xml:space="preserve"> or Client are responsible for:</w:delText>
        </w:r>
      </w:del>
    </w:p>
    <w:p w14:paraId="48D6FC8F" w14:textId="64B5557A" w:rsidR="00936C83" w:rsidRPr="00424C9D" w:rsidDel="009A1469" w:rsidRDefault="00936C83">
      <w:pPr>
        <w:rPr>
          <w:del w:id="882" w:author="Can Hong NGOC" w:date="2020-08-31T11:22:00Z"/>
          <w:rFonts w:ascii="Arial" w:hAnsi="Arial" w:cs="Arial"/>
        </w:rPr>
      </w:pPr>
      <w:bookmarkStart w:id="883" w:name="OLE_LINK26"/>
      <w:del w:id="884" w:author="Can Hong NGOC" w:date="2020-08-31T11:22:00Z">
        <w:r w:rsidRPr="00424C9D" w:rsidDel="009A1469">
          <w:rPr>
            <w:rFonts w:ascii="Arial" w:hAnsi="Arial" w:cs="Arial"/>
          </w:rPr>
          <w:delText xml:space="preserve">Executing the activity, it will be marked as “E” </w:delText>
        </w:r>
      </w:del>
    </w:p>
    <w:p w14:paraId="7AA3CB8B" w14:textId="1B9D2421" w:rsidR="00936C83" w:rsidRPr="00424C9D" w:rsidDel="009A1469" w:rsidRDefault="00936C83">
      <w:pPr>
        <w:rPr>
          <w:del w:id="885" w:author="Can Hong NGOC" w:date="2020-08-31T11:22:00Z"/>
          <w:rFonts w:ascii="Arial" w:hAnsi="Arial" w:cs="Arial"/>
        </w:rPr>
      </w:pPr>
      <w:del w:id="886" w:author="Can Hong NGOC" w:date="2020-08-31T11:22:00Z">
        <w:r w:rsidRPr="00424C9D" w:rsidDel="009A1469">
          <w:rPr>
            <w:rFonts w:ascii="Arial" w:hAnsi="Arial" w:cs="Arial"/>
          </w:rPr>
          <w:delText>Supporting the execution of service, it will be marked as “S”</w:delText>
        </w:r>
      </w:del>
    </w:p>
    <w:p w14:paraId="78C48C47" w14:textId="767FD4A9" w:rsidR="00936C83" w:rsidRPr="00424C9D" w:rsidDel="009A1469" w:rsidRDefault="00936C83">
      <w:pPr>
        <w:rPr>
          <w:del w:id="887" w:author="Can Hong NGOC" w:date="2020-08-31T11:22:00Z"/>
          <w:rFonts w:ascii="Arial" w:hAnsi="Arial" w:cs="Arial"/>
        </w:rPr>
      </w:pPr>
      <w:del w:id="888" w:author="Can Hong NGOC" w:date="2020-08-31T11:22:00Z">
        <w:r w:rsidRPr="00424C9D" w:rsidDel="009A1469">
          <w:rPr>
            <w:rFonts w:ascii="Arial" w:hAnsi="Arial" w:cs="Arial"/>
          </w:rPr>
          <w:delText>Participating in an activity, it will be marked as “P”</w:delText>
        </w:r>
      </w:del>
    </w:p>
    <w:bookmarkEnd w:id="883"/>
    <w:p w14:paraId="27467881" w14:textId="28F166B0" w:rsidR="00936C83" w:rsidRPr="00424C9D" w:rsidDel="009A1469" w:rsidRDefault="00936C83">
      <w:pPr>
        <w:rPr>
          <w:del w:id="889" w:author="Can Hong NGOC" w:date="2020-08-31T11:22:00Z"/>
          <w:rFonts w:ascii="Arial" w:hAnsi="Arial" w:cs="Arial"/>
        </w:rPr>
      </w:pPr>
      <w:del w:id="890" w:author="Can Hong NGOC" w:date="2020-08-31T11:22:00Z">
        <w:r w:rsidRPr="00424C9D" w:rsidDel="009A1469">
          <w:rPr>
            <w:rFonts w:ascii="Arial" w:hAnsi="Arial" w:cs="Arial"/>
          </w:rPr>
          <w:delText>Reviewing and accepting the Service/Deliverable, it will be marked as “A”</w:delText>
        </w:r>
      </w:del>
    </w:p>
    <w:p w14:paraId="25B32589" w14:textId="4FFD3B6A" w:rsidR="00AD407A" w:rsidDel="009A1469" w:rsidRDefault="00AD407A">
      <w:pPr>
        <w:rPr>
          <w:del w:id="891" w:author="Can Hong NGOC" w:date="2020-08-31T11:22:00Z"/>
          <w:rFonts w:ascii="Arial" w:hAnsi="Arial" w:cs="Arial"/>
        </w:rPr>
      </w:pPr>
    </w:p>
    <w:p w14:paraId="5589B851" w14:textId="7EC69328" w:rsidR="00936C83" w:rsidDel="009A1469" w:rsidRDefault="00936C83">
      <w:pPr>
        <w:rPr>
          <w:del w:id="892" w:author="Can Hong NGOC" w:date="2020-08-31T11:22:00Z"/>
          <w:rFonts w:ascii="Arial" w:hAnsi="Arial" w:cs="Arial"/>
        </w:rPr>
      </w:pPr>
      <w:del w:id="893" w:author="Can Hong NGOC" w:date="2020-08-31T11:22:00Z">
        <w:r w:rsidRPr="00424C9D" w:rsidDel="009A1469">
          <w:rPr>
            <w:rFonts w:ascii="Arial" w:hAnsi="Arial" w:cs="Arial"/>
          </w:rPr>
          <w:delText>A brief description of each of these responsibilities can be found below:</w:delText>
        </w:r>
      </w:del>
    </w:p>
    <w:p w14:paraId="5CE0B32D" w14:textId="23086908" w:rsidR="00AD407A" w:rsidRPr="00424C9D" w:rsidDel="009A1469" w:rsidRDefault="00AD407A">
      <w:pPr>
        <w:rPr>
          <w:del w:id="894" w:author="Can Hong NGOC" w:date="2020-08-31T11:22:00Z"/>
          <w:rFonts w:ascii="Arial" w:hAnsi="Arial" w:cs="Arial"/>
        </w:rPr>
      </w:pPr>
    </w:p>
    <w:p w14:paraId="3A6962AD" w14:textId="11E94C8C" w:rsidR="00AD407A" w:rsidDel="009A1469" w:rsidRDefault="00936C83">
      <w:pPr>
        <w:rPr>
          <w:del w:id="895" w:author="Can Hong NGOC" w:date="2020-08-31T11:22:00Z"/>
          <w:rFonts w:ascii="Arial" w:hAnsi="Arial" w:cs="Arial"/>
        </w:rPr>
      </w:pPr>
      <w:del w:id="896" w:author="Can Hong NGOC" w:date="2020-08-31T11:22:00Z">
        <w:r w:rsidRPr="00424C9D" w:rsidDel="009A1469">
          <w:rPr>
            <w:rFonts w:ascii="Arial" w:hAnsi="Arial" w:cs="Arial"/>
          </w:rPr>
          <w:delText>Execute (E) – means to perform or to carry out what is required by the Project Plan. The Party assigned to E will lead and perform the work.</w:delText>
        </w:r>
      </w:del>
    </w:p>
    <w:p w14:paraId="1F70D1E5" w14:textId="3E2A4B16" w:rsidR="00936C83" w:rsidRPr="00424C9D" w:rsidDel="009A1469" w:rsidRDefault="00936C83">
      <w:pPr>
        <w:rPr>
          <w:del w:id="897" w:author="Can Hong NGOC" w:date="2020-08-31T11:22:00Z"/>
          <w:rFonts w:ascii="Arial" w:hAnsi="Arial" w:cs="Arial"/>
        </w:rPr>
      </w:pPr>
      <w:del w:id="898" w:author="Can Hong NGOC" w:date="2020-08-31T11:22:00Z">
        <w:r w:rsidRPr="00424C9D" w:rsidDel="009A1469">
          <w:rPr>
            <w:rFonts w:ascii="Arial" w:hAnsi="Arial" w:cs="Arial"/>
          </w:rPr>
          <w:delText xml:space="preserve"> </w:delText>
        </w:r>
      </w:del>
    </w:p>
    <w:p w14:paraId="46310932" w14:textId="2CCEE279" w:rsidR="00936C83" w:rsidDel="009A1469" w:rsidRDefault="00936C83">
      <w:pPr>
        <w:rPr>
          <w:del w:id="899" w:author="Can Hong NGOC" w:date="2020-08-31T11:22:00Z"/>
          <w:rFonts w:ascii="Arial" w:hAnsi="Arial" w:cs="Arial"/>
        </w:rPr>
      </w:pPr>
      <w:del w:id="900" w:author="Can Hong NGOC" w:date="2020-08-31T11:22:00Z">
        <w:r w:rsidRPr="00424C9D" w:rsidDel="009A1469">
          <w:rPr>
            <w:rFonts w:ascii="Arial" w:hAnsi="Arial" w:cs="Arial"/>
          </w:rPr>
          <w:delText>Support (S) - means that the Party acting as Supporter will have a secondary or subordinate role to the other Party who is the lead performer. Although it is a secondary role to the lead performer, it is nevertheless an active role. Supporter role is also when the other Party is assigned an E role.</w:delText>
        </w:r>
      </w:del>
    </w:p>
    <w:p w14:paraId="7F29AF18" w14:textId="17D2F594" w:rsidR="00AD407A" w:rsidRPr="00424C9D" w:rsidDel="009A1469" w:rsidRDefault="00AD407A">
      <w:pPr>
        <w:rPr>
          <w:del w:id="901" w:author="Can Hong NGOC" w:date="2020-08-31T11:22:00Z"/>
          <w:rFonts w:ascii="Arial" w:hAnsi="Arial" w:cs="Arial"/>
        </w:rPr>
      </w:pPr>
    </w:p>
    <w:p w14:paraId="623A962F" w14:textId="6696690F" w:rsidR="00936C83" w:rsidDel="009A1469" w:rsidRDefault="00936C83">
      <w:pPr>
        <w:rPr>
          <w:del w:id="902" w:author="Can Hong NGOC" w:date="2020-08-31T11:22:00Z"/>
          <w:rFonts w:ascii="Arial" w:hAnsi="Arial" w:cs="Arial"/>
        </w:rPr>
      </w:pPr>
      <w:del w:id="903" w:author="Can Hong NGOC" w:date="2020-08-31T11:22:00Z">
        <w:r w:rsidRPr="00424C9D" w:rsidDel="009A1469">
          <w:rPr>
            <w:rFonts w:ascii="Arial" w:hAnsi="Arial" w:cs="Arial"/>
          </w:rPr>
          <w:delText xml:space="preserve">Participate (P) – Participation is mainly used in conjunction with knowledge transfer tasks, mainly on training. In this case, the Party required to participate will be present during the activities, but not providing the training. </w:delText>
        </w:r>
      </w:del>
    </w:p>
    <w:p w14:paraId="12BDF0A0" w14:textId="33495165" w:rsidR="00AD407A" w:rsidRPr="00424C9D" w:rsidDel="009A1469" w:rsidRDefault="00AD407A">
      <w:pPr>
        <w:rPr>
          <w:del w:id="904" w:author="Can Hong NGOC" w:date="2020-08-31T11:22:00Z"/>
          <w:rFonts w:ascii="Arial" w:hAnsi="Arial" w:cs="Arial"/>
        </w:rPr>
      </w:pPr>
    </w:p>
    <w:p w14:paraId="7CA06CCD" w14:textId="6FA67647" w:rsidR="00936C83" w:rsidRPr="00424C9D" w:rsidDel="009A1469" w:rsidRDefault="00936C83">
      <w:pPr>
        <w:rPr>
          <w:del w:id="905" w:author="Can Hong NGOC" w:date="2020-08-31T11:22:00Z"/>
          <w:rFonts w:ascii="Arial" w:hAnsi="Arial" w:cs="Arial"/>
        </w:rPr>
      </w:pPr>
      <w:del w:id="906" w:author="Can Hong NGOC" w:date="2020-08-31T11:22:00Z">
        <w:r w:rsidRPr="00424C9D" w:rsidDel="009A1469">
          <w:rPr>
            <w:rFonts w:ascii="Arial" w:hAnsi="Arial" w:cs="Arial"/>
            <w:bCs/>
          </w:rPr>
          <w:delText>Review and Accept (A)</w:delText>
        </w:r>
        <w:r w:rsidRPr="00424C9D" w:rsidDel="009A1469">
          <w:rPr>
            <w:rFonts w:ascii="Arial" w:hAnsi="Arial" w:cs="Arial"/>
          </w:rPr>
          <w:delText xml:space="preserve"> – The formal examination of a Deliverable by the Party designated to perform such review. Promptly following the performance of each review, the applicable Deliverable must either be accepted or be returned to the Executing Party with a consolidated list of comments and/or observations, to allow such Executing Party to promptly clarify or address issues that the Party performing the review has with the Deliverable so that such Deliverable will be ready to be used in the next step of the Project.</w:delText>
        </w:r>
      </w:del>
    </w:p>
    <w:p w14:paraId="317AEB9C" w14:textId="60147C86" w:rsidR="00936C83" w:rsidRPr="00424C9D" w:rsidDel="009A1469" w:rsidRDefault="00936C83">
      <w:pPr>
        <w:rPr>
          <w:del w:id="907" w:author="Can Hong NGOC" w:date="2020-08-31T11:22:00Z"/>
          <w:rFonts w:ascii="Arial" w:hAnsi="Arial" w:cs="Arial"/>
        </w:rPr>
      </w:pPr>
    </w:p>
    <w:p w14:paraId="53AD9251" w14:textId="0CFA0EE7" w:rsidR="00936C83" w:rsidRPr="00424C9D" w:rsidDel="009A1469" w:rsidRDefault="00936C83">
      <w:pPr>
        <w:rPr>
          <w:del w:id="908" w:author="Can Hong NGOC" w:date="2020-08-31T11:22:00Z"/>
          <w:rFonts w:ascii="Arial" w:hAnsi="Arial" w:cs="Arial"/>
          <w:b/>
        </w:rPr>
      </w:pPr>
      <w:del w:id="909" w:author="Can Hong NGOC" w:date="2020-08-31T11:22:00Z">
        <w:r w:rsidRPr="00424C9D" w:rsidDel="009A1469">
          <w:rPr>
            <w:rFonts w:ascii="Arial" w:hAnsi="Arial" w:cs="Arial"/>
            <w:b/>
          </w:rPr>
          <w:delText>Initiate stage deliverables</w:delText>
        </w:r>
      </w:del>
    </w:p>
    <w:tbl>
      <w:tblPr>
        <w:tblStyle w:val="GridTable4-Accent12"/>
        <w:tblW w:w="5000" w:type="pct"/>
        <w:tblLayout w:type="fixed"/>
        <w:tblLook w:val="04A0" w:firstRow="1" w:lastRow="0" w:firstColumn="1" w:lastColumn="0" w:noHBand="0" w:noVBand="1"/>
      </w:tblPr>
      <w:tblGrid>
        <w:gridCol w:w="1084"/>
        <w:gridCol w:w="2395"/>
        <w:gridCol w:w="4345"/>
        <w:gridCol w:w="2035"/>
        <w:gridCol w:w="2053"/>
        <w:gridCol w:w="1006"/>
        <w:gridCol w:w="935"/>
        <w:gridCol w:w="935"/>
      </w:tblGrid>
      <w:tr w:rsidR="00936C83" w:rsidRPr="00E905C1" w:rsidDel="009A1469" w14:paraId="107C6401" w14:textId="750A05F5" w:rsidTr="00424C9D">
        <w:trPr>
          <w:cnfStyle w:val="100000000000" w:firstRow="1" w:lastRow="0" w:firstColumn="0" w:lastColumn="0" w:oddVBand="0" w:evenVBand="0" w:oddHBand="0" w:evenHBand="0" w:firstRowFirstColumn="0" w:firstRowLastColumn="0" w:lastRowFirstColumn="0" w:lastRowLastColumn="0"/>
          <w:trHeight w:val="1194"/>
          <w:del w:id="910"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vAlign w:val="center"/>
          </w:tcPr>
          <w:p w14:paraId="44D314AD" w14:textId="4119F28F" w:rsidR="00936C83" w:rsidRPr="00E905C1" w:rsidDel="009A1469" w:rsidRDefault="00936C83">
            <w:pPr>
              <w:rPr>
                <w:del w:id="911" w:author="Can Hong NGOC" w:date="2020-08-31T11:22:00Z"/>
                <w:rFonts w:ascii="Arial" w:hAnsi="Arial" w:cs="Arial"/>
                <w:sz w:val="20"/>
                <w:szCs w:val="20"/>
              </w:rPr>
            </w:pPr>
            <w:bookmarkStart w:id="912" w:name="OLE_LINK1"/>
            <w:bookmarkStart w:id="913" w:name="OLE_LINK2"/>
            <w:del w:id="914" w:author="Can Hong NGOC" w:date="2020-08-31T11:22:00Z">
              <w:r w:rsidRPr="00E905C1" w:rsidDel="009A1469">
                <w:rPr>
                  <w:rFonts w:ascii="Arial" w:hAnsi="Arial" w:cs="Arial"/>
                </w:rPr>
                <w:delText>IIIDD</w:delText>
              </w:r>
            </w:del>
          </w:p>
        </w:tc>
        <w:tc>
          <w:tcPr>
            <w:tcW w:w="810" w:type="pct"/>
            <w:vAlign w:val="center"/>
          </w:tcPr>
          <w:p w14:paraId="70CD1639" w14:textId="623D0C84"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915" w:author="Can Hong NGOC" w:date="2020-08-31T11:22:00Z"/>
                <w:rFonts w:ascii="Arial" w:hAnsi="Arial" w:cs="Arial"/>
                <w:sz w:val="20"/>
                <w:szCs w:val="20"/>
              </w:rPr>
            </w:pPr>
            <w:del w:id="916" w:author="Can Hong NGOC" w:date="2020-08-31T11:22:00Z">
              <w:r w:rsidRPr="00E905C1" w:rsidDel="009A1469">
                <w:rPr>
                  <w:rFonts w:ascii="Arial" w:hAnsi="Arial" w:cs="Arial"/>
                </w:rPr>
                <w:delText>Activity Name</w:delText>
              </w:r>
            </w:del>
          </w:p>
        </w:tc>
        <w:tc>
          <w:tcPr>
            <w:tcW w:w="1469" w:type="pct"/>
            <w:vAlign w:val="center"/>
          </w:tcPr>
          <w:p w14:paraId="06DA7FB2" w14:textId="783A0972"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917" w:author="Can Hong NGOC" w:date="2020-08-31T11:22:00Z"/>
                <w:rFonts w:ascii="Arial" w:hAnsi="Arial" w:cs="Arial"/>
                <w:sz w:val="20"/>
                <w:szCs w:val="20"/>
              </w:rPr>
            </w:pPr>
            <w:del w:id="918" w:author="Can Hong NGOC" w:date="2020-08-31T11:22:00Z">
              <w:r w:rsidRPr="00E905C1" w:rsidDel="009A1469">
                <w:rPr>
                  <w:rFonts w:ascii="Arial" w:hAnsi="Arial" w:cs="Arial"/>
                </w:rPr>
                <w:delText>Activity Description</w:delText>
              </w:r>
            </w:del>
          </w:p>
        </w:tc>
        <w:tc>
          <w:tcPr>
            <w:tcW w:w="688" w:type="pct"/>
            <w:vAlign w:val="center"/>
          </w:tcPr>
          <w:p w14:paraId="0761943A" w14:textId="60F8F60F"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919" w:author="Can Hong NGOC" w:date="2020-08-31T11:22:00Z"/>
                <w:rFonts w:ascii="Arial" w:hAnsi="Arial" w:cs="Arial"/>
                <w:sz w:val="20"/>
                <w:szCs w:val="20"/>
              </w:rPr>
            </w:pPr>
            <w:del w:id="920" w:author="Can Hong NGOC" w:date="2020-08-31T11:22:00Z">
              <w:r w:rsidRPr="00E905C1" w:rsidDel="009A1469">
                <w:rPr>
                  <w:rFonts w:ascii="Arial" w:hAnsi="Arial" w:cs="Arial"/>
                </w:rPr>
                <w:delText>Deliverables</w:delText>
              </w:r>
            </w:del>
          </w:p>
        </w:tc>
        <w:tc>
          <w:tcPr>
            <w:tcW w:w="694" w:type="pct"/>
            <w:vAlign w:val="center"/>
          </w:tcPr>
          <w:p w14:paraId="45803043" w14:textId="29D3F2E0"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921" w:author="Can Hong NGOC" w:date="2020-08-31T11:22:00Z"/>
                <w:rFonts w:ascii="Arial" w:hAnsi="Arial" w:cs="Arial"/>
                <w:sz w:val="20"/>
                <w:szCs w:val="20"/>
              </w:rPr>
            </w:pPr>
            <w:del w:id="922" w:author="Can Hong NGOC" w:date="2020-08-31T11:22:00Z">
              <w:r w:rsidRPr="00E905C1" w:rsidDel="009A1469">
                <w:rPr>
                  <w:rFonts w:ascii="Arial" w:hAnsi="Arial" w:cs="Arial"/>
                </w:rPr>
                <w:delText>Deliverable Type</w:delText>
              </w:r>
            </w:del>
          </w:p>
        </w:tc>
        <w:tc>
          <w:tcPr>
            <w:tcW w:w="340" w:type="pct"/>
            <w:textDirection w:val="tbRl"/>
            <w:vAlign w:val="center"/>
          </w:tcPr>
          <w:p w14:paraId="61C86735" w14:textId="38E7CA34"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923" w:author="Can Hong NGOC" w:date="2020-08-31T11:22:00Z"/>
                <w:rFonts w:ascii="Arial" w:hAnsi="Arial" w:cs="Arial"/>
                <w:sz w:val="20"/>
                <w:szCs w:val="20"/>
              </w:rPr>
            </w:pPr>
            <w:del w:id="924" w:author="Can Hong NGOC" w:date="2020-08-31T11:22:00Z">
              <w:r w:rsidRPr="00E905C1" w:rsidDel="009A1469">
                <w:rPr>
                  <w:rFonts w:ascii="Arial" w:hAnsi="Arial" w:cs="Arial"/>
                </w:rPr>
                <w:delText>Finastra</w:delText>
              </w:r>
            </w:del>
          </w:p>
        </w:tc>
        <w:tc>
          <w:tcPr>
            <w:tcW w:w="316" w:type="pct"/>
            <w:textDirection w:val="tbRl"/>
            <w:vAlign w:val="center"/>
          </w:tcPr>
          <w:p w14:paraId="602C5988" w14:textId="04EC7372"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925" w:author="Can Hong NGOC" w:date="2020-08-31T11:22:00Z"/>
                <w:rFonts w:ascii="Arial" w:hAnsi="Arial" w:cs="Arial"/>
                <w:sz w:val="20"/>
                <w:szCs w:val="20"/>
              </w:rPr>
            </w:pPr>
            <w:del w:id="926" w:author="Can Hong NGOC" w:date="2020-08-31T11:22:00Z">
              <w:r w:rsidRPr="00E905C1" w:rsidDel="009A1469">
                <w:rPr>
                  <w:rFonts w:ascii="Arial" w:hAnsi="Arial" w:cs="Arial"/>
                </w:rPr>
                <w:delText>Contractor</w:delText>
              </w:r>
            </w:del>
          </w:p>
        </w:tc>
        <w:tc>
          <w:tcPr>
            <w:tcW w:w="316" w:type="pct"/>
            <w:textDirection w:val="tbRl"/>
            <w:vAlign w:val="center"/>
          </w:tcPr>
          <w:p w14:paraId="2073AB39" w14:textId="1F03EF8F"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927" w:author="Can Hong NGOC" w:date="2020-08-31T11:22:00Z"/>
                <w:rFonts w:ascii="Arial" w:hAnsi="Arial" w:cs="Arial"/>
                <w:sz w:val="20"/>
                <w:szCs w:val="20"/>
              </w:rPr>
            </w:pPr>
            <w:del w:id="928" w:author="Can Hong NGOC" w:date="2020-08-31T11:22:00Z">
              <w:r w:rsidRPr="00E905C1" w:rsidDel="009A1469">
                <w:rPr>
                  <w:rFonts w:ascii="Arial" w:hAnsi="Arial" w:cs="Arial"/>
                </w:rPr>
                <w:delText>Client</w:delText>
              </w:r>
            </w:del>
          </w:p>
        </w:tc>
      </w:tr>
      <w:tr w:rsidR="00936C83" w:rsidRPr="00E905C1" w:rsidDel="009A1469" w14:paraId="1663CE48" w14:textId="6DB58F85" w:rsidTr="00424C9D">
        <w:trPr>
          <w:cnfStyle w:val="000000100000" w:firstRow="0" w:lastRow="0" w:firstColumn="0" w:lastColumn="0" w:oddVBand="0" w:evenVBand="0" w:oddHBand="1" w:evenHBand="0" w:firstRowFirstColumn="0" w:firstRowLastColumn="0" w:lastRowFirstColumn="0" w:lastRowLastColumn="0"/>
          <w:trHeight w:val="347"/>
          <w:del w:id="929"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tcPr>
          <w:p w14:paraId="0F1539FB" w14:textId="5EC9B9DF" w:rsidR="00936C83" w:rsidRPr="00E905C1" w:rsidDel="009A1469" w:rsidRDefault="00936C83" w:rsidP="00E61E86">
            <w:pPr>
              <w:rPr>
                <w:del w:id="930" w:author="Can Hong NGOC" w:date="2020-08-31T11:22:00Z"/>
                <w:rFonts w:ascii="Arial" w:hAnsi="Arial" w:cs="Arial"/>
                <w:sz w:val="20"/>
                <w:szCs w:val="20"/>
              </w:rPr>
            </w:pPr>
            <w:del w:id="931" w:author="Can Hong NGOC" w:date="2020-08-31T11:22:00Z">
              <w:r w:rsidRPr="00E905C1" w:rsidDel="009A1469">
                <w:rPr>
                  <w:rFonts w:ascii="Arial" w:hAnsi="Arial" w:cs="Arial"/>
                </w:rPr>
                <w:delText>VK.I001</w:delText>
              </w:r>
            </w:del>
          </w:p>
        </w:tc>
        <w:tc>
          <w:tcPr>
            <w:tcW w:w="810" w:type="pct"/>
          </w:tcPr>
          <w:p w14:paraId="3C5E0DD4" w14:textId="39F1930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32" w:author="Can Hong NGOC" w:date="2020-08-31T11:22:00Z"/>
                <w:rFonts w:ascii="Arial" w:hAnsi="Arial" w:cs="Arial"/>
                <w:sz w:val="20"/>
                <w:szCs w:val="20"/>
              </w:rPr>
            </w:pPr>
            <w:del w:id="933" w:author="Can Hong NGOC" w:date="2020-08-31T11:22:00Z">
              <w:r w:rsidRPr="00E905C1" w:rsidDel="009A1469">
                <w:rPr>
                  <w:rFonts w:ascii="Arial" w:hAnsi="Arial" w:cs="Arial"/>
                </w:rPr>
                <w:delText>Procure hardware and 3rd party software</w:delText>
              </w:r>
            </w:del>
          </w:p>
        </w:tc>
        <w:tc>
          <w:tcPr>
            <w:tcW w:w="1469" w:type="pct"/>
          </w:tcPr>
          <w:p w14:paraId="7F4547F7" w14:textId="2214248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34" w:author="Can Hong NGOC" w:date="2020-08-31T11:22:00Z"/>
                <w:rFonts w:ascii="Arial" w:hAnsi="Arial" w:cs="Arial"/>
                <w:sz w:val="20"/>
                <w:szCs w:val="20"/>
              </w:rPr>
            </w:pPr>
            <w:del w:id="935" w:author="Can Hong NGOC" w:date="2020-08-31T11:22:00Z">
              <w:r w:rsidRPr="00E905C1" w:rsidDel="009A1469">
                <w:rPr>
                  <w:rFonts w:ascii="Arial" w:hAnsi="Arial" w:cs="Arial"/>
                </w:rPr>
                <w:delText xml:space="preserve">Purchase recommended hardware and third-party software as per the pre-requisites provided by </w:delText>
              </w:r>
              <w:r w:rsidR="00AD407A" w:rsidRPr="00E905C1" w:rsidDel="009A1469">
                <w:rPr>
                  <w:rFonts w:ascii="Arial" w:hAnsi="Arial" w:cs="Arial"/>
                </w:rPr>
                <w:delText>Finastra</w:delText>
              </w:r>
              <w:r w:rsidRPr="00E905C1" w:rsidDel="009A1469">
                <w:rPr>
                  <w:rFonts w:ascii="Arial" w:hAnsi="Arial" w:cs="Arial"/>
                </w:rPr>
                <w:delText xml:space="preserve"> – as specified in the documentation of the Software</w:delText>
              </w:r>
            </w:del>
          </w:p>
        </w:tc>
        <w:tc>
          <w:tcPr>
            <w:tcW w:w="688" w:type="pct"/>
          </w:tcPr>
          <w:p w14:paraId="1FE6D9A6" w14:textId="472E028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36" w:author="Can Hong NGOC" w:date="2020-08-31T11:22:00Z"/>
                <w:rFonts w:ascii="Arial" w:hAnsi="Arial" w:cs="Arial"/>
                <w:sz w:val="20"/>
                <w:szCs w:val="20"/>
              </w:rPr>
            </w:pPr>
            <w:del w:id="937" w:author="Can Hong NGOC" w:date="2020-08-31T11:22:00Z">
              <w:r w:rsidRPr="00E905C1" w:rsidDel="009A1469">
                <w:rPr>
                  <w:rFonts w:ascii="Arial" w:hAnsi="Arial" w:cs="Arial"/>
                </w:rPr>
                <w:delText>Infrastructure is ready to install Kondor as per agreed deployment design and sizing</w:delText>
              </w:r>
            </w:del>
          </w:p>
        </w:tc>
        <w:tc>
          <w:tcPr>
            <w:tcW w:w="694" w:type="pct"/>
          </w:tcPr>
          <w:p w14:paraId="76388626" w14:textId="0F4CD7D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38" w:author="Can Hong NGOC" w:date="2020-08-31T11:22:00Z"/>
                <w:rFonts w:ascii="Arial" w:hAnsi="Arial" w:cs="Arial"/>
                <w:sz w:val="20"/>
                <w:szCs w:val="20"/>
              </w:rPr>
            </w:pPr>
            <w:del w:id="939" w:author="Can Hong NGOC" w:date="2020-08-31T11:22:00Z">
              <w:r w:rsidRPr="00E905C1" w:rsidDel="009A1469">
                <w:rPr>
                  <w:rFonts w:ascii="Arial" w:hAnsi="Arial" w:cs="Arial"/>
                </w:rPr>
                <w:delText>Equipment</w:delText>
              </w:r>
            </w:del>
          </w:p>
        </w:tc>
        <w:tc>
          <w:tcPr>
            <w:tcW w:w="340" w:type="pct"/>
            <w:vAlign w:val="center"/>
          </w:tcPr>
          <w:p w14:paraId="717F5FA1" w14:textId="1202185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40" w:author="Can Hong NGOC" w:date="2020-08-31T11:22:00Z"/>
                <w:rFonts w:ascii="Arial" w:hAnsi="Arial" w:cs="Arial"/>
                <w:sz w:val="20"/>
                <w:szCs w:val="20"/>
              </w:rPr>
              <w:pPrChange w:id="94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c>
          <w:tcPr>
            <w:tcW w:w="316" w:type="pct"/>
            <w:vAlign w:val="center"/>
          </w:tcPr>
          <w:p w14:paraId="3E849F32" w14:textId="756DBB3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42" w:author="Can Hong NGOC" w:date="2020-08-31T11:22:00Z"/>
                <w:rFonts w:ascii="Arial" w:hAnsi="Arial" w:cs="Arial"/>
                <w:sz w:val="20"/>
                <w:szCs w:val="20"/>
              </w:rPr>
              <w:pPrChange w:id="94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c>
          <w:tcPr>
            <w:tcW w:w="316" w:type="pct"/>
            <w:vAlign w:val="center"/>
          </w:tcPr>
          <w:p w14:paraId="00DC16D0" w14:textId="7966897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44" w:author="Can Hong NGOC" w:date="2020-08-31T11:22:00Z"/>
                <w:rFonts w:ascii="Arial" w:hAnsi="Arial" w:cs="Arial"/>
                <w:sz w:val="20"/>
                <w:szCs w:val="20"/>
              </w:rPr>
              <w:pPrChange w:id="945"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946" w:author="Can Hong NGOC" w:date="2020-08-31T11:22:00Z">
              <w:r w:rsidRPr="00E905C1" w:rsidDel="009A1469">
                <w:rPr>
                  <w:rFonts w:ascii="Arial" w:hAnsi="Arial" w:cs="Arial"/>
                </w:rPr>
                <w:delText>E</w:delText>
              </w:r>
            </w:del>
          </w:p>
        </w:tc>
      </w:tr>
      <w:tr w:rsidR="00936C83" w:rsidRPr="00E905C1" w:rsidDel="009A1469" w14:paraId="69141DC5" w14:textId="0C35F094" w:rsidTr="00424C9D">
        <w:trPr>
          <w:trHeight w:val="347"/>
          <w:del w:id="947"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tcPr>
          <w:p w14:paraId="0DED53C9" w14:textId="382F8134" w:rsidR="00936C83" w:rsidRPr="00E905C1" w:rsidDel="009A1469" w:rsidRDefault="00936C83" w:rsidP="00E61E86">
            <w:pPr>
              <w:rPr>
                <w:del w:id="948" w:author="Can Hong NGOC" w:date="2020-08-31T11:22:00Z"/>
                <w:rFonts w:ascii="Arial" w:hAnsi="Arial" w:cs="Arial"/>
                <w:sz w:val="20"/>
                <w:szCs w:val="20"/>
              </w:rPr>
            </w:pPr>
            <w:del w:id="949" w:author="Can Hong NGOC" w:date="2020-08-31T11:22:00Z">
              <w:r w:rsidRPr="00E905C1" w:rsidDel="009A1469">
                <w:rPr>
                  <w:rFonts w:ascii="Arial" w:hAnsi="Arial" w:cs="Arial"/>
                </w:rPr>
                <w:delText>VK.I002</w:delText>
              </w:r>
            </w:del>
          </w:p>
        </w:tc>
        <w:tc>
          <w:tcPr>
            <w:tcW w:w="810" w:type="pct"/>
          </w:tcPr>
          <w:p w14:paraId="64B40AC4" w14:textId="6E47EE9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50" w:author="Can Hong NGOC" w:date="2020-08-31T11:22:00Z"/>
                <w:rFonts w:ascii="Arial" w:hAnsi="Arial" w:cs="Arial"/>
                <w:sz w:val="20"/>
                <w:szCs w:val="20"/>
              </w:rPr>
            </w:pPr>
            <w:del w:id="951" w:author="Can Hong NGOC" w:date="2020-08-31T11:22:00Z">
              <w:r w:rsidRPr="00E905C1" w:rsidDel="009A1469">
                <w:rPr>
                  <w:rFonts w:ascii="Arial" w:hAnsi="Arial" w:cs="Arial"/>
                </w:rPr>
                <w:delText>Conduct Project Kick-off Meeting</w:delText>
              </w:r>
            </w:del>
          </w:p>
        </w:tc>
        <w:tc>
          <w:tcPr>
            <w:tcW w:w="1469" w:type="pct"/>
          </w:tcPr>
          <w:p w14:paraId="6A0DE0FF" w14:textId="513FC47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52" w:author="Can Hong NGOC" w:date="2020-08-31T11:22:00Z"/>
                <w:rFonts w:ascii="Arial" w:hAnsi="Arial" w:cs="Arial"/>
                <w:sz w:val="20"/>
                <w:szCs w:val="20"/>
              </w:rPr>
            </w:pPr>
            <w:del w:id="953" w:author="Can Hong NGOC" w:date="2020-08-31T11:22:00Z">
              <w:r w:rsidRPr="00E905C1" w:rsidDel="009A1469">
                <w:rPr>
                  <w:rFonts w:ascii="Arial" w:hAnsi="Arial" w:cs="Arial"/>
                </w:rPr>
                <w:delText xml:space="preserve">Formally start the project after </w:delText>
              </w:r>
              <w:r w:rsidR="00AD407A" w:rsidRPr="00E905C1" w:rsidDel="009A1469">
                <w:rPr>
                  <w:rFonts w:ascii="Arial" w:hAnsi="Arial" w:cs="Arial"/>
                </w:rPr>
                <w:delText>Finastra</w:delText>
              </w:r>
              <w:r w:rsidRPr="00E905C1" w:rsidDel="009A1469">
                <w:rPr>
                  <w:rFonts w:ascii="Arial" w:hAnsi="Arial" w:cs="Arial"/>
                </w:rPr>
                <w:delText xml:space="preserve"> and Client teams review and produce the Project Management Plan (PMP) including final .mpp project plan. </w:delText>
              </w:r>
            </w:del>
          </w:p>
          <w:p w14:paraId="317D8C6D" w14:textId="18E0B5A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54" w:author="Can Hong NGOC" w:date="2020-08-31T11:22:00Z"/>
                <w:rFonts w:ascii="Arial" w:hAnsi="Arial" w:cs="Arial"/>
                <w:sz w:val="20"/>
                <w:szCs w:val="20"/>
              </w:rPr>
            </w:pPr>
            <w:del w:id="955" w:author="Can Hong NGOC" w:date="2020-08-31T11:22:00Z">
              <w:r w:rsidRPr="00E905C1" w:rsidDel="009A1469">
                <w:rPr>
                  <w:rFonts w:ascii="Arial" w:hAnsi="Arial" w:cs="Arial"/>
                </w:rPr>
                <w:delText>The PMP will cover project scope, project schedule, resource plan and governance.</w:delText>
              </w:r>
            </w:del>
          </w:p>
        </w:tc>
        <w:tc>
          <w:tcPr>
            <w:tcW w:w="688" w:type="pct"/>
          </w:tcPr>
          <w:p w14:paraId="3880F9C1" w14:textId="24901F4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56" w:author="Can Hong NGOC" w:date="2020-08-31T11:22:00Z"/>
                <w:rFonts w:ascii="Arial" w:hAnsi="Arial" w:cs="Arial"/>
                <w:sz w:val="20"/>
                <w:szCs w:val="20"/>
              </w:rPr>
            </w:pPr>
            <w:del w:id="957" w:author="Can Hong NGOC" w:date="2020-08-31T11:22:00Z">
              <w:r w:rsidRPr="00E905C1" w:rsidDel="009A1469">
                <w:rPr>
                  <w:rFonts w:ascii="Arial" w:hAnsi="Arial" w:cs="Arial"/>
                </w:rPr>
                <w:delText>ID002 Project management Plan</w:delText>
              </w:r>
            </w:del>
          </w:p>
        </w:tc>
        <w:tc>
          <w:tcPr>
            <w:tcW w:w="694" w:type="pct"/>
          </w:tcPr>
          <w:p w14:paraId="46FA37E1" w14:textId="4F7D42F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58" w:author="Can Hong NGOC" w:date="2020-08-31T11:22:00Z"/>
                <w:rFonts w:ascii="Arial" w:hAnsi="Arial" w:cs="Arial"/>
                <w:sz w:val="20"/>
                <w:szCs w:val="20"/>
              </w:rPr>
            </w:pPr>
            <w:del w:id="959" w:author="Can Hong NGOC" w:date="2020-08-31T11:22:00Z">
              <w:r w:rsidRPr="00E905C1" w:rsidDel="009A1469">
                <w:rPr>
                  <w:rFonts w:ascii="Arial" w:hAnsi="Arial" w:cs="Arial"/>
                </w:rPr>
                <w:delText>Document</w:delText>
              </w:r>
            </w:del>
          </w:p>
        </w:tc>
        <w:tc>
          <w:tcPr>
            <w:tcW w:w="340" w:type="pct"/>
            <w:vAlign w:val="center"/>
          </w:tcPr>
          <w:p w14:paraId="083E999E" w14:textId="79480AA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60" w:author="Can Hong NGOC" w:date="2020-08-31T11:22:00Z"/>
                <w:rFonts w:ascii="Arial" w:hAnsi="Arial" w:cs="Arial"/>
                <w:sz w:val="20"/>
                <w:szCs w:val="20"/>
              </w:rPr>
              <w:pPrChange w:id="96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962" w:author="Can Hong NGOC" w:date="2020-08-31T11:22:00Z">
              <w:r w:rsidRPr="00E905C1" w:rsidDel="009A1469">
                <w:rPr>
                  <w:rFonts w:ascii="Arial" w:hAnsi="Arial" w:cs="Arial"/>
                </w:rPr>
                <w:delText>E</w:delText>
              </w:r>
            </w:del>
          </w:p>
        </w:tc>
        <w:tc>
          <w:tcPr>
            <w:tcW w:w="316" w:type="pct"/>
            <w:vAlign w:val="center"/>
          </w:tcPr>
          <w:p w14:paraId="649804EF" w14:textId="6370DDA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63" w:author="Can Hong NGOC" w:date="2020-08-31T11:22:00Z"/>
                <w:rFonts w:ascii="Arial" w:hAnsi="Arial" w:cs="Arial"/>
                <w:sz w:val="20"/>
                <w:szCs w:val="20"/>
              </w:rPr>
              <w:pPrChange w:id="96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965" w:author="Can Hong NGOC" w:date="2020-08-31T11:22:00Z">
              <w:r w:rsidRPr="00E905C1" w:rsidDel="009A1469">
                <w:rPr>
                  <w:rFonts w:ascii="Arial" w:hAnsi="Arial" w:cs="Arial"/>
                </w:rPr>
                <w:delText>S</w:delText>
              </w:r>
            </w:del>
          </w:p>
        </w:tc>
        <w:tc>
          <w:tcPr>
            <w:tcW w:w="316" w:type="pct"/>
            <w:vAlign w:val="center"/>
          </w:tcPr>
          <w:p w14:paraId="37022A0E" w14:textId="63BAB17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66" w:author="Can Hong NGOC" w:date="2020-08-31T11:22:00Z"/>
                <w:rFonts w:ascii="Arial" w:hAnsi="Arial" w:cs="Arial"/>
                <w:sz w:val="20"/>
                <w:szCs w:val="20"/>
              </w:rPr>
              <w:pPrChange w:id="96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968" w:author="Can Hong NGOC" w:date="2020-08-31T11:22:00Z">
              <w:r w:rsidRPr="00E905C1" w:rsidDel="009A1469">
                <w:rPr>
                  <w:rFonts w:ascii="Arial" w:hAnsi="Arial" w:cs="Arial"/>
                </w:rPr>
                <w:delText>E</w:delText>
              </w:r>
            </w:del>
          </w:p>
        </w:tc>
      </w:tr>
      <w:tr w:rsidR="00936C83" w:rsidRPr="00E905C1" w:rsidDel="009A1469" w14:paraId="05885A08" w14:textId="4602033B" w:rsidTr="00424C9D">
        <w:trPr>
          <w:cnfStyle w:val="000000100000" w:firstRow="0" w:lastRow="0" w:firstColumn="0" w:lastColumn="0" w:oddVBand="0" w:evenVBand="0" w:oddHBand="1" w:evenHBand="0" w:firstRowFirstColumn="0" w:firstRowLastColumn="0" w:lastRowFirstColumn="0" w:lastRowLastColumn="0"/>
          <w:trHeight w:val="347"/>
          <w:del w:id="969"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tcPr>
          <w:p w14:paraId="43C701BB" w14:textId="1E971357" w:rsidR="00936C83" w:rsidRPr="00E905C1" w:rsidDel="009A1469" w:rsidRDefault="00936C83" w:rsidP="00E61E86">
            <w:pPr>
              <w:rPr>
                <w:del w:id="970" w:author="Can Hong NGOC" w:date="2020-08-31T11:22:00Z"/>
                <w:rFonts w:ascii="Arial" w:hAnsi="Arial" w:cs="Arial"/>
                <w:sz w:val="20"/>
                <w:szCs w:val="20"/>
              </w:rPr>
            </w:pPr>
            <w:del w:id="971" w:author="Can Hong NGOC" w:date="2020-08-31T11:22:00Z">
              <w:r w:rsidRPr="00E905C1" w:rsidDel="009A1469">
                <w:rPr>
                  <w:rFonts w:ascii="Arial" w:hAnsi="Arial" w:cs="Arial"/>
                </w:rPr>
                <w:delText>VK.I003</w:delText>
              </w:r>
            </w:del>
          </w:p>
        </w:tc>
        <w:tc>
          <w:tcPr>
            <w:tcW w:w="810" w:type="pct"/>
          </w:tcPr>
          <w:p w14:paraId="449A43BE" w14:textId="04E7F41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72" w:author="Can Hong NGOC" w:date="2020-08-31T11:22:00Z"/>
                <w:rFonts w:ascii="Arial" w:hAnsi="Arial" w:cs="Arial"/>
                <w:sz w:val="20"/>
                <w:szCs w:val="20"/>
              </w:rPr>
            </w:pPr>
            <w:del w:id="973" w:author="Can Hong NGOC" w:date="2020-08-31T11:22:00Z">
              <w:r w:rsidRPr="00E905C1" w:rsidDel="009A1469">
                <w:rPr>
                  <w:rFonts w:ascii="Arial" w:hAnsi="Arial" w:cs="Arial"/>
                </w:rPr>
                <w:delText>Setup MAPS Training Environment</w:delText>
              </w:r>
            </w:del>
          </w:p>
        </w:tc>
        <w:tc>
          <w:tcPr>
            <w:tcW w:w="1469" w:type="pct"/>
          </w:tcPr>
          <w:p w14:paraId="6D259D92" w14:textId="7CA2F166" w:rsidR="00936C83" w:rsidRPr="00E905C1" w:rsidDel="009A1469" w:rsidRDefault="00AD407A">
            <w:pPr>
              <w:cnfStyle w:val="000000100000" w:firstRow="0" w:lastRow="0" w:firstColumn="0" w:lastColumn="0" w:oddVBand="0" w:evenVBand="0" w:oddHBand="1" w:evenHBand="0" w:firstRowFirstColumn="0" w:firstRowLastColumn="0" w:lastRowFirstColumn="0" w:lastRowLastColumn="0"/>
              <w:rPr>
                <w:del w:id="974" w:author="Can Hong NGOC" w:date="2020-08-31T11:22:00Z"/>
                <w:rFonts w:ascii="Arial" w:hAnsi="Arial" w:cs="Arial"/>
                <w:sz w:val="20"/>
                <w:szCs w:val="20"/>
              </w:rPr>
            </w:pPr>
            <w:del w:id="975" w:author="Can Hong NGOC" w:date="2020-08-31T11:22:00Z">
              <w:r w:rsidRPr="00E905C1" w:rsidDel="009A1469">
                <w:rPr>
                  <w:rFonts w:ascii="Arial" w:hAnsi="Arial" w:cs="Arial"/>
                </w:rPr>
                <w:delText xml:space="preserve">Finastra </w:delText>
              </w:r>
              <w:r w:rsidR="00936C83" w:rsidRPr="00E905C1" w:rsidDel="009A1469">
                <w:rPr>
                  <w:rFonts w:ascii="Arial" w:hAnsi="Arial" w:cs="Arial"/>
                </w:rPr>
                <w:delText>to setup MAPS on the training environment:</w:delText>
              </w:r>
            </w:del>
          </w:p>
          <w:p w14:paraId="571AEA2A" w14:textId="1FC4601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76" w:author="Can Hong NGOC" w:date="2020-08-31T11:22:00Z"/>
                <w:rFonts w:ascii="Arial" w:hAnsi="Arial" w:cs="Arial"/>
                <w:sz w:val="20"/>
                <w:szCs w:val="20"/>
              </w:rPr>
            </w:pPr>
            <w:del w:id="977" w:author="Can Hong NGOC" w:date="2020-08-31T11:22:00Z">
              <w:r w:rsidRPr="00E905C1" w:rsidDel="009A1469">
                <w:rPr>
                  <w:rFonts w:ascii="Arial" w:hAnsi="Arial" w:cs="Arial"/>
                </w:rPr>
                <w:delText>install product components (Server, Database, Client)</w:delText>
              </w:r>
            </w:del>
          </w:p>
          <w:p w14:paraId="3E963E7A" w14:textId="43F0039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78" w:author="Can Hong NGOC" w:date="2020-08-31T11:22:00Z"/>
                <w:rFonts w:ascii="Arial" w:hAnsi="Arial" w:cs="Arial"/>
                <w:sz w:val="20"/>
                <w:szCs w:val="20"/>
              </w:rPr>
            </w:pPr>
            <w:del w:id="979" w:author="Can Hong NGOC" w:date="2020-08-31T11:22:00Z">
              <w:r w:rsidRPr="00E905C1" w:rsidDel="009A1469">
                <w:rPr>
                  <w:rFonts w:ascii="Arial" w:hAnsi="Arial" w:cs="Arial"/>
                </w:rPr>
                <w:delText xml:space="preserve">load Application Model data </w:delText>
              </w:r>
            </w:del>
          </w:p>
        </w:tc>
        <w:tc>
          <w:tcPr>
            <w:tcW w:w="688" w:type="pct"/>
          </w:tcPr>
          <w:p w14:paraId="24E79368" w14:textId="1146594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80" w:author="Can Hong NGOC" w:date="2020-08-31T11:22:00Z"/>
                <w:rFonts w:ascii="Arial" w:hAnsi="Arial" w:cs="Arial"/>
                <w:sz w:val="20"/>
                <w:szCs w:val="20"/>
              </w:rPr>
            </w:pPr>
            <w:del w:id="981" w:author="Can Hong NGOC" w:date="2020-08-31T11:22:00Z">
              <w:r w:rsidRPr="00E905C1" w:rsidDel="009A1469">
                <w:rPr>
                  <w:rFonts w:ascii="Arial" w:hAnsi="Arial" w:cs="Arial"/>
                </w:rPr>
                <w:delText>ID003 MAPS Training Environment Ready</w:delText>
              </w:r>
            </w:del>
          </w:p>
        </w:tc>
        <w:tc>
          <w:tcPr>
            <w:tcW w:w="694" w:type="pct"/>
          </w:tcPr>
          <w:p w14:paraId="630EC263" w14:textId="34128B4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82" w:author="Can Hong NGOC" w:date="2020-08-31T11:22:00Z"/>
                <w:rFonts w:ascii="Arial" w:hAnsi="Arial" w:cs="Arial"/>
                <w:sz w:val="20"/>
                <w:szCs w:val="20"/>
              </w:rPr>
            </w:pPr>
            <w:del w:id="983" w:author="Can Hong NGOC" w:date="2020-08-31T11:22:00Z">
              <w:r w:rsidRPr="00E905C1" w:rsidDel="009A1469">
                <w:rPr>
                  <w:rFonts w:ascii="Arial" w:hAnsi="Arial" w:cs="Arial"/>
                </w:rPr>
                <w:delText>Configuration</w:delText>
              </w:r>
            </w:del>
          </w:p>
        </w:tc>
        <w:tc>
          <w:tcPr>
            <w:tcW w:w="340" w:type="pct"/>
            <w:vAlign w:val="center"/>
          </w:tcPr>
          <w:p w14:paraId="4844465A" w14:textId="443970F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84" w:author="Can Hong NGOC" w:date="2020-08-31T11:22:00Z"/>
                <w:rFonts w:ascii="Arial" w:hAnsi="Arial" w:cs="Arial"/>
                <w:sz w:val="20"/>
                <w:szCs w:val="20"/>
              </w:rPr>
              <w:pPrChange w:id="985"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986" w:author="Can Hong NGOC" w:date="2020-08-31T11:22:00Z">
              <w:r w:rsidRPr="00E905C1" w:rsidDel="009A1469">
                <w:rPr>
                  <w:rFonts w:ascii="Arial" w:hAnsi="Arial" w:cs="Arial"/>
                </w:rPr>
                <w:delText>E</w:delText>
              </w:r>
            </w:del>
          </w:p>
        </w:tc>
        <w:tc>
          <w:tcPr>
            <w:tcW w:w="316" w:type="pct"/>
            <w:vAlign w:val="center"/>
          </w:tcPr>
          <w:p w14:paraId="7E4BC43B" w14:textId="6881321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87" w:author="Can Hong NGOC" w:date="2020-08-31T11:22:00Z"/>
                <w:rFonts w:ascii="Arial" w:hAnsi="Arial" w:cs="Arial"/>
                <w:sz w:val="20"/>
                <w:szCs w:val="20"/>
              </w:rPr>
              <w:pPrChange w:id="988"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989" w:author="Can Hong NGOC" w:date="2020-08-31T11:22:00Z">
              <w:r w:rsidRPr="00E905C1" w:rsidDel="009A1469">
                <w:rPr>
                  <w:rFonts w:ascii="Arial" w:hAnsi="Arial" w:cs="Arial"/>
                </w:rPr>
                <w:delText>S</w:delText>
              </w:r>
            </w:del>
          </w:p>
        </w:tc>
        <w:tc>
          <w:tcPr>
            <w:tcW w:w="316" w:type="pct"/>
            <w:vAlign w:val="center"/>
          </w:tcPr>
          <w:p w14:paraId="3BB40DF6" w14:textId="3F6CA4F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990" w:author="Can Hong NGOC" w:date="2020-08-31T11:22:00Z"/>
                <w:rFonts w:ascii="Arial" w:hAnsi="Arial" w:cs="Arial"/>
                <w:sz w:val="20"/>
                <w:szCs w:val="20"/>
              </w:rPr>
              <w:pPrChange w:id="99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r>
      <w:tr w:rsidR="00936C83" w:rsidRPr="00E905C1" w:rsidDel="009A1469" w14:paraId="3BD7CA3D" w14:textId="66E4FA97" w:rsidTr="00424C9D">
        <w:trPr>
          <w:trHeight w:val="347"/>
          <w:del w:id="992"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tcPr>
          <w:p w14:paraId="5AF29934" w14:textId="5A719DF4" w:rsidR="00936C83" w:rsidRPr="00E905C1" w:rsidDel="009A1469" w:rsidRDefault="00936C83" w:rsidP="00E61E86">
            <w:pPr>
              <w:rPr>
                <w:del w:id="993" w:author="Can Hong NGOC" w:date="2020-08-31T11:22:00Z"/>
                <w:rFonts w:ascii="Arial" w:hAnsi="Arial" w:cs="Arial"/>
                <w:sz w:val="20"/>
                <w:szCs w:val="20"/>
              </w:rPr>
            </w:pPr>
            <w:del w:id="994" w:author="Can Hong NGOC" w:date="2020-08-31T11:22:00Z">
              <w:r w:rsidRPr="00E905C1" w:rsidDel="009A1469">
                <w:rPr>
                  <w:rFonts w:ascii="Arial" w:hAnsi="Arial" w:cs="Arial"/>
                </w:rPr>
                <w:delText>VK.I004</w:delText>
              </w:r>
            </w:del>
          </w:p>
        </w:tc>
        <w:tc>
          <w:tcPr>
            <w:tcW w:w="810" w:type="pct"/>
          </w:tcPr>
          <w:p w14:paraId="27EC57DA" w14:textId="47E1634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95" w:author="Can Hong NGOC" w:date="2020-08-31T11:22:00Z"/>
                <w:rFonts w:ascii="Arial" w:hAnsi="Arial" w:cs="Arial"/>
                <w:sz w:val="20"/>
                <w:szCs w:val="20"/>
              </w:rPr>
            </w:pPr>
            <w:del w:id="996" w:author="Can Hong NGOC" w:date="2020-08-31T11:22:00Z">
              <w:r w:rsidRPr="00E905C1" w:rsidDel="009A1469">
                <w:rPr>
                  <w:rFonts w:ascii="Arial" w:hAnsi="Arial" w:cs="Arial"/>
                </w:rPr>
                <w:delText>Deliver Finastra Software (including manuals)</w:delText>
              </w:r>
            </w:del>
          </w:p>
        </w:tc>
        <w:tc>
          <w:tcPr>
            <w:tcW w:w="1469" w:type="pct"/>
          </w:tcPr>
          <w:p w14:paraId="30F3189E" w14:textId="3423AEE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97" w:author="Can Hong NGOC" w:date="2020-08-31T11:22:00Z"/>
                <w:rFonts w:ascii="Arial" w:hAnsi="Arial" w:cs="Arial"/>
                <w:sz w:val="20"/>
                <w:szCs w:val="20"/>
              </w:rPr>
            </w:pPr>
            <w:del w:id="998" w:author="Can Hong NGOC" w:date="2020-08-31T11:22:00Z">
              <w:r w:rsidRPr="00E905C1" w:rsidDel="009A1469">
                <w:rPr>
                  <w:rFonts w:ascii="Arial" w:hAnsi="Arial" w:cs="Arial"/>
                </w:rPr>
                <w:delText>Deliver software licenses and user manuals</w:delText>
              </w:r>
            </w:del>
          </w:p>
        </w:tc>
        <w:tc>
          <w:tcPr>
            <w:tcW w:w="688" w:type="pct"/>
          </w:tcPr>
          <w:p w14:paraId="790437BE" w14:textId="1620352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999" w:author="Can Hong NGOC" w:date="2020-08-31T11:22:00Z"/>
                <w:rFonts w:ascii="Arial" w:hAnsi="Arial" w:cs="Arial"/>
                <w:sz w:val="20"/>
                <w:szCs w:val="20"/>
              </w:rPr>
            </w:pPr>
            <w:del w:id="1000" w:author="Can Hong NGOC" w:date="2020-08-31T11:22:00Z">
              <w:r w:rsidRPr="00E905C1" w:rsidDel="009A1469">
                <w:rPr>
                  <w:rFonts w:ascii="Arial" w:hAnsi="Arial" w:cs="Arial"/>
                </w:rPr>
                <w:delText>ID004 Signed SW delivery acceptance note</w:delText>
              </w:r>
            </w:del>
          </w:p>
        </w:tc>
        <w:tc>
          <w:tcPr>
            <w:tcW w:w="694" w:type="pct"/>
          </w:tcPr>
          <w:p w14:paraId="31DB65C4" w14:textId="7810743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01" w:author="Can Hong NGOC" w:date="2020-08-31T11:22:00Z"/>
                <w:rFonts w:ascii="Arial" w:hAnsi="Arial" w:cs="Arial"/>
                <w:sz w:val="20"/>
                <w:szCs w:val="20"/>
              </w:rPr>
            </w:pPr>
            <w:del w:id="1002" w:author="Can Hong NGOC" w:date="2020-08-31T11:22:00Z">
              <w:r w:rsidRPr="00E905C1" w:rsidDel="009A1469">
                <w:rPr>
                  <w:rFonts w:ascii="Arial" w:hAnsi="Arial" w:cs="Arial"/>
                </w:rPr>
                <w:delText>Installation</w:delText>
              </w:r>
            </w:del>
          </w:p>
        </w:tc>
        <w:tc>
          <w:tcPr>
            <w:tcW w:w="340" w:type="pct"/>
            <w:vAlign w:val="center"/>
          </w:tcPr>
          <w:p w14:paraId="48DBDFDA" w14:textId="1445C08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03" w:author="Can Hong NGOC" w:date="2020-08-31T11:22:00Z"/>
                <w:rFonts w:ascii="Arial" w:hAnsi="Arial" w:cs="Arial"/>
                <w:sz w:val="20"/>
                <w:szCs w:val="20"/>
              </w:rPr>
              <w:pPrChange w:id="100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005" w:author="Can Hong NGOC" w:date="2020-08-31T11:22:00Z">
              <w:r w:rsidRPr="00E905C1" w:rsidDel="009A1469">
                <w:rPr>
                  <w:rFonts w:ascii="Arial" w:hAnsi="Arial" w:cs="Arial"/>
                </w:rPr>
                <w:delText>E</w:delText>
              </w:r>
            </w:del>
          </w:p>
        </w:tc>
        <w:tc>
          <w:tcPr>
            <w:tcW w:w="316" w:type="pct"/>
            <w:vAlign w:val="center"/>
          </w:tcPr>
          <w:p w14:paraId="36278B42" w14:textId="52F6F0B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06" w:author="Can Hong NGOC" w:date="2020-08-31T11:22:00Z"/>
                <w:rFonts w:ascii="Arial" w:hAnsi="Arial" w:cs="Arial"/>
                <w:sz w:val="20"/>
                <w:szCs w:val="20"/>
              </w:rPr>
              <w:pPrChange w:id="100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p>
        </w:tc>
        <w:tc>
          <w:tcPr>
            <w:tcW w:w="316" w:type="pct"/>
            <w:vAlign w:val="center"/>
          </w:tcPr>
          <w:p w14:paraId="26162D62" w14:textId="05AA074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08" w:author="Can Hong NGOC" w:date="2020-08-31T11:22:00Z"/>
                <w:rFonts w:ascii="Arial" w:hAnsi="Arial" w:cs="Arial"/>
                <w:sz w:val="20"/>
                <w:szCs w:val="20"/>
              </w:rPr>
              <w:pPrChange w:id="1009"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010" w:author="Can Hong NGOC" w:date="2020-08-31T11:22:00Z">
              <w:r w:rsidRPr="00E905C1" w:rsidDel="009A1469">
                <w:rPr>
                  <w:rFonts w:ascii="Arial" w:hAnsi="Arial" w:cs="Arial"/>
                </w:rPr>
                <w:delText>S</w:delText>
              </w:r>
            </w:del>
          </w:p>
        </w:tc>
      </w:tr>
      <w:tr w:rsidR="00936C83" w:rsidRPr="00E905C1" w:rsidDel="009A1469" w14:paraId="0F43004C" w14:textId="7A81993C" w:rsidTr="00424C9D">
        <w:trPr>
          <w:cnfStyle w:val="000000100000" w:firstRow="0" w:lastRow="0" w:firstColumn="0" w:lastColumn="0" w:oddVBand="0" w:evenVBand="0" w:oddHBand="1" w:evenHBand="0" w:firstRowFirstColumn="0" w:firstRowLastColumn="0" w:lastRowFirstColumn="0" w:lastRowLastColumn="0"/>
          <w:trHeight w:val="347"/>
          <w:del w:id="1011"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tcPr>
          <w:p w14:paraId="6076647E" w14:textId="1864301F" w:rsidR="00936C83" w:rsidRPr="00E905C1" w:rsidDel="009A1469" w:rsidRDefault="00936C83" w:rsidP="00E61E86">
            <w:pPr>
              <w:rPr>
                <w:del w:id="1012" w:author="Can Hong NGOC" w:date="2020-08-31T11:22:00Z"/>
                <w:rFonts w:ascii="Arial" w:hAnsi="Arial" w:cs="Arial"/>
                <w:sz w:val="20"/>
                <w:szCs w:val="20"/>
              </w:rPr>
            </w:pPr>
            <w:del w:id="1013" w:author="Can Hong NGOC" w:date="2020-08-31T11:22:00Z">
              <w:r w:rsidRPr="00E905C1" w:rsidDel="009A1469">
                <w:rPr>
                  <w:rFonts w:ascii="Arial" w:hAnsi="Arial" w:cs="Arial"/>
                </w:rPr>
                <w:delText>VK.I005</w:delText>
              </w:r>
            </w:del>
          </w:p>
        </w:tc>
        <w:tc>
          <w:tcPr>
            <w:tcW w:w="810" w:type="pct"/>
          </w:tcPr>
          <w:p w14:paraId="38FA29EA" w14:textId="74856AF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14" w:author="Can Hong NGOC" w:date="2020-08-31T11:22:00Z"/>
                <w:rFonts w:ascii="Arial" w:hAnsi="Arial" w:cs="Arial"/>
                <w:sz w:val="20"/>
                <w:szCs w:val="20"/>
              </w:rPr>
            </w:pPr>
            <w:del w:id="1015" w:author="Can Hong NGOC" w:date="2020-08-31T11:22:00Z">
              <w:r w:rsidRPr="00E905C1" w:rsidDel="009A1469">
                <w:rPr>
                  <w:rFonts w:ascii="Arial" w:hAnsi="Arial" w:cs="Arial"/>
                </w:rPr>
                <w:delText>Provide solution architecture document part 1 for Dev and SIT environment</w:delText>
              </w:r>
            </w:del>
          </w:p>
        </w:tc>
        <w:tc>
          <w:tcPr>
            <w:tcW w:w="1469" w:type="pct"/>
          </w:tcPr>
          <w:p w14:paraId="7026BE50" w14:textId="586E291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16" w:author="Can Hong NGOC" w:date="2020-08-31T11:22:00Z"/>
                <w:rFonts w:ascii="Arial" w:hAnsi="Arial" w:cs="Arial"/>
                <w:sz w:val="20"/>
                <w:szCs w:val="20"/>
              </w:rPr>
            </w:pPr>
            <w:del w:id="1017" w:author="Can Hong NGOC" w:date="2020-08-31T11:22:00Z">
              <w:r w:rsidRPr="00E905C1" w:rsidDel="009A1469">
                <w:rPr>
                  <w:rFonts w:ascii="Arial" w:hAnsi="Arial" w:cs="Arial"/>
                </w:rPr>
                <w:delText>Provide solution architecture document part 1 for Dev and SIT environment</w:delText>
              </w:r>
            </w:del>
          </w:p>
        </w:tc>
        <w:tc>
          <w:tcPr>
            <w:tcW w:w="688" w:type="pct"/>
          </w:tcPr>
          <w:p w14:paraId="195FE7C5" w14:textId="1812EA8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18" w:author="Can Hong NGOC" w:date="2020-08-31T11:22:00Z"/>
                <w:rFonts w:ascii="Arial" w:hAnsi="Arial" w:cs="Arial"/>
                <w:sz w:val="20"/>
                <w:szCs w:val="20"/>
              </w:rPr>
            </w:pPr>
            <w:del w:id="1019" w:author="Can Hong NGOC" w:date="2020-08-31T11:22:00Z">
              <w:r w:rsidRPr="00E905C1" w:rsidDel="009A1469">
                <w:rPr>
                  <w:rFonts w:ascii="Arial" w:hAnsi="Arial" w:cs="Arial"/>
                </w:rPr>
                <w:delText>ID005 - Solution architecture document part 1 for Dev and SIT environment</w:delText>
              </w:r>
            </w:del>
          </w:p>
        </w:tc>
        <w:tc>
          <w:tcPr>
            <w:tcW w:w="694" w:type="pct"/>
          </w:tcPr>
          <w:p w14:paraId="0F4B28D7" w14:textId="2591F67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20" w:author="Can Hong NGOC" w:date="2020-08-31T11:22:00Z"/>
                <w:rFonts w:ascii="Arial" w:hAnsi="Arial" w:cs="Arial"/>
                <w:sz w:val="20"/>
                <w:szCs w:val="20"/>
              </w:rPr>
            </w:pPr>
            <w:del w:id="1021" w:author="Can Hong NGOC" w:date="2020-08-31T11:22:00Z">
              <w:r w:rsidRPr="00E905C1" w:rsidDel="009A1469">
                <w:rPr>
                  <w:rFonts w:ascii="Arial" w:hAnsi="Arial" w:cs="Arial"/>
                </w:rPr>
                <w:delText>Document</w:delText>
              </w:r>
            </w:del>
          </w:p>
        </w:tc>
        <w:tc>
          <w:tcPr>
            <w:tcW w:w="340" w:type="pct"/>
            <w:vAlign w:val="center"/>
          </w:tcPr>
          <w:p w14:paraId="516A8364" w14:textId="29DAEDA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22" w:author="Can Hong NGOC" w:date="2020-08-31T11:22:00Z"/>
                <w:rFonts w:ascii="Arial" w:hAnsi="Arial" w:cs="Arial"/>
                <w:sz w:val="20"/>
                <w:szCs w:val="20"/>
              </w:rPr>
              <w:pPrChange w:id="102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024" w:author="Can Hong NGOC" w:date="2020-08-31T11:22:00Z">
              <w:r w:rsidRPr="00E905C1" w:rsidDel="009A1469">
                <w:rPr>
                  <w:rFonts w:ascii="Arial" w:hAnsi="Arial" w:cs="Arial"/>
                </w:rPr>
                <w:delText>E</w:delText>
              </w:r>
            </w:del>
          </w:p>
        </w:tc>
        <w:tc>
          <w:tcPr>
            <w:tcW w:w="316" w:type="pct"/>
            <w:vAlign w:val="center"/>
          </w:tcPr>
          <w:p w14:paraId="7E3F7182" w14:textId="0BB4A6A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25" w:author="Can Hong NGOC" w:date="2020-08-31T11:22:00Z"/>
                <w:rFonts w:ascii="Arial" w:hAnsi="Arial" w:cs="Arial"/>
                <w:sz w:val="20"/>
                <w:szCs w:val="20"/>
              </w:rPr>
              <w:pPrChange w:id="102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027" w:author="Can Hong NGOC" w:date="2020-08-31T11:22:00Z">
              <w:r w:rsidRPr="00E905C1" w:rsidDel="009A1469">
                <w:rPr>
                  <w:rFonts w:ascii="Arial" w:hAnsi="Arial" w:cs="Arial"/>
                </w:rPr>
                <w:delText>S</w:delText>
              </w:r>
            </w:del>
          </w:p>
        </w:tc>
        <w:tc>
          <w:tcPr>
            <w:tcW w:w="316" w:type="pct"/>
            <w:vAlign w:val="center"/>
          </w:tcPr>
          <w:p w14:paraId="62F294CA" w14:textId="7180EFE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28" w:author="Can Hong NGOC" w:date="2020-08-31T11:22:00Z"/>
                <w:rFonts w:ascii="Arial" w:hAnsi="Arial" w:cs="Arial"/>
                <w:sz w:val="20"/>
                <w:szCs w:val="20"/>
              </w:rPr>
              <w:pPrChange w:id="1029"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030" w:author="Can Hong NGOC" w:date="2020-08-31T11:22:00Z">
              <w:r w:rsidRPr="00E905C1" w:rsidDel="009A1469">
                <w:rPr>
                  <w:rFonts w:ascii="Arial" w:hAnsi="Arial" w:cs="Arial"/>
                </w:rPr>
                <w:delText>S</w:delText>
              </w:r>
            </w:del>
          </w:p>
        </w:tc>
      </w:tr>
    </w:tbl>
    <w:bookmarkEnd w:id="912"/>
    <w:bookmarkEnd w:id="913"/>
    <w:p w14:paraId="186F2134" w14:textId="58E084E9" w:rsidR="00936C83" w:rsidRPr="00424C9D" w:rsidDel="009A1469" w:rsidRDefault="00936C83" w:rsidP="00E61E86">
      <w:pPr>
        <w:rPr>
          <w:del w:id="1031" w:author="Can Hong NGOC" w:date="2020-08-31T11:22:00Z"/>
          <w:rFonts w:ascii="Arial" w:hAnsi="Arial" w:cs="Arial"/>
        </w:rPr>
      </w:pPr>
      <w:del w:id="1032" w:author="Can Hong NGOC" w:date="2020-08-31T11:22:00Z">
        <w:r w:rsidRPr="00424C9D" w:rsidDel="009A1469">
          <w:rPr>
            <w:rFonts w:ascii="Arial" w:hAnsi="Arial" w:cs="Arial"/>
          </w:rPr>
          <w:delText>Gate 1: Planning Complete</w:delText>
        </w:r>
      </w:del>
    </w:p>
    <w:p w14:paraId="7A598734" w14:textId="4D4AFF04" w:rsidR="00936C83" w:rsidRPr="00424C9D" w:rsidDel="009A1469" w:rsidRDefault="00936C83">
      <w:pPr>
        <w:rPr>
          <w:del w:id="1033" w:author="Can Hong NGOC" w:date="2020-08-31T11:22:00Z"/>
          <w:rFonts w:ascii="Arial" w:hAnsi="Arial" w:cs="Arial"/>
        </w:rPr>
      </w:pPr>
      <w:del w:id="1034" w:author="Can Hong NGOC" w:date="2020-08-31T11:22:00Z">
        <w:r w:rsidRPr="00424C9D" w:rsidDel="009A1469">
          <w:rPr>
            <w:rFonts w:ascii="Arial" w:hAnsi="Arial" w:cs="Arial"/>
          </w:rPr>
          <w:delText>Client formal approvals/ exit gates will be back to back between Client-</w:delText>
        </w:r>
        <w:r w:rsidR="00AD407A" w:rsidDel="009A1469">
          <w:rPr>
            <w:rFonts w:ascii="Arial" w:hAnsi="Arial" w:cs="Arial"/>
          </w:rPr>
          <w:delText>Finastra</w:delText>
        </w:r>
        <w:r w:rsidRPr="00424C9D" w:rsidDel="009A1469">
          <w:rPr>
            <w:rFonts w:ascii="Arial" w:hAnsi="Arial" w:cs="Arial"/>
          </w:rPr>
          <w:delText>-</w:delText>
        </w:r>
        <w:r w:rsidR="00AD407A" w:rsidDel="009A1469">
          <w:rPr>
            <w:rFonts w:ascii="Arial" w:hAnsi="Arial" w:cs="Arial"/>
          </w:rPr>
          <w:delText>Contractor</w:delText>
        </w:r>
      </w:del>
    </w:p>
    <w:p w14:paraId="57A4C263" w14:textId="3F00D819" w:rsidR="00936C83" w:rsidRPr="00424C9D" w:rsidDel="009A1469" w:rsidRDefault="00936C83">
      <w:pPr>
        <w:rPr>
          <w:del w:id="1035" w:author="Can Hong NGOC" w:date="2020-08-31T11:22:00Z"/>
          <w:rFonts w:ascii="Arial" w:hAnsi="Arial" w:cs="Arial"/>
        </w:rPr>
        <w:pPrChange w:id="1036" w:author="Can Hong NGOC" w:date="2020-08-31T11:22:00Z">
          <w:pPr>
            <w:pStyle w:val="ListParagraph"/>
            <w:numPr>
              <w:numId w:val="22"/>
            </w:numPr>
            <w:spacing w:after="160" w:line="259" w:lineRule="auto"/>
            <w:ind w:left="288" w:hanging="216"/>
          </w:pPr>
        </w:pPrChange>
      </w:pPr>
      <w:del w:id="1037" w:author="Can Hong NGOC" w:date="2020-08-31T11:22:00Z">
        <w:r w:rsidRPr="00424C9D" w:rsidDel="009A1469">
          <w:rPr>
            <w:rFonts w:ascii="Arial" w:hAnsi="Arial" w:cs="Arial"/>
          </w:rPr>
          <w:delText>Gate 1.1. Signed Software Delivery</w:delText>
        </w:r>
      </w:del>
    </w:p>
    <w:p w14:paraId="66C22A67" w14:textId="1E6F0529" w:rsidR="00936C83" w:rsidRPr="00424C9D" w:rsidDel="009A1469" w:rsidRDefault="00936C83">
      <w:pPr>
        <w:rPr>
          <w:del w:id="1038" w:author="Can Hong NGOC" w:date="2020-08-31T11:22:00Z"/>
          <w:rFonts w:ascii="Arial" w:hAnsi="Arial" w:cs="Arial"/>
        </w:rPr>
        <w:pPrChange w:id="1039" w:author="Can Hong NGOC" w:date="2020-08-31T11:22:00Z">
          <w:pPr>
            <w:pStyle w:val="ListParagraph"/>
            <w:numPr>
              <w:numId w:val="22"/>
            </w:numPr>
            <w:spacing w:after="160" w:line="259" w:lineRule="auto"/>
            <w:ind w:left="288" w:hanging="216"/>
          </w:pPr>
        </w:pPrChange>
      </w:pPr>
      <w:del w:id="1040" w:author="Can Hong NGOC" w:date="2020-08-31T11:22:00Z">
        <w:r w:rsidRPr="00424C9D" w:rsidDel="009A1469">
          <w:rPr>
            <w:rFonts w:ascii="Arial" w:hAnsi="Arial" w:cs="Arial"/>
          </w:rPr>
          <w:delText>Gate 1.2. MAPS Training Environment Ready</w:delText>
        </w:r>
      </w:del>
    </w:p>
    <w:p w14:paraId="41E19479" w14:textId="2425B3B6" w:rsidR="00936C83" w:rsidRPr="00424C9D" w:rsidDel="009A1469" w:rsidRDefault="00936C83">
      <w:pPr>
        <w:rPr>
          <w:del w:id="1041" w:author="Can Hong NGOC" w:date="2020-08-31T11:22:00Z"/>
          <w:rFonts w:ascii="Arial" w:hAnsi="Arial" w:cs="Arial"/>
        </w:rPr>
        <w:pPrChange w:id="1042" w:author="Can Hong NGOC" w:date="2020-08-31T11:22:00Z">
          <w:pPr>
            <w:pStyle w:val="ListParagraph"/>
            <w:numPr>
              <w:numId w:val="22"/>
            </w:numPr>
            <w:spacing w:after="160" w:line="259" w:lineRule="auto"/>
            <w:ind w:left="288" w:hanging="216"/>
          </w:pPr>
        </w:pPrChange>
      </w:pPr>
      <w:del w:id="1043" w:author="Can Hong NGOC" w:date="2020-08-31T11:22:00Z">
        <w:r w:rsidRPr="00424C9D" w:rsidDel="009A1469">
          <w:rPr>
            <w:rFonts w:ascii="Arial" w:hAnsi="Arial" w:cs="Arial"/>
          </w:rPr>
          <w:delText>Gate 1.3. Signed Project Management Plan (PMP)</w:delText>
        </w:r>
      </w:del>
    </w:p>
    <w:p w14:paraId="0609C4BF" w14:textId="556C2156" w:rsidR="00936C83" w:rsidRPr="00424C9D" w:rsidDel="009A1469" w:rsidRDefault="00936C83" w:rsidP="00E61E86">
      <w:pPr>
        <w:rPr>
          <w:del w:id="1044" w:author="Can Hong NGOC" w:date="2020-08-31T11:22:00Z"/>
          <w:rFonts w:ascii="Arial" w:hAnsi="Arial" w:cs="Arial"/>
        </w:rPr>
      </w:pPr>
    </w:p>
    <w:p w14:paraId="3FCD7E3F" w14:textId="3047C060" w:rsidR="00936C83" w:rsidRPr="00424C9D" w:rsidDel="009A1469" w:rsidRDefault="00936C83">
      <w:pPr>
        <w:rPr>
          <w:del w:id="1045" w:author="Can Hong NGOC" w:date="2020-08-31T11:22:00Z"/>
          <w:rFonts w:ascii="Arial" w:hAnsi="Arial" w:cs="Arial"/>
          <w:b/>
        </w:rPr>
      </w:pPr>
      <w:del w:id="1046" w:author="Can Hong NGOC" w:date="2020-08-31T11:22:00Z">
        <w:r w:rsidRPr="00424C9D" w:rsidDel="009A1469">
          <w:rPr>
            <w:rFonts w:ascii="Arial" w:hAnsi="Arial" w:cs="Arial"/>
            <w:b/>
          </w:rPr>
          <w:delText>Define stage deliverables</w:delText>
        </w:r>
      </w:del>
    </w:p>
    <w:tbl>
      <w:tblPr>
        <w:tblStyle w:val="GridTable4-Accent12"/>
        <w:tblW w:w="5000" w:type="pct"/>
        <w:tblLook w:val="04A0" w:firstRow="1" w:lastRow="0" w:firstColumn="1" w:lastColumn="0" w:noHBand="0" w:noVBand="1"/>
      </w:tblPr>
      <w:tblGrid>
        <w:gridCol w:w="1109"/>
        <w:gridCol w:w="2477"/>
        <w:gridCol w:w="4255"/>
        <w:gridCol w:w="2410"/>
        <w:gridCol w:w="1840"/>
        <w:gridCol w:w="899"/>
        <w:gridCol w:w="899"/>
        <w:gridCol w:w="899"/>
      </w:tblGrid>
      <w:tr w:rsidR="00936C83" w:rsidRPr="00E905C1" w:rsidDel="009A1469" w14:paraId="6B5ADC1D" w14:textId="12C912F6" w:rsidTr="00424C9D">
        <w:trPr>
          <w:cnfStyle w:val="100000000000" w:firstRow="1" w:lastRow="0" w:firstColumn="0" w:lastColumn="0" w:oddVBand="0" w:evenVBand="0" w:oddHBand="0" w:evenHBand="0" w:firstRowFirstColumn="0" w:firstRowLastColumn="0" w:lastRowFirstColumn="0" w:lastRowLastColumn="0"/>
          <w:trHeight w:val="1257"/>
          <w:del w:id="1047"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vAlign w:val="center"/>
            <w:hideMark/>
          </w:tcPr>
          <w:p w14:paraId="49710CD4" w14:textId="204CE72E" w:rsidR="00936C83" w:rsidRPr="00E905C1" w:rsidDel="009A1469" w:rsidRDefault="00936C83">
            <w:pPr>
              <w:rPr>
                <w:del w:id="1048" w:author="Can Hong NGOC" w:date="2020-08-31T11:22:00Z"/>
                <w:rFonts w:ascii="Arial" w:hAnsi="Arial" w:cs="Arial"/>
                <w:sz w:val="20"/>
                <w:szCs w:val="20"/>
              </w:rPr>
            </w:pPr>
            <w:del w:id="1049" w:author="Can Hong NGOC" w:date="2020-08-31T11:22:00Z">
              <w:r w:rsidRPr="00E905C1" w:rsidDel="009A1469">
                <w:rPr>
                  <w:rFonts w:ascii="Arial" w:hAnsi="Arial" w:cs="Arial"/>
                </w:rPr>
                <w:delText>ID</w:delText>
              </w:r>
            </w:del>
          </w:p>
        </w:tc>
        <w:tc>
          <w:tcPr>
            <w:tcW w:w="839" w:type="pct"/>
            <w:vAlign w:val="center"/>
            <w:hideMark/>
          </w:tcPr>
          <w:p w14:paraId="110607F8" w14:textId="58A857D6"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050" w:author="Can Hong NGOC" w:date="2020-08-31T11:22:00Z"/>
                <w:rFonts w:ascii="Arial" w:hAnsi="Arial" w:cs="Arial"/>
                <w:sz w:val="20"/>
                <w:szCs w:val="20"/>
              </w:rPr>
            </w:pPr>
            <w:del w:id="1051" w:author="Can Hong NGOC" w:date="2020-08-31T11:22:00Z">
              <w:r w:rsidRPr="00E905C1" w:rsidDel="009A1469">
                <w:rPr>
                  <w:rFonts w:ascii="Arial" w:hAnsi="Arial" w:cs="Arial"/>
                </w:rPr>
                <w:delText>Activity Name</w:delText>
              </w:r>
            </w:del>
          </w:p>
        </w:tc>
        <w:tc>
          <w:tcPr>
            <w:tcW w:w="1440" w:type="pct"/>
            <w:noWrap/>
            <w:vAlign w:val="center"/>
            <w:hideMark/>
          </w:tcPr>
          <w:p w14:paraId="2F6C7E9A" w14:textId="75BD5145"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052" w:author="Can Hong NGOC" w:date="2020-08-31T11:22:00Z"/>
                <w:rFonts w:ascii="Arial" w:hAnsi="Arial" w:cs="Arial"/>
                <w:sz w:val="20"/>
                <w:szCs w:val="20"/>
              </w:rPr>
            </w:pPr>
            <w:del w:id="1053" w:author="Can Hong NGOC" w:date="2020-08-31T11:22:00Z">
              <w:r w:rsidRPr="00E905C1" w:rsidDel="009A1469">
                <w:rPr>
                  <w:rFonts w:ascii="Arial" w:hAnsi="Arial" w:cs="Arial"/>
                </w:rPr>
                <w:delText>Activity Description</w:delText>
              </w:r>
            </w:del>
          </w:p>
        </w:tc>
        <w:tc>
          <w:tcPr>
            <w:tcW w:w="816" w:type="pct"/>
            <w:vAlign w:val="center"/>
          </w:tcPr>
          <w:p w14:paraId="704194B0" w14:textId="0AF0EAA7"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054" w:author="Can Hong NGOC" w:date="2020-08-31T11:22:00Z"/>
                <w:rFonts w:ascii="Arial" w:hAnsi="Arial" w:cs="Arial"/>
                <w:sz w:val="20"/>
                <w:szCs w:val="20"/>
              </w:rPr>
            </w:pPr>
            <w:del w:id="1055" w:author="Can Hong NGOC" w:date="2020-08-31T11:22:00Z">
              <w:r w:rsidRPr="00E905C1" w:rsidDel="009A1469">
                <w:rPr>
                  <w:rFonts w:ascii="Arial" w:hAnsi="Arial" w:cs="Arial"/>
                </w:rPr>
                <w:delText>Deliverables</w:delText>
              </w:r>
            </w:del>
          </w:p>
        </w:tc>
        <w:tc>
          <w:tcPr>
            <w:tcW w:w="623" w:type="pct"/>
            <w:vAlign w:val="center"/>
          </w:tcPr>
          <w:p w14:paraId="1EF20D5D" w14:textId="1C04A0D7"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056" w:author="Can Hong NGOC" w:date="2020-08-31T11:22:00Z"/>
                <w:rFonts w:ascii="Arial" w:hAnsi="Arial" w:cs="Arial"/>
                <w:sz w:val="20"/>
                <w:szCs w:val="20"/>
              </w:rPr>
            </w:pPr>
            <w:del w:id="1057" w:author="Can Hong NGOC" w:date="2020-08-31T11:22:00Z">
              <w:r w:rsidRPr="00E905C1" w:rsidDel="009A1469">
                <w:rPr>
                  <w:rFonts w:ascii="Arial" w:hAnsi="Arial" w:cs="Arial"/>
                </w:rPr>
                <w:delText>Deliverable Type</w:delText>
              </w:r>
            </w:del>
          </w:p>
        </w:tc>
        <w:tc>
          <w:tcPr>
            <w:tcW w:w="305" w:type="pct"/>
            <w:textDirection w:val="tbRl"/>
            <w:vAlign w:val="center"/>
            <w:hideMark/>
          </w:tcPr>
          <w:p w14:paraId="46F77224" w14:textId="6FBEDD4C"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058" w:author="Can Hong NGOC" w:date="2020-08-31T11:22:00Z"/>
                <w:rFonts w:ascii="Arial" w:hAnsi="Arial" w:cs="Arial"/>
                <w:sz w:val="20"/>
                <w:szCs w:val="20"/>
              </w:rPr>
            </w:pPr>
            <w:del w:id="1059" w:author="Can Hong NGOC" w:date="2020-08-31T11:22:00Z">
              <w:r w:rsidRPr="00E905C1" w:rsidDel="009A1469">
                <w:rPr>
                  <w:rFonts w:ascii="Arial" w:hAnsi="Arial" w:cs="Arial"/>
                </w:rPr>
                <w:delText>Finastra</w:delText>
              </w:r>
            </w:del>
          </w:p>
        </w:tc>
        <w:tc>
          <w:tcPr>
            <w:tcW w:w="305" w:type="pct"/>
            <w:textDirection w:val="tbRl"/>
            <w:vAlign w:val="center"/>
          </w:tcPr>
          <w:p w14:paraId="1DE2A240" w14:textId="195A0959"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060" w:author="Can Hong NGOC" w:date="2020-08-31T11:22:00Z"/>
                <w:rFonts w:ascii="Arial" w:hAnsi="Arial" w:cs="Arial"/>
                <w:sz w:val="20"/>
                <w:szCs w:val="20"/>
              </w:rPr>
            </w:pPr>
            <w:del w:id="1061" w:author="Can Hong NGOC" w:date="2020-08-31T11:22:00Z">
              <w:r w:rsidRPr="00E905C1" w:rsidDel="009A1469">
                <w:rPr>
                  <w:rFonts w:ascii="Arial" w:hAnsi="Arial" w:cs="Arial"/>
                </w:rPr>
                <w:delText>Contractor</w:delText>
              </w:r>
            </w:del>
          </w:p>
        </w:tc>
        <w:tc>
          <w:tcPr>
            <w:tcW w:w="305" w:type="pct"/>
            <w:noWrap/>
            <w:textDirection w:val="tbRl"/>
            <w:vAlign w:val="center"/>
            <w:hideMark/>
          </w:tcPr>
          <w:p w14:paraId="1A773C8E" w14:textId="6B1EAC68"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062" w:author="Can Hong NGOC" w:date="2020-08-31T11:22:00Z"/>
                <w:rFonts w:ascii="Arial" w:hAnsi="Arial" w:cs="Arial"/>
                <w:sz w:val="20"/>
                <w:szCs w:val="20"/>
              </w:rPr>
            </w:pPr>
            <w:del w:id="1063" w:author="Can Hong NGOC" w:date="2020-08-31T11:22:00Z">
              <w:r w:rsidRPr="00E905C1" w:rsidDel="009A1469">
                <w:rPr>
                  <w:rFonts w:ascii="Arial" w:hAnsi="Arial" w:cs="Arial"/>
                </w:rPr>
                <w:delText>Client</w:delText>
              </w:r>
            </w:del>
          </w:p>
        </w:tc>
      </w:tr>
      <w:tr w:rsidR="00936C83" w:rsidRPr="00E905C1" w:rsidDel="009A1469" w14:paraId="10A62614" w14:textId="2287A30E" w:rsidTr="00424C9D">
        <w:trPr>
          <w:cnfStyle w:val="000000100000" w:firstRow="0" w:lastRow="0" w:firstColumn="0" w:lastColumn="0" w:oddVBand="0" w:evenVBand="0" w:oddHBand="1" w:evenHBand="0" w:firstRowFirstColumn="0" w:firstRowLastColumn="0" w:lastRowFirstColumn="0" w:lastRowLastColumn="0"/>
          <w:trHeight w:val="630"/>
          <w:del w:id="1064"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hideMark/>
          </w:tcPr>
          <w:p w14:paraId="17BB3E26" w14:textId="7892184F" w:rsidR="00936C83" w:rsidRPr="00E905C1" w:rsidDel="009A1469" w:rsidRDefault="00936C83" w:rsidP="00E61E86">
            <w:pPr>
              <w:rPr>
                <w:del w:id="1065" w:author="Can Hong NGOC" w:date="2020-08-31T11:22:00Z"/>
                <w:rFonts w:ascii="Arial" w:hAnsi="Arial" w:cs="Arial"/>
                <w:sz w:val="20"/>
                <w:szCs w:val="20"/>
              </w:rPr>
            </w:pPr>
            <w:bookmarkStart w:id="1066" w:name="OLE_LINK3"/>
            <w:bookmarkStart w:id="1067" w:name="OLE_LINK4"/>
            <w:bookmarkStart w:id="1068" w:name="OLE_LINK5"/>
            <w:del w:id="1069" w:author="Can Hong NGOC" w:date="2020-08-31T11:22:00Z">
              <w:r w:rsidRPr="00E905C1" w:rsidDel="009A1469">
                <w:rPr>
                  <w:rFonts w:ascii="Arial" w:hAnsi="Arial" w:cs="Arial"/>
                </w:rPr>
                <w:delText>VK.D001</w:delText>
              </w:r>
            </w:del>
          </w:p>
        </w:tc>
        <w:tc>
          <w:tcPr>
            <w:tcW w:w="839" w:type="pct"/>
            <w:hideMark/>
          </w:tcPr>
          <w:p w14:paraId="054BE3CB" w14:textId="4D32F0F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70" w:author="Can Hong NGOC" w:date="2020-08-31T11:22:00Z"/>
                <w:rFonts w:ascii="Arial" w:hAnsi="Arial" w:cs="Arial"/>
                <w:sz w:val="20"/>
                <w:szCs w:val="20"/>
              </w:rPr>
            </w:pPr>
            <w:del w:id="1071" w:author="Can Hong NGOC" w:date="2020-08-31T11:22:00Z">
              <w:r w:rsidRPr="00E905C1" w:rsidDel="009A1469">
                <w:rPr>
                  <w:rFonts w:ascii="Arial" w:hAnsi="Arial" w:cs="Arial"/>
                </w:rPr>
                <w:delText>Conduct Familiarization Training</w:delText>
              </w:r>
            </w:del>
          </w:p>
        </w:tc>
        <w:tc>
          <w:tcPr>
            <w:tcW w:w="1440" w:type="pct"/>
            <w:hideMark/>
          </w:tcPr>
          <w:p w14:paraId="4B6E87C3" w14:textId="1E13834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72" w:author="Can Hong NGOC" w:date="2020-08-31T11:22:00Z"/>
                <w:rFonts w:ascii="Arial" w:hAnsi="Arial" w:cs="Arial"/>
                <w:sz w:val="20"/>
                <w:szCs w:val="20"/>
              </w:rPr>
            </w:pPr>
            <w:del w:id="1073" w:author="Can Hong NGOC" w:date="2020-08-31T11:22:00Z">
              <w:r w:rsidRPr="00E905C1" w:rsidDel="009A1469">
                <w:rPr>
                  <w:rFonts w:ascii="Arial" w:hAnsi="Arial" w:cs="Arial"/>
                </w:rPr>
                <w:delText xml:space="preserve">Workshop to allow Client to understand the Solution – system walkthrough/ include functional training/ technical and customize report tool training </w:delText>
              </w:r>
            </w:del>
          </w:p>
        </w:tc>
        <w:tc>
          <w:tcPr>
            <w:tcW w:w="816" w:type="pct"/>
          </w:tcPr>
          <w:p w14:paraId="6A5B1356" w14:textId="365D61C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74" w:author="Can Hong NGOC" w:date="2020-08-31T11:22:00Z"/>
                <w:rFonts w:ascii="Arial" w:hAnsi="Arial" w:cs="Arial"/>
                <w:sz w:val="20"/>
                <w:szCs w:val="20"/>
              </w:rPr>
            </w:pPr>
            <w:del w:id="1075" w:author="Can Hong NGOC" w:date="2020-08-31T11:22:00Z">
              <w:r w:rsidRPr="00E905C1" w:rsidDel="009A1469">
                <w:rPr>
                  <w:rFonts w:ascii="Arial" w:hAnsi="Arial" w:cs="Arial"/>
                </w:rPr>
                <w:delText>DD001 Training Material for Project Team</w:delText>
              </w:r>
            </w:del>
          </w:p>
        </w:tc>
        <w:tc>
          <w:tcPr>
            <w:tcW w:w="623" w:type="pct"/>
          </w:tcPr>
          <w:p w14:paraId="4301BFBB" w14:textId="7D486ED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76" w:author="Can Hong NGOC" w:date="2020-08-31T11:22:00Z"/>
                <w:rFonts w:ascii="Arial" w:hAnsi="Arial" w:cs="Arial"/>
                <w:sz w:val="20"/>
                <w:szCs w:val="20"/>
              </w:rPr>
            </w:pPr>
            <w:del w:id="1077" w:author="Can Hong NGOC" w:date="2020-08-31T11:22:00Z">
              <w:r w:rsidRPr="00E905C1" w:rsidDel="009A1469">
                <w:rPr>
                  <w:rFonts w:ascii="Arial" w:hAnsi="Arial" w:cs="Arial"/>
                </w:rPr>
                <w:delText>Workshop and Document</w:delText>
              </w:r>
            </w:del>
          </w:p>
        </w:tc>
        <w:tc>
          <w:tcPr>
            <w:tcW w:w="305" w:type="pct"/>
            <w:noWrap/>
            <w:vAlign w:val="center"/>
            <w:hideMark/>
          </w:tcPr>
          <w:p w14:paraId="35253B95" w14:textId="772CAE9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78" w:author="Can Hong NGOC" w:date="2020-08-31T11:22:00Z"/>
                <w:rFonts w:ascii="Arial" w:hAnsi="Arial" w:cs="Arial"/>
                <w:sz w:val="20"/>
                <w:szCs w:val="20"/>
              </w:rPr>
              <w:pPrChange w:id="1079"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080" w:author="Can Hong NGOC" w:date="2020-08-31T11:22:00Z">
              <w:r w:rsidRPr="00E905C1" w:rsidDel="009A1469">
                <w:rPr>
                  <w:rFonts w:ascii="Arial" w:hAnsi="Arial" w:cs="Arial"/>
                </w:rPr>
                <w:delText>E</w:delText>
              </w:r>
            </w:del>
          </w:p>
        </w:tc>
        <w:tc>
          <w:tcPr>
            <w:tcW w:w="305" w:type="pct"/>
            <w:vAlign w:val="center"/>
          </w:tcPr>
          <w:p w14:paraId="706B8404" w14:textId="0D82F1A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81" w:author="Can Hong NGOC" w:date="2020-08-31T11:22:00Z"/>
                <w:rFonts w:ascii="Arial" w:hAnsi="Arial" w:cs="Arial"/>
                <w:sz w:val="20"/>
                <w:szCs w:val="20"/>
              </w:rPr>
              <w:pPrChange w:id="1082"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083" w:author="Can Hong NGOC" w:date="2020-08-31T11:22:00Z">
              <w:r w:rsidRPr="00E905C1" w:rsidDel="009A1469">
                <w:rPr>
                  <w:rFonts w:ascii="Arial" w:hAnsi="Arial" w:cs="Arial"/>
                </w:rPr>
                <w:delText>S</w:delText>
              </w:r>
            </w:del>
          </w:p>
        </w:tc>
        <w:tc>
          <w:tcPr>
            <w:tcW w:w="305" w:type="pct"/>
            <w:noWrap/>
            <w:vAlign w:val="center"/>
            <w:hideMark/>
          </w:tcPr>
          <w:p w14:paraId="67B472D4" w14:textId="4E6C0EF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084" w:author="Can Hong NGOC" w:date="2020-08-31T11:22:00Z"/>
                <w:rFonts w:ascii="Arial" w:hAnsi="Arial" w:cs="Arial"/>
                <w:sz w:val="20"/>
                <w:szCs w:val="20"/>
              </w:rPr>
              <w:pPrChange w:id="1085"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086" w:author="Can Hong NGOC" w:date="2020-08-31T11:22:00Z">
              <w:r w:rsidRPr="00E905C1" w:rsidDel="009A1469">
                <w:rPr>
                  <w:rFonts w:ascii="Arial" w:hAnsi="Arial" w:cs="Arial"/>
                </w:rPr>
                <w:delText>P</w:delText>
              </w:r>
            </w:del>
          </w:p>
        </w:tc>
      </w:tr>
      <w:tr w:rsidR="00936C83" w:rsidRPr="00E905C1" w:rsidDel="009A1469" w14:paraId="1ACCA8F7" w14:textId="33A3E0FC" w:rsidTr="00424C9D">
        <w:trPr>
          <w:trHeight w:val="402"/>
          <w:del w:id="1087"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hideMark/>
          </w:tcPr>
          <w:p w14:paraId="510F98CB" w14:textId="7FB75070" w:rsidR="00936C83" w:rsidRPr="00E905C1" w:rsidDel="009A1469" w:rsidRDefault="00936C83" w:rsidP="00E61E86">
            <w:pPr>
              <w:rPr>
                <w:del w:id="1088" w:author="Can Hong NGOC" w:date="2020-08-31T11:22:00Z"/>
                <w:rFonts w:ascii="Arial" w:hAnsi="Arial" w:cs="Arial"/>
                <w:sz w:val="20"/>
                <w:szCs w:val="20"/>
              </w:rPr>
            </w:pPr>
            <w:del w:id="1089" w:author="Can Hong NGOC" w:date="2020-08-31T11:22:00Z">
              <w:r w:rsidRPr="00E905C1" w:rsidDel="009A1469">
                <w:rPr>
                  <w:rFonts w:ascii="Arial" w:hAnsi="Arial" w:cs="Arial"/>
                </w:rPr>
                <w:delText>VK.D002</w:delText>
              </w:r>
            </w:del>
          </w:p>
        </w:tc>
        <w:tc>
          <w:tcPr>
            <w:tcW w:w="839" w:type="pct"/>
            <w:hideMark/>
          </w:tcPr>
          <w:p w14:paraId="5E65812E" w14:textId="65F481C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90" w:author="Can Hong NGOC" w:date="2020-08-31T11:22:00Z"/>
                <w:rFonts w:ascii="Arial" w:hAnsi="Arial" w:cs="Arial"/>
                <w:sz w:val="20"/>
                <w:szCs w:val="20"/>
              </w:rPr>
            </w:pPr>
            <w:del w:id="1091" w:author="Can Hong NGOC" w:date="2020-08-31T11:22:00Z">
              <w:r w:rsidRPr="00E905C1" w:rsidDel="009A1469">
                <w:rPr>
                  <w:rFonts w:ascii="Arial" w:hAnsi="Arial" w:cs="Arial"/>
                </w:rPr>
                <w:delText>Run Business Process Alignment (BPA) Workshop</w:delText>
              </w:r>
            </w:del>
          </w:p>
        </w:tc>
        <w:tc>
          <w:tcPr>
            <w:tcW w:w="1440" w:type="pct"/>
            <w:hideMark/>
          </w:tcPr>
          <w:p w14:paraId="7719AEF4" w14:textId="372CD0B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92" w:author="Can Hong NGOC" w:date="2020-08-31T11:22:00Z"/>
                <w:rFonts w:ascii="Arial" w:hAnsi="Arial" w:cs="Arial"/>
                <w:sz w:val="20"/>
                <w:szCs w:val="20"/>
              </w:rPr>
            </w:pPr>
            <w:del w:id="1093" w:author="Can Hong NGOC" w:date="2020-08-31T11:22:00Z">
              <w:r w:rsidRPr="00E905C1" w:rsidDel="009A1469">
                <w:rPr>
                  <w:rFonts w:ascii="Arial" w:hAnsi="Arial" w:cs="Arial"/>
                </w:rPr>
                <w:delText xml:space="preserve">Workshops to walk the Client through the Process Model and the Application Model and define the detailed Client specific configurations. </w:delText>
              </w:r>
            </w:del>
          </w:p>
          <w:p w14:paraId="2F59C067" w14:textId="31CA8C6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94" w:author="Can Hong NGOC" w:date="2020-08-31T11:22:00Z"/>
                <w:rFonts w:ascii="Arial" w:hAnsi="Arial" w:cs="Arial"/>
                <w:sz w:val="20"/>
                <w:szCs w:val="20"/>
              </w:rPr>
            </w:pPr>
            <w:del w:id="1095" w:author="Can Hong NGOC" w:date="2020-08-31T11:22:00Z">
              <w:r w:rsidRPr="00E905C1" w:rsidDel="009A1469">
                <w:rPr>
                  <w:rFonts w:ascii="Arial" w:hAnsi="Arial" w:cs="Arial"/>
                </w:rPr>
                <w:br/>
                <w:delText>A final set of pre-defined business processes specification, resulting from the BPA workshops, will be provided. They will form the BSDD.</w:delText>
              </w:r>
            </w:del>
          </w:p>
        </w:tc>
        <w:tc>
          <w:tcPr>
            <w:tcW w:w="816" w:type="pct"/>
          </w:tcPr>
          <w:p w14:paraId="2136E957" w14:textId="4AD9C26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96" w:author="Can Hong NGOC" w:date="2020-08-31T11:22:00Z"/>
                <w:rFonts w:ascii="Arial" w:hAnsi="Arial" w:cs="Arial"/>
                <w:sz w:val="20"/>
                <w:szCs w:val="20"/>
              </w:rPr>
            </w:pPr>
            <w:del w:id="1097" w:author="Can Hong NGOC" w:date="2020-08-31T11:22:00Z">
              <w:r w:rsidRPr="00E905C1" w:rsidDel="009A1469">
                <w:rPr>
                  <w:rFonts w:ascii="Arial" w:hAnsi="Arial" w:cs="Arial"/>
                </w:rPr>
                <w:delText>DD002 Business Solution Design Documents and Delta Log (of identified changes)</w:delText>
              </w:r>
            </w:del>
          </w:p>
        </w:tc>
        <w:tc>
          <w:tcPr>
            <w:tcW w:w="623" w:type="pct"/>
          </w:tcPr>
          <w:p w14:paraId="52A271BE" w14:textId="71A2676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098" w:author="Can Hong NGOC" w:date="2020-08-31T11:22:00Z"/>
                <w:rFonts w:ascii="Arial" w:hAnsi="Arial" w:cs="Arial"/>
                <w:sz w:val="20"/>
                <w:szCs w:val="20"/>
              </w:rPr>
            </w:pPr>
            <w:del w:id="1099" w:author="Can Hong NGOC" w:date="2020-08-31T11:22:00Z">
              <w:r w:rsidRPr="00E905C1" w:rsidDel="009A1469">
                <w:rPr>
                  <w:rFonts w:ascii="Arial" w:hAnsi="Arial" w:cs="Arial"/>
                </w:rPr>
                <w:delText>Workshop and Document</w:delText>
              </w:r>
            </w:del>
          </w:p>
        </w:tc>
        <w:tc>
          <w:tcPr>
            <w:tcW w:w="305" w:type="pct"/>
            <w:noWrap/>
            <w:vAlign w:val="center"/>
            <w:hideMark/>
          </w:tcPr>
          <w:p w14:paraId="3CF25646" w14:textId="1F0BD65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00" w:author="Can Hong NGOC" w:date="2020-08-31T11:22:00Z"/>
                <w:rFonts w:ascii="Arial" w:hAnsi="Arial" w:cs="Arial"/>
                <w:sz w:val="20"/>
                <w:szCs w:val="20"/>
              </w:rPr>
              <w:pPrChange w:id="110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02" w:author="Can Hong NGOC" w:date="2020-08-31T11:22:00Z">
              <w:r w:rsidRPr="00E905C1" w:rsidDel="009A1469">
                <w:rPr>
                  <w:rFonts w:ascii="Arial" w:hAnsi="Arial" w:cs="Arial"/>
                </w:rPr>
                <w:delText>E</w:delText>
              </w:r>
            </w:del>
          </w:p>
        </w:tc>
        <w:tc>
          <w:tcPr>
            <w:tcW w:w="305" w:type="pct"/>
            <w:vAlign w:val="center"/>
          </w:tcPr>
          <w:p w14:paraId="37E48383" w14:textId="316CBFE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03" w:author="Can Hong NGOC" w:date="2020-08-31T11:22:00Z"/>
                <w:rFonts w:ascii="Arial" w:hAnsi="Arial" w:cs="Arial"/>
                <w:sz w:val="20"/>
                <w:szCs w:val="20"/>
              </w:rPr>
              <w:pPrChange w:id="110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05" w:author="Can Hong NGOC" w:date="2020-08-31T11:22:00Z">
              <w:r w:rsidRPr="00E905C1" w:rsidDel="009A1469">
                <w:rPr>
                  <w:rFonts w:ascii="Arial" w:hAnsi="Arial" w:cs="Arial"/>
                </w:rPr>
                <w:delText>S</w:delText>
              </w:r>
            </w:del>
          </w:p>
        </w:tc>
        <w:tc>
          <w:tcPr>
            <w:tcW w:w="305" w:type="pct"/>
            <w:noWrap/>
            <w:vAlign w:val="center"/>
            <w:hideMark/>
          </w:tcPr>
          <w:p w14:paraId="54960863" w14:textId="3D10413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06" w:author="Can Hong NGOC" w:date="2020-08-31T11:22:00Z"/>
                <w:rFonts w:ascii="Arial" w:hAnsi="Arial" w:cs="Arial"/>
                <w:sz w:val="20"/>
                <w:szCs w:val="20"/>
              </w:rPr>
              <w:pPrChange w:id="110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08" w:author="Can Hong NGOC" w:date="2020-08-31T11:22:00Z">
              <w:r w:rsidRPr="00E905C1" w:rsidDel="009A1469">
                <w:rPr>
                  <w:rFonts w:ascii="Arial" w:hAnsi="Arial" w:cs="Arial"/>
                </w:rPr>
                <w:delText>S</w:delText>
              </w:r>
            </w:del>
          </w:p>
        </w:tc>
      </w:tr>
      <w:tr w:rsidR="00936C83" w:rsidRPr="00E905C1" w:rsidDel="009A1469" w14:paraId="136AFD56" w14:textId="410D6619" w:rsidTr="00424C9D">
        <w:trPr>
          <w:cnfStyle w:val="000000100000" w:firstRow="0" w:lastRow="0" w:firstColumn="0" w:lastColumn="0" w:oddVBand="0" w:evenVBand="0" w:oddHBand="1" w:evenHBand="0" w:firstRowFirstColumn="0" w:firstRowLastColumn="0" w:lastRowFirstColumn="0" w:lastRowLastColumn="0"/>
          <w:trHeight w:val="610"/>
          <w:del w:id="1109"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tcPr>
          <w:p w14:paraId="387ACDE5" w14:textId="249E95C1" w:rsidR="00936C83" w:rsidRPr="00E905C1" w:rsidDel="009A1469" w:rsidRDefault="00936C83" w:rsidP="00E61E86">
            <w:pPr>
              <w:rPr>
                <w:del w:id="1110" w:author="Can Hong NGOC" w:date="2020-08-31T11:22:00Z"/>
                <w:rFonts w:ascii="Arial" w:hAnsi="Arial" w:cs="Arial"/>
                <w:sz w:val="20"/>
                <w:szCs w:val="20"/>
              </w:rPr>
            </w:pPr>
            <w:del w:id="1111" w:author="Can Hong NGOC" w:date="2020-08-31T11:22:00Z">
              <w:r w:rsidRPr="00E905C1" w:rsidDel="009A1469">
                <w:rPr>
                  <w:rFonts w:ascii="Arial" w:hAnsi="Arial" w:cs="Arial"/>
                </w:rPr>
                <w:delText>VK.D003</w:delText>
              </w:r>
            </w:del>
          </w:p>
        </w:tc>
        <w:tc>
          <w:tcPr>
            <w:tcW w:w="839" w:type="pct"/>
          </w:tcPr>
          <w:p w14:paraId="5A398C94" w14:textId="2B149C5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12" w:author="Can Hong NGOC" w:date="2020-08-31T11:22:00Z"/>
                <w:rFonts w:ascii="Arial" w:hAnsi="Arial" w:cs="Arial"/>
                <w:sz w:val="20"/>
                <w:szCs w:val="20"/>
              </w:rPr>
            </w:pPr>
            <w:del w:id="1113" w:author="Can Hong NGOC" w:date="2020-08-31T11:22:00Z">
              <w:r w:rsidRPr="00E905C1" w:rsidDel="009A1469">
                <w:rPr>
                  <w:rFonts w:ascii="Arial" w:hAnsi="Arial" w:cs="Arial"/>
                </w:rPr>
                <w:delText>Run Functional Non-MAPS Specifications Workshop</w:delText>
              </w:r>
            </w:del>
          </w:p>
        </w:tc>
        <w:tc>
          <w:tcPr>
            <w:tcW w:w="1440" w:type="pct"/>
          </w:tcPr>
          <w:p w14:paraId="6CD2E10E" w14:textId="5CA8347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14" w:author="Can Hong NGOC" w:date="2020-08-31T11:22:00Z"/>
                <w:rFonts w:ascii="Arial" w:hAnsi="Arial" w:cs="Arial"/>
                <w:sz w:val="20"/>
                <w:szCs w:val="20"/>
              </w:rPr>
            </w:pPr>
            <w:del w:id="1115" w:author="Can Hong NGOC" w:date="2020-08-31T11:22:00Z">
              <w:r w:rsidRPr="00E905C1" w:rsidDel="009A1469">
                <w:rPr>
                  <w:rFonts w:ascii="Arial" w:hAnsi="Arial" w:cs="Arial"/>
                </w:rPr>
                <w:delText>Document functional requirements and specifications after BPA workshops and not covered by MAPS.</w:delText>
              </w:r>
            </w:del>
          </w:p>
        </w:tc>
        <w:tc>
          <w:tcPr>
            <w:tcW w:w="816" w:type="pct"/>
          </w:tcPr>
          <w:p w14:paraId="7110C760" w14:textId="4C95DF1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16" w:author="Can Hong NGOC" w:date="2020-08-31T11:22:00Z"/>
                <w:rFonts w:ascii="Arial" w:hAnsi="Arial" w:cs="Arial"/>
                <w:sz w:val="20"/>
                <w:szCs w:val="20"/>
              </w:rPr>
            </w:pPr>
            <w:del w:id="1117" w:author="Can Hong NGOC" w:date="2020-08-31T11:22:00Z">
              <w:r w:rsidRPr="00E905C1" w:rsidDel="009A1469">
                <w:rPr>
                  <w:rFonts w:ascii="Arial" w:hAnsi="Arial" w:cs="Arial"/>
                </w:rPr>
                <w:delText>DD003 Functional Specifications for non-MAPS components</w:delText>
              </w:r>
            </w:del>
          </w:p>
        </w:tc>
        <w:tc>
          <w:tcPr>
            <w:tcW w:w="623" w:type="pct"/>
          </w:tcPr>
          <w:p w14:paraId="2BBDA04B" w14:textId="726628D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18" w:author="Can Hong NGOC" w:date="2020-08-31T11:22:00Z"/>
                <w:rFonts w:ascii="Arial" w:hAnsi="Arial" w:cs="Arial"/>
                <w:sz w:val="20"/>
                <w:szCs w:val="20"/>
              </w:rPr>
            </w:pPr>
            <w:del w:id="1119" w:author="Can Hong NGOC" w:date="2020-08-31T11:22:00Z">
              <w:r w:rsidRPr="00E905C1" w:rsidDel="009A1469">
                <w:rPr>
                  <w:rFonts w:ascii="Arial" w:hAnsi="Arial" w:cs="Arial"/>
                </w:rPr>
                <w:delText>Workshop and Document</w:delText>
              </w:r>
            </w:del>
          </w:p>
        </w:tc>
        <w:tc>
          <w:tcPr>
            <w:tcW w:w="305" w:type="pct"/>
            <w:noWrap/>
            <w:vAlign w:val="center"/>
          </w:tcPr>
          <w:p w14:paraId="24BB1ECF" w14:textId="37EC314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20" w:author="Can Hong NGOC" w:date="2020-08-31T11:22:00Z"/>
                <w:rFonts w:ascii="Arial" w:hAnsi="Arial" w:cs="Arial"/>
                <w:sz w:val="20"/>
                <w:szCs w:val="20"/>
              </w:rPr>
              <w:pPrChange w:id="112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122" w:author="Can Hong NGOC" w:date="2020-08-31T11:22:00Z">
              <w:r w:rsidRPr="00E905C1" w:rsidDel="009A1469">
                <w:rPr>
                  <w:rFonts w:ascii="Arial" w:hAnsi="Arial" w:cs="Arial"/>
                </w:rPr>
                <w:delText>E</w:delText>
              </w:r>
            </w:del>
          </w:p>
        </w:tc>
        <w:tc>
          <w:tcPr>
            <w:tcW w:w="305" w:type="pct"/>
            <w:vAlign w:val="center"/>
          </w:tcPr>
          <w:p w14:paraId="3999C291" w14:textId="5B30B05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23" w:author="Can Hong NGOC" w:date="2020-08-31T11:22:00Z"/>
                <w:rFonts w:ascii="Arial" w:hAnsi="Arial" w:cs="Arial"/>
                <w:sz w:val="20"/>
                <w:szCs w:val="20"/>
              </w:rPr>
              <w:pPrChange w:id="112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125" w:author="Can Hong NGOC" w:date="2020-08-31T11:22:00Z">
              <w:r w:rsidRPr="00E905C1" w:rsidDel="009A1469">
                <w:rPr>
                  <w:rFonts w:ascii="Arial" w:hAnsi="Arial" w:cs="Arial"/>
                </w:rPr>
                <w:delText>S</w:delText>
              </w:r>
            </w:del>
          </w:p>
        </w:tc>
        <w:tc>
          <w:tcPr>
            <w:tcW w:w="305" w:type="pct"/>
            <w:noWrap/>
            <w:vAlign w:val="center"/>
          </w:tcPr>
          <w:p w14:paraId="5ACA0692" w14:textId="00B87FD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26" w:author="Can Hong NGOC" w:date="2020-08-31T11:22:00Z"/>
                <w:rFonts w:ascii="Arial" w:hAnsi="Arial" w:cs="Arial"/>
                <w:sz w:val="20"/>
                <w:szCs w:val="20"/>
              </w:rPr>
              <w:pPrChange w:id="112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128" w:author="Can Hong NGOC" w:date="2020-08-31T11:22:00Z">
              <w:r w:rsidRPr="00E905C1" w:rsidDel="009A1469">
                <w:rPr>
                  <w:rFonts w:ascii="Arial" w:hAnsi="Arial" w:cs="Arial"/>
                </w:rPr>
                <w:delText>P</w:delText>
              </w:r>
            </w:del>
          </w:p>
        </w:tc>
      </w:tr>
      <w:tr w:rsidR="00936C83" w:rsidRPr="00E905C1" w:rsidDel="009A1469" w14:paraId="00F7640F" w14:textId="1FDFD91A" w:rsidTr="00424C9D">
        <w:trPr>
          <w:trHeight w:val="781"/>
          <w:del w:id="1129"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hideMark/>
          </w:tcPr>
          <w:p w14:paraId="0A858E1C" w14:textId="78472C9E" w:rsidR="00936C83" w:rsidRPr="00E905C1" w:rsidDel="009A1469" w:rsidRDefault="00936C83" w:rsidP="00E61E86">
            <w:pPr>
              <w:rPr>
                <w:del w:id="1130" w:author="Can Hong NGOC" w:date="2020-08-31T11:22:00Z"/>
                <w:rFonts w:ascii="Arial" w:hAnsi="Arial" w:cs="Arial"/>
                <w:sz w:val="20"/>
                <w:szCs w:val="20"/>
              </w:rPr>
            </w:pPr>
            <w:del w:id="1131" w:author="Can Hong NGOC" w:date="2020-08-31T11:22:00Z">
              <w:r w:rsidRPr="00E905C1" w:rsidDel="009A1469">
                <w:rPr>
                  <w:rFonts w:ascii="Arial" w:hAnsi="Arial" w:cs="Arial"/>
                </w:rPr>
                <w:delText>VK.D004</w:delText>
              </w:r>
            </w:del>
          </w:p>
        </w:tc>
        <w:tc>
          <w:tcPr>
            <w:tcW w:w="839" w:type="pct"/>
            <w:hideMark/>
          </w:tcPr>
          <w:p w14:paraId="40A96EAF" w14:textId="37E711A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32" w:author="Can Hong NGOC" w:date="2020-08-31T11:22:00Z"/>
                <w:rFonts w:ascii="Arial" w:hAnsi="Arial" w:cs="Arial"/>
                <w:sz w:val="20"/>
                <w:szCs w:val="20"/>
              </w:rPr>
            </w:pPr>
            <w:del w:id="1133" w:author="Can Hong NGOC" w:date="2020-08-31T11:22:00Z">
              <w:r w:rsidRPr="00E905C1" w:rsidDel="009A1469">
                <w:rPr>
                  <w:rFonts w:ascii="Arial" w:hAnsi="Arial" w:cs="Arial"/>
                </w:rPr>
                <w:delText>Provide and explain Static Data templates/ MAPS accelerators</w:delText>
              </w:r>
            </w:del>
          </w:p>
        </w:tc>
        <w:tc>
          <w:tcPr>
            <w:tcW w:w="1440" w:type="pct"/>
            <w:hideMark/>
          </w:tcPr>
          <w:p w14:paraId="3F08175A" w14:textId="2EE772D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34" w:author="Can Hong NGOC" w:date="2020-08-31T11:22:00Z"/>
                <w:rFonts w:ascii="Arial" w:hAnsi="Arial" w:cs="Arial"/>
                <w:sz w:val="20"/>
                <w:szCs w:val="20"/>
              </w:rPr>
            </w:pPr>
            <w:del w:id="1135" w:author="Can Hong NGOC" w:date="2020-08-31T11:22:00Z">
              <w:r w:rsidRPr="00E905C1" w:rsidDel="009A1469">
                <w:rPr>
                  <w:rFonts w:ascii="Arial" w:hAnsi="Arial" w:cs="Arial"/>
                </w:rPr>
                <w:delText xml:space="preserve">Populate data loading templates (Static / Market / Business) that are supplied by </w:delText>
              </w:r>
              <w:r w:rsidR="00AD407A" w:rsidRPr="00E905C1" w:rsidDel="009A1469">
                <w:rPr>
                  <w:rFonts w:ascii="Arial" w:hAnsi="Arial" w:cs="Arial"/>
                </w:rPr>
                <w:delText>Finastra</w:delText>
              </w:r>
              <w:r w:rsidRPr="00E905C1" w:rsidDel="009A1469">
                <w:rPr>
                  <w:rFonts w:ascii="Arial" w:hAnsi="Arial" w:cs="Arial"/>
                </w:rPr>
                <w:delText xml:space="preserve"> after the Project kick-off.</w:delText>
              </w:r>
            </w:del>
          </w:p>
        </w:tc>
        <w:tc>
          <w:tcPr>
            <w:tcW w:w="816" w:type="pct"/>
          </w:tcPr>
          <w:p w14:paraId="3474A120" w14:textId="7B77921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36" w:author="Can Hong NGOC" w:date="2020-08-31T11:22:00Z"/>
                <w:rFonts w:ascii="Arial" w:hAnsi="Arial" w:cs="Arial"/>
                <w:sz w:val="20"/>
                <w:szCs w:val="20"/>
              </w:rPr>
            </w:pPr>
            <w:del w:id="1137" w:author="Can Hong NGOC" w:date="2020-08-31T11:22:00Z">
              <w:r w:rsidRPr="00E905C1" w:rsidDel="009A1469">
                <w:rPr>
                  <w:rFonts w:ascii="Arial" w:hAnsi="Arial" w:cs="Arial"/>
                </w:rPr>
                <w:delText>DD004 Data Loading Templates</w:delText>
              </w:r>
            </w:del>
          </w:p>
        </w:tc>
        <w:tc>
          <w:tcPr>
            <w:tcW w:w="623" w:type="pct"/>
          </w:tcPr>
          <w:p w14:paraId="795622C3" w14:textId="27BC1D9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38" w:author="Can Hong NGOC" w:date="2020-08-31T11:22:00Z"/>
                <w:rFonts w:ascii="Arial" w:hAnsi="Arial" w:cs="Arial"/>
                <w:sz w:val="20"/>
                <w:szCs w:val="20"/>
              </w:rPr>
            </w:pPr>
            <w:del w:id="1139" w:author="Can Hong NGOC" w:date="2020-08-31T11:22:00Z">
              <w:r w:rsidRPr="00E905C1" w:rsidDel="009A1469">
                <w:rPr>
                  <w:rFonts w:ascii="Arial" w:hAnsi="Arial" w:cs="Arial"/>
                </w:rPr>
                <w:delText>Document</w:delText>
              </w:r>
            </w:del>
          </w:p>
        </w:tc>
        <w:tc>
          <w:tcPr>
            <w:tcW w:w="305" w:type="pct"/>
            <w:noWrap/>
            <w:vAlign w:val="center"/>
            <w:hideMark/>
          </w:tcPr>
          <w:p w14:paraId="78808062" w14:textId="094FEBD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40" w:author="Can Hong NGOC" w:date="2020-08-31T11:22:00Z"/>
                <w:rFonts w:ascii="Arial" w:hAnsi="Arial" w:cs="Arial"/>
                <w:sz w:val="20"/>
                <w:szCs w:val="20"/>
              </w:rPr>
              <w:pPrChange w:id="114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42" w:author="Can Hong NGOC" w:date="2020-08-31T11:22:00Z">
              <w:r w:rsidRPr="00E905C1" w:rsidDel="009A1469">
                <w:rPr>
                  <w:rFonts w:ascii="Arial" w:hAnsi="Arial" w:cs="Arial"/>
                </w:rPr>
                <w:delText>S</w:delText>
              </w:r>
            </w:del>
          </w:p>
        </w:tc>
        <w:tc>
          <w:tcPr>
            <w:tcW w:w="305" w:type="pct"/>
            <w:vAlign w:val="center"/>
          </w:tcPr>
          <w:p w14:paraId="74CA1F04" w14:textId="41B06E3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43" w:author="Can Hong NGOC" w:date="2020-08-31T11:22:00Z"/>
                <w:rFonts w:ascii="Arial" w:hAnsi="Arial" w:cs="Arial"/>
                <w:sz w:val="20"/>
                <w:szCs w:val="20"/>
              </w:rPr>
              <w:pPrChange w:id="114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45" w:author="Can Hong NGOC" w:date="2020-08-31T11:22:00Z">
              <w:r w:rsidRPr="00E905C1" w:rsidDel="009A1469">
                <w:rPr>
                  <w:rFonts w:ascii="Arial" w:hAnsi="Arial" w:cs="Arial"/>
                </w:rPr>
                <w:delText>S</w:delText>
              </w:r>
            </w:del>
          </w:p>
        </w:tc>
        <w:tc>
          <w:tcPr>
            <w:tcW w:w="305" w:type="pct"/>
            <w:noWrap/>
            <w:vAlign w:val="center"/>
            <w:hideMark/>
          </w:tcPr>
          <w:p w14:paraId="0914E08E" w14:textId="0B9CF7E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46" w:author="Can Hong NGOC" w:date="2020-08-31T11:22:00Z"/>
                <w:rFonts w:ascii="Arial" w:hAnsi="Arial" w:cs="Arial"/>
                <w:sz w:val="20"/>
                <w:szCs w:val="20"/>
              </w:rPr>
              <w:pPrChange w:id="114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48" w:author="Can Hong NGOC" w:date="2020-08-31T11:22:00Z">
              <w:r w:rsidRPr="00E905C1" w:rsidDel="009A1469">
                <w:rPr>
                  <w:rFonts w:ascii="Arial" w:hAnsi="Arial" w:cs="Arial"/>
                </w:rPr>
                <w:delText>E</w:delText>
              </w:r>
            </w:del>
          </w:p>
        </w:tc>
      </w:tr>
      <w:tr w:rsidR="00936C83" w:rsidRPr="00E905C1" w:rsidDel="009A1469" w14:paraId="278648C4" w14:textId="372E95CD" w:rsidTr="00424C9D">
        <w:trPr>
          <w:cnfStyle w:val="000000100000" w:firstRow="0" w:lastRow="0" w:firstColumn="0" w:lastColumn="0" w:oddVBand="0" w:evenVBand="0" w:oddHBand="1" w:evenHBand="0" w:firstRowFirstColumn="0" w:firstRowLastColumn="0" w:lastRowFirstColumn="0" w:lastRowLastColumn="0"/>
          <w:trHeight w:val="781"/>
          <w:del w:id="1149"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tcPr>
          <w:p w14:paraId="2DC636F7" w14:textId="17E8E678" w:rsidR="00936C83" w:rsidRPr="00E905C1" w:rsidDel="009A1469" w:rsidRDefault="00936C83" w:rsidP="00E61E86">
            <w:pPr>
              <w:rPr>
                <w:del w:id="1150" w:author="Can Hong NGOC" w:date="2020-08-31T11:22:00Z"/>
                <w:rFonts w:ascii="Arial" w:hAnsi="Arial" w:cs="Arial"/>
                <w:sz w:val="20"/>
                <w:szCs w:val="20"/>
              </w:rPr>
            </w:pPr>
            <w:bookmarkStart w:id="1151" w:name="_Hlk515346659"/>
            <w:del w:id="1152" w:author="Can Hong NGOC" w:date="2020-08-31T11:22:00Z">
              <w:r w:rsidRPr="00E905C1" w:rsidDel="009A1469">
                <w:rPr>
                  <w:rFonts w:ascii="Arial" w:hAnsi="Arial" w:cs="Arial"/>
                </w:rPr>
                <w:delText>VK.D005</w:delText>
              </w:r>
            </w:del>
          </w:p>
        </w:tc>
        <w:tc>
          <w:tcPr>
            <w:tcW w:w="839" w:type="pct"/>
          </w:tcPr>
          <w:p w14:paraId="28377F52" w14:textId="5704744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53" w:author="Can Hong NGOC" w:date="2020-08-31T11:22:00Z"/>
                <w:rFonts w:ascii="Arial" w:hAnsi="Arial" w:cs="Arial"/>
                <w:sz w:val="20"/>
                <w:szCs w:val="20"/>
              </w:rPr>
            </w:pPr>
            <w:del w:id="1154" w:author="Can Hong NGOC" w:date="2020-08-31T11:22:00Z">
              <w:r w:rsidRPr="00E905C1" w:rsidDel="009A1469">
                <w:rPr>
                  <w:rFonts w:ascii="Arial" w:hAnsi="Arial" w:cs="Arial"/>
                </w:rPr>
                <w:delText>Run Technical Specification Workshop</w:delText>
              </w:r>
            </w:del>
          </w:p>
        </w:tc>
        <w:tc>
          <w:tcPr>
            <w:tcW w:w="1440" w:type="pct"/>
          </w:tcPr>
          <w:p w14:paraId="741C26BE" w14:textId="7098F41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55" w:author="Can Hong NGOC" w:date="2020-08-31T11:22:00Z"/>
                <w:rFonts w:ascii="Arial" w:hAnsi="Arial" w:cs="Arial"/>
                <w:sz w:val="20"/>
                <w:szCs w:val="20"/>
              </w:rPr>
            </w:pPr>
            <w:del w:id="1156" w:author="Can Hong NGOC" w:date="2020-08-31T11:22:00Z">
              <w:r w:rsidRPr="00E905C1" w:rsidDel="009A1469">
                <w:rPr>
                  <w:rFonts w:ascii="Arial" w:hAnsi="Arial" w:cs="Arial"/>
                </w:rPr>
                <w:delText xml:space="preserve">Facilitate the technical deployment of the modules which are in the scope of the Services. </w:delText>
              </w:r>
            </w:del>
          </w:p>
          <w:p w14:paraId="7707472F" w14:textId="1628876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57" w:author="Can Hong NGOC" w:date="2020-08-31T11:22:00Z"/>
                <w:rFonts w:ascii="Arial" w:hAnsi="Arial" w:cs="Arial"/>
                <w:sz w:val="20"/>
                <w:szCs w:val="20"/>
              </w:rPr>
            </w:pPr>
            <w:del w:id="1158" w:author="Can Hong NGOC" w:date="2020-08-31T11:22:00Z">
              <w:r w:rsidRPr="00E905C1" w:rsidDel="009A1469">
                <w:rPr>
                  <w:rFonts w:ascii="Arial" w:hAnsi="Arial" w:cs="Arial"/>
                </w:rPr>
                <w:br/>
                <w:delText xml:space="preserve">Client must Provide the requirements (architecture, formats, and specifications for interface APIs, Data Conversion, Reports) for </w:delText>
              </w:r>
              <w:r w:rsidR="00AD407A" w:rsidRPr="00E905C1" w:rsidDel="009A1469">
                <w:rPr>
                  <w:rFonts w:ascii="Arial" w:hAnsi="Arial" w:cs="Arial"/>
                </w:rPr>
                <w:delText>Finastra</w:delText>
              </w:r>
              <w:r w:rsidRPr="00E905C1" w:rsidDel="009A1469">
                <w:rPr>
                  <w:rFonts w:ascii="Arial" w:hAnsi="Arial" w:cs="Arial"/>
                </w:rPr>
                <w:delText xml:space="preserve"> to prepare Technical</w:delText>
              </w:r>
              <w:r w:rsidRPr="00E905C1" w:rsidDel="009A1469">
                <w:rPr>
                  <w:rFonts w:ascii="Arial" w:hAnsi="Arial" w:cs="Arial"/>
                  <w:lang w:eastAsia="zh-TW"/>
                </w:rPr>
                <w:delText xml:space="preserve"> Specification</w:delText>
              </w:r>
              <w:r w:rsidRPr="00E905C1" w:rsidDel="009A1469">
                <w:rPr>
                  <w:rFonts w:ascii="Arial" w:hAnsi="Arial" w:cs="Arial"/>
                </w:rPr>
                <w:delText>.</w:delText>
              </w:r>
            </w:del>
          </w:p>
        </w:tc>
        <w:tc>
          <w:tcPr>
            <w:tcW w:w="816" w:type="pct"/>
          </w:tcPr>
          <w:p w14:paraId="6D42DDEB" w14:textId="352591D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59" w:author="Can Hong NGOC" w:date="2020-08-31T11:22:00Z"/>
                <w:rFonts w:ascii="Arial" w:hAnsi="Arial" w:cs="Arial"/>
                <w:sz w:val="20"/>
                <w:szCs w:val="20"/>
              </w:rPr>
            </w:pPr>
            <w:del w:id="1160" w:author="Can Hong NGOC" w:date="2020-08-31T11:22:00Z">
              <w:r w:rsidRPr="00E905C1" w:rsidDel="009A1469">
                <w:rPr>
                  <w:rFonts w:ascii="Arial" w:hAnsi="Arial" w:cs="Arial"/>
                </w:rPr>
                <w:delText>DD005 Technical Specification Documents</w:delText>
              </w:r>
            </w:del>
          </w:p>
        </w:tc>
        <w:tc>
          <w:tcPr>
            <w:tcW w:w="623" w:type="pct"/>
          </w:tcPr>
          <w:p w14:paraId="39486659" w14:textId="2D93EF5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61" w:author="Can Hong NGOC" w:date="2020-08-31T11:22:00Z"/>
                <w:rFonts w:ascii="Arial" w:hAnsi="Arial" w:cs="Arial"/>
                <w:sz w:val="20"/>
                <w:szCs w:val="20"/>
              </w:rPr>
            </w:pPr>
            <w:del w:id="1162" w:author="Can Hong NGOC" w:date="2020-08-31T11:22:00Z">
              <w:r w:rsidRPr="00E905C1" w:rsidDel="009A1469">
                <w:rPr>
                  <w:rFonts w:ascii="Arial" w:hAnsi="Arial" w:cs="Arial"/>
                </w:rPr>
                <w:delText>Workshop and Document</w:delText>
              </w:r>
            </w:del>
          </w:p>
        </w:tc>
        <w:tc>
          <w:tcPr>
            <w:tcW w:w="305" w:type="pct"/>
            <w:noWrap/>
            <w:vAlign w:val="center"/>
          </w:tcPr>
          <w:p w14:paraId="298B466A" w14:textId="1EE1ED4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63" w:author="Can Hong NGOC" w:date="2020-08-31T11:22:00Z"/>
                <w:rFonts w:ascii="Arial" w:hAnsi="Arial" w:cs="Arial"/>
                <w:sz w:val="20"/>
                <w:szCs w:val="20"/>
              </w:rPr>
              <w:pPrChange w:id="116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165" w:author="Can Hong NGOC" w:date="2020-08-31T11:22:00Z">
              <w:r w:rsidRPr="00E905C1" w:rsidDel="009A1469">
                <w:rPr>
                  <w:rFonts w:ascii="Arial" w:hAnsi="Arial" w:cs="Arial"/>
                </w:rPr>
                <w:delText>E</w:delText>
              </w:r>
            </w:del>
          </w:p>
        </w:tc>
        <w:tc>
          <w:tcPr>
            <w:tcW w:w="305" w:type="pct"/>
            <w:vAlign w:val="center"/>
          </w:tcPr>
          <w:p w14:paraId="5F19216E" w14:textId="601E812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66" w:author="Can Hong NGOC" w:date="2020-08-31T11:22:00Z"/>
                <w:rFonts w:ascii="Arial" w:hAnsi="Arial" w:cs="Arial"/>
                <w:sz w:val="20"/>
                <w:szCs w:val="20"/>
              </w:rPr>
              <w:pPrChange w:id="116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168" w:author="Can Hong NGOC" w:date="2020-08-31T11:22:00Z">
              <w:r w:rsidRPr="00E905C1" w:rsidDel="009A1469">
                <w:rPr>
                  <w:rFonts w:ascii="Arial" w:hAnsi="Arial" w:cs="Arial"/>
                </w:rPr>
                <w:delText>S</w:delText>
              </w:r>
            </w:del>
          </w:p>
        </w:tc>
        <w:tc>
          <w:tcPr>
            <w:tcW w:w="305" w:type="pct"/>
            <w:noWrap/>
            <w:vAlign w:val="center"/>
          </w:tcPr>
          <w:p w14:paraId="62245964" w14:textId="5AF9AB5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69" w:author="Can Hong NGOC" w:date="2020-08-31T11:22:00Z"/>
                <w:rFonts w:ascii="Arial" w:hAnsi="Arial" w:cs="Arial"/>
                <w:sz w:val="20"/>
                <w:szCs w:val="20"/>
              </w:rPr>
              <w:pPrChange w:id="117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171" w:author="Can Hong NGOC" w:date="2020-08-31T11:22:00Z">
              <w:r w:rsidRPr="00E905C1" w:rsidDel="009A1469">
                <w:rPr>
                  <w:rFonts w:ascii="Arial" w:hAnsi="Arial" w:cs="Arial"/>
                </w:rPr>
                <w:delText>S</w:delText>
              </w:r>
            </w:del>
          </w:p>
        </w:tc>
      </w:tr>
      <w:bookmarkEnd w:id="1151"/>
      <w:tr w:rsidR="00936C83" w:rsidRPr="00E905C1" w:rsidDel="009A1469" w14:paraId="46807075" w14:textId="186F38D1" w:rsidTr="00424C9D">
        <w:trPr>
          <w:trHeight w:val="615"/>
          <w:del w:id="1172"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hideMark/>
          </w:tcPr>
          <w:p w14:paraId="65A24F35" w14:textId="50C5DCEB" w:rsidR="00936C83" w:rsidRPr="00E905C1" w:rsidDel="009A1469" w:rsidRDefault="00936C83" w:rsidP="00E61E86">
            <w:pPr>
              <w:rPr>
                <w:del w:id="1173" w:author="Can Hong NGOC" w:date="2020-08-31T11:22:00Z"/>
                <w:rFonts w:ascii="Arial" w:hAnsi="Arial" w:cs="Arial"/>
                <w:sz w:val="20"/>
                <w:szCs w:val="20"/>
              </w:rPr>
            </w:pPr>
            <w:del w:id="1174" w:author="Can Hong NGOC" w:date="2020-08-31T11:22:00Z">
              <w:r w:rsidRPr="00E905C1" w:rsidDel="009A1469">
                <w:rPr>
                  <w:rFonts w:ascii="Arial" w:hAnsi="Arial" w:cs="Arial"/>
                </w:rPr>
                <w:delText>VK.D006</w:delText>
              </w:r>
            </w:del>
          </w:p>
        </w:tc>
        <w:tc>
          <w:tcPr>
            <w:tcW w:w="839" w:type="pct"/>
            <w:hideMark/>
          </w:tcPr>
          <w:p w14:paraId="1EC59373" w14:textId="01F1FA3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75" w:author="Can Hong NGOC" w:date="2020-08-31T11:22:00Z"/>
                <w:rFonts w:ascii="Arial" w:hAnsi="Arial" w:cs="Arial"/>
                <w:sz w:val="20"/>
                <w:szCs w:val="20"/>
              </w:rPr>
            </w:pPr>
            <w:del w:id="1176" w:author="Can Hong NGOC" w:date="2020-08-31T11:22:00Z">
              <w:r w:rsidRPr="00E905C1" w:rsidDel="009A1469">
                <w:rPr>
                  <w:rFonts w:ascii="Arial" w:hAnsi="Arial" w:cs="Arial"/>
                </w:rPr>
                <w:delText>Run Interface Specification Workshop</w:delText>
              </w:r>
            </w:del>
          </w:p>
        </w:tc>
        <w:tc>
          <w:tcPr>
            <w:tcW w:w="1440" w:type="pct"/>
            <w:hideMark/>
          </w:tcPr>
          <w:p w14:paraId="1CB66B89" w14:textId="36C31C4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77" w:author="Can Hong NGOC" w:date="2020-08-31T11:22:00Z"/>
                <w:rFonts w:ascii="Arial" w:hAnsi="Arial" w:cs="Arial"/>
                <w:sz w:val="20"/>
                <w:szCs w:val="20"/>
              </w:rPr>
            </w:pPr>
            <w:del w:id="1178" w:author="Can Hong NGOC" w:date="2020-08-31T11:22:00Z">
              <w:r w:rsidRPr="00E905C1" w:rsidDel="009A1469">
                <w:rPr>
                  <w:rFonts w:ascii="Arial" w:hAnsi="Arial" w:cs="Arial"/>
                </w:rPr>
                <w:delText xml:space="preserve">Client need to support Fianstra generate Interface specification document. </w:delText>
              </w:r>
            </w:del>
          </w:p>
        </w:tc>
        <w:tc>
          <w:tcPr>
            <w:tcW w:w="816" w:type="pct"/>
          </w:tcPr>
          <w:p w14:paraId="1D48288F" w14:textId="446A854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79" w:author="Can Hong NGOC" w:date="2020-08-31T11:22:00Z"/>
                <w:rFonts w:ascii="Arial" w:hAnsi="Arial" w:cs="Arial"/>
                <w:sz w:val="20"/>
                <w:szCs w:val="20"/>
              </w:rPr>
            </w:pPr>
            <w:del w:id="1180" w:author="Can Hong NGOC" w:date="2020-08-31T11:22:00Z">
              <w:r w:rsidRPr="00E905C1" w:rsidDel="009A1469">
                <w:rPr>
                  <w:rFonts w:ascii="Arial" w:hAnsi="Arial" w:cs="Arial"/>
                </w:rPr>
                <w:delText>DD006 Interface Specification Document</w:delText>
              </w:r>
            </w:del>
          </w:p>
        </w:tc>
        <w:tc>
          <w:tcPr>
            <w:tcW w:w="623" w:type="pct"/>
          </w:tcPr>
          <w:p w14:paraId="7448BBDB" w14:textId="1B1F7BE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81" w:author="Can Hong NGOC" w:date="2020-08-31T11:22:00Z"/>
                <w:rFonts w:ascii="Arial" w:hAnsi="Arial" w:cs="Arial"/>
                <w:sz w:val="20"/>
                <w:szCs w:val="20"/>
              </w:rPr>
            </w:pPr>
            <w:del w:id="1182" w:author="Can Hong NGOC" w:date="2020-08-31T11:22:00Z">
              <w:r w:rsidRPr="00E905C1" w:rsidDel="009A1469">
                <w:rPr>
                  <w:rFonts w:ascii="Arial" w:hAnsi="Arial" w:cs="Arial"/>
                </w:rPr>
                <w:delText>Document</w:delText>
              </w:r>
            </w:del>
          </w:p>
        </w:tc>
        <w:tc>
          <w:tcPr>
            <w:tcW w:w="305" w:type="pct"/>
            <w:noWrap/>
            <w:vAlign w:val="center"/>
            <w:hideMark/>
          </w:tcPr>
          <w:p w14:paraId="255BAC75" w14:textId="5E04912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83" w:author="Can Hong NGOC" w:date="2020-08-31T11:22:00Z"/>
                <w:rFonts w:ascii="Arial" w:hAnsi="Arial" w:cs="Arial"/>
                <w:sz w:val="20"/>
                <w:szCs w:val="20"/>
              </w:rPr>
              <w:pPrChange w:id="118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85" w:author="Can Hong NGOC" w:date="2020-08-31T11:22:00Z">
              <w:r w:rsidRPr="00E905C1" w:rsidDel="009A1469">
                <w:rPr>
                  <w:rFonts w:ascii="Arial" w:hAnsi="Arial" w:cs="Arial"/>
                </w:rPr>
                <w:delText>S</w:delText>
              </w:r>
            </w:del>
          </w:p>
        </w:tc>
        <w:tc>
          <w:tcPr>
            <w:tcW w:w="305" w:type="pct"/>
            <w:vAlign w:val="center"/>
          </w:tcPr>
          <w:p w14:paraId="48F3CD8F" w14:textId="1953857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86" w:author="Can Hong NGOC" w:date="2020-08-31T11:22:00Z"/>
                <w:rFonts w:ascii="Arial" w:hAnsi="Arial" w:cs="Arial"/>
                <w:sz w:val="20"/>
                <w:szCs w:val="20"/>
              </w:rPr>
              <w:pPrChange w:id="118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88" w:author="Can Hong NGOC" w:date="2020-08-31T11:22:00Z">
              <w:r w:rsidRPr="00E905C1" w:rsidDel="009A1469">
                <w:rPr>
                  <w:rFonts w:ascii="Arial" w:hAnsi="Arial" w:cs="Arial"/>
                </w:rPr>
                <w:delText>E</w:delText>
              </w:r>
            </w:del>
          </w:p>
        </w:tc>
        <w:tc>
          <w:tcPr>
            <w:tcW w:w="305" w:type="pct"/>
            <w:noWrap/>
            <w:vAlign w:val="center"/>
            <w:hideMark/>
          </w:tcPr>
          <w:p w14:paraId="4C21C49C" w14:textId="48BD122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189" w:author="Can Hong NGOC" w:date="2020-08-31T11:22:00Z"/>
                <w:rFonts w:ascii="Arial" w:hAnsi="Arial" w:cs="Arial"/>
                <w:sz w:val="20"/>
                <w:szCs w:val="20"/>
              </w:rPr>
              <w:pPrChange w:id="119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191" w:author="Can Hong NGOC" w:date="2020-08-31T11:22:00Z">
              <w:r w:rsidRPr="00E905C1" w:rsidDel="009A1469">
                <w:rPr>
                  <w:rFonts w:ascii="Arial" w:hAnsi="Arial" w:cs="Arial"/>
                </w:rPr>
                <w:delText>S</w:delText>
              </w:r>
            </w:del>
          </w:p>
        </w:tc>
      </w:tr>
      <w:tr w:rsidR="00936C83" w:rsidRPr="00E905C1" w:rsidDel="009A1469" w14:paraId="4DA5D700" w14:textId="49A379F3" w:rsidTr="00424C9D">
        <w:trPr>
          <w:cnfStyle w:val="000000100000" w:firstRow="0" w:lastRow="0" w:firstColumn="0" w:lastColumn="0" w:oddVBand="0" w:evenVBand="0" w:oddHBand="1" w:evenHBand="0" w:firstRowFirstColumn="0" w:firstRowLastColumn="0" w:lastRowFirstColumn="0" w:lastRowLastColumn="0"/>
          <w:trHeight w:val="615"/>
          <w:del w:id="1192" w:author="Can Hong NGOC" w:date="2020-08-31T11:22:00Z"/>
        </w:trPr>
        <w:tc>
          <w:tcPr>
            <w:cnfStyle w:val="001000000000" w:firstRow="0" w:lastRow="0" w:firstColumn="1" w:lastColumn="0" w:oddVBand="0" w:evenVBand="0" w:oddHBand="0" w:evenHBand="0" w:firstRowFirstColumn="0" w:firstRowLastColumn="0" w:lastRowFirstColumn="0" w:lastRowLastColumn="0"/>
            <w:tcW w:w="367" w:type="pct"/>
            <w:noWrap/>
          </w:tcPr>
          <w:p w14:paraId="486725E6" w14:textId="1A34BF8B" w:rsidR="00936C83" w:rsidRPr="00E905C1" w:rsidDel="009A1469" w:rsidRDefault="00936C83" w:rsidP="00E61E86">
            <w:pPr>
              <w:rPr>
                <w:del w:id="1193" w:author="Can Hong NGOC" w:date="2020-08-31T11:22:00Z"/>
                <w:rFonts w:ascii="Arial" w:hAnsi="Arial" w:cs="Arial"/>
                <w:sz w:val="20"/>
                <w:szCs w:val="20"/>
              </w:rPr>
            </w:pPr>
            <w:del w:id="1194" w:author="Can Hong NGOC" w:date="2020-08-31T11:22:00Z">
              <w:r w:rsidRPr="00E905C1" w:rsidDel="009A1469">
                <w:rPr>
                  <w:rFonts w:ascii="Arial" w:hAnsi="Arial" w:cs="Arial"/>
                </w:rPr>
                <w:delText>VK.D007</w:delText>
              </w:r>
            </w:del>
          </w:p>
        </w:tc>
        <w:tc>
          <w:tcPr>
            <w:tcW w:w="839" w:type="pct"/>
          </w:tcPr>
          <w:p w14:paraId="3825C9E3" w14:textId="7991793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95" w:author="Can Hong NGOC" w:date="2020-08-31T11:22:00Z"/>
                <w:rFonts w:ascii="Arial" w:hAnsi="Arial" w:cs="Arial"/>
                <w:sz w:val="20"/>
                <w:szCs w:val="20"/>
              </w:rPr>
            </w:pPr>
            <w:del w:id="1196" w:author="Can Hong NGOC" w:date="2020-08-31T11:22:00Z">
              <w:r w:rsidRPr="00E905C1" w:rsidDel="009A1469">
                <w:rPr>
                  <w:rFonts w:ascii="Arial" w:hAnsi="Arial" w:cs="Arial"/>
                </w:rPr>
                <w:delText>Finalize list of approved Deltas/CRs</w:delText>
              </w:r>
            </w:del>
          </w:p>
        </w:tc>
        <w:tc>
          <w:tcPr>
            <w:tcW w:w="1440" w:type="pct"/>
          </w:tcPr>
          <w:p w14:paraId="1CBEE16F" w14:textId="5E49552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97" w:author="Can Hong NGOC" w:date="2020-08-31T11:22:00Z"/>
                <w:rFonts w:ascii="Arial" w:hAnsi="Arial" w:cs="Arial"/>
                <w:sz w:val="20"/>
                <w:szCs w:val="20"/>
              </w:rPr>
            </w:pPr>
            <w:del w:id="1198" w:author="Can Hong NGOC" w:date="2020-08-31T11:22:00Z">
              <w:r w:rsidRPr="00E905C1" w:rsidDel="009A1469">
                <w:rPr>
                  <w:rFonts w:ascii="Arial" w:hAnsi="Arial" w:cs="Arial"/>
                </w:rPr>
                <w:delText>This activity will happen in a series of Change Control Board Meetings. The Change Control Board role is explained in the Project Governance section of this SOW.</w:delText>
              </w:r>
            </w:del>
          </w:p>
        </w:tc>
        <w:tc>
          <w:tcPr>
            <w:tcW w:w="816" w:type="pct"/>
          </w:tcPr>
          <w:p w14:paraId="61DB1C3D" w14:textId="3DAC7CC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199" w:author="Can Hong NGOC" w:date="2020-08-31T11:22:00Z"/>
                <w:rFonts w:ascii="Arial" w:hAnsi="Arial" w:cs="Arial"/>
                <w:sz w:val="20"/>
                <w:szCs w:val="20"/>
              </w:rPr>
            </w:pPr>
            <w:del w:id="1200" w:author="Can Hong NGOC" w:date="2020-08-31T11:22:00Z">
              <w:r w:rsidRPr="00E905C1" w:rsidDel="009A1469">
                <w:rPr>
                  <w:rFonts w:ascii="Arial" w:hAnsi="Arial" w:cs="Arial"/>
                </w:rPr>
                <w:delText>DD006 Final approved Delta Log /Change Requests</w:delText>
              </w:r>
            </w:del>
          </w:p>
        </w:tc>
        <w:tc>
          <w:tcPr>
            <w:tcW w:w="623" w:type="pct"/>
          </w:tcPr>
          <w:p w14:paraId="2DD743DA" w14:textId="1E9F6B1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01" w:author="Can Hong NGOC" w:date="2020-08-31T11:22:00Z"/>
                <w:rFonts w:ascii="Arial" w:hAnsi="Arial" w:cs="Arial"/>
                <w:sz w:val="20"/>
                <w:szCs w:val="20"/>
              </w:rPr>
            </w:pPr>
            <w:del w:id="1202" w:author="Can Hong NGOC" w:date="2020-08-31T11:22:00Z">
              <w:r w:rsidRPr="00E905C1" w:rsidDel="009A1469">
                <w:rPr>
                  <w:rFonts w:ascii="Arial" w:hAnsi="Arial" w:cs="Arial"/>
                </w:rPr>
                <w:delText>Document</w:delText>
              </w:r>
            </w:del>
          </w:p>
        </w:tc>
        <w:tc>
          <w:tcPr>
            <w:tcW w:w="305" w:type="pct"/>
            <w:noWrap/>
            <w:vAlign w:val="center"/>
          </w:tcPr>
          <w:p w14:paraId="3652C70E" w14:textId="148AEC8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03" w:author="Can Hong NGOC" w:date="2020-08-31T11:22:00Z"/>
                <w:rFonts w:ascii="Arial" w:hAnsi="Arial" w:cs="Arial"/>
                <w:sz w:val="20"/>
                <w:szCs w:val="20"/>
              </w:rPr>
              <w:pPrChange w:id="120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05" w:author="Can Hong NGOC" w:date="2020-08-31T11:22:00Z">
              <w:r w:rsidRPr="00E905C1" w:rsidDel="009A1469">
                <w:rPr>
                  <w:rFonts w:ascii="Arial" w:hAnsi="Arial" w:cs="Arial"/>
                </w:rPr>
                <w:delText>E</w:delText>
              </w:r>
            </w:del>
          </w:p>
        </w:tc>
        <w:tc>
          <w:tcPr>
            <w:tcW w:w="305" w:type="pct"/>
            <w:vAlign w:val="center"/>
          </w:tcPr>
          <w:p w14:paraId="20AB3B28" w14:textId="1E6A059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06" w:author="Can Hong NGOC" w:date="2020-08-31T11:22:00Z"/>
                <w:rFonts w:ascii="Arial" w:hAnsi="Arial" w:cs="Arial"/>
                <w:sz w:val="20"/>
                <w:szCs w:val="20"/>
              </w:rPr>
              <w:pPrChange w:id="120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08" w:author="Can Hong NGOC" w:date="2020-08-31T11:22:00Z">
              <w:r w:rsidRPr="00E905C1" w:rsidDel="009A1469">
                <w:rPr>
                  <w:rFonts w:ascii="Arial" w:hAnsi="Arial" w:cs="Arial"/>
                </w:rPr>
                <w:delText>S</w:delText>
              </w:r>
            </w:del>
          </w:p>
        </w:tc>
        <w:tc>
          <w:tcPr>
            <w:tcW w:w="305" w:type="pct"/>
            <w:noWrap/>
            <w:vAlign w:val="center"/>
          </w:tcPr>
          <w:p w14:paraId="6409238D" w14:textId="39CEB28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09" w:author="Can Hong NGOC" w:date="2020-08-31T11:22:00Z"/>
                <w:rFonts w:ascii="Arial" w:hAnsi="Arial" w:cs="Arial"/>
                <w:sz w:val="20"/>
                <w:szCs w:val="20"/>
              </w:rPr>
              <w:pPrChange w:id="121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11" w:author="Can Hong NGOC" w:date="2020-08-31T11:22:00Z">
              <w:r w:rsidRPr="00E905C1" w:rsidDel="009A1469">
                <w:rPr>
                  <w:rFonts w:ascii="Arial" w:hAnsi="Arial" w:cs="Arial"/>
                </w:rPr>
                <w:delText>S</w:delText>
              </w:r>
            </w:del>
          </w:p>
        </w:tc>
      </w:tr>
    </w:tbl>
    <w:bookmarkEnd w:id="1066"/>
    <w:bookmarkEnd w:id="1067"/>
    <w:bookmarkEnd w:id="1068"/>
    <w:p w14:paraId="6E3601B9" w14:textId="1F8A2CC1" w:rsidR="00936C83" w:rsidRPr="00424C9D" w:rsidDel="009A1469" w:rsidRDefault="00936C83" w:rsidP="00E61E86">
      <w:pPr>
        <w:rPr>
          <w:del w:id="1212" w:author="Can Hong NGOC" w:date="2020-08-31T11:22:00Z"/>
          <w:rFonts w:ascii="Arial" w:hAnsi="Arial" w:cs="Arial"/>
        </w:rPr>
      </w:pPr>
      <w:del w:id="1213" w:author="Can Hong NGOC" w:date="2020-08-31T11:22:00Z">
        <w:r w:rsidRPr="00424C9D" w:rsidDel="009A1469">
          <w:rPr>
            <w:rFonts w:ascii="Arial" w:hAnsi="Arial" w:cs="Arial"/>
          </w:rPr>
          <w:delText>Gate 2: Specifications Complete</w:delText>
        </w:r>
      </w:del>
    </w:p>
    <w:p w14:paraId="28ED1789" w14:textId="2DB7E3A7" w:rsidR="00936C83" w:rsidRPr="00424C9D" w:rsidDel="009A1469" w:rsidRDefault="00936C83">
      <w:pPr>
        <w:rPr>
          <w:del w:id="1214" w:author="Can Hong NGOC" w:date="2020-08-31T11:22:00Z"/>
          <w:rFonts w:ascii="Arial" w:hAnsi="Arial" w:cs="Arial"/>
        </w:rPr>
      </w:pPr>
      <w:del w:id="1215" w:author="Can Hong NGOC" w:date="2020-08-31T11:22:00Z">
        <w:r w:rsidRPr="00424C9D" w:rsidDel="009A1469">
          <w:rPr>
            <w:rFonts w:ascii="Arial" w:hAnsi="Arial" w:cs="Arial"/>
          </w:rPr>
          <w:delText>Client formal approvals/ exit gates will be back to back between Client-</w:delText>
        </w:r>
        <w:r w:rsidR="00AD407A" w:rsidDel="009A1469">
          <w:rPr>
            <w:rFonts w:ascii="Arial" w:hAnsi="Arial" w:cs="Arial"/>
          </w:rPr>
          <w:delText>Finastra</w:delText>
        </w:r>
        <w:r w:rsidRPr="00424C9D" w:rsidDel="009A1469">
          <w:rPr>
            <w:rFonts w:ascii="Arial" w:hAnsi="Arial" w:cs="Arial"/>
          </w:rPr>
          <w:delText>-</w:delText>
        </w:r>
        <w:r w:rsidR="00AD407A" w:rsidDel="009A1469">
          <w:rPr>
            <w:rFonts w:ascii="Arial" w:hAnsi="Arial" w:cs="Arial"/>
          </w:rPr>
          <w:delText>Contractor</w:delText>
        </w:r>
      </w:del>
    </w:p>
    <w:p w14:paraId="2AACAA07" w14:textId="02A53DE3" w:rsidR="00936C83" w:rsidRPr="00424C9D" w:rsidDel="009A1469" w:rsidRDefault="00936C83">
      <w:pPr>
        <w:rPr>
          <w:del w:id="1216" w:author="Can Hong NGOC" w:date="2020-08-31T11:22:00Z"/>
          <w:rFonts w:ascii="Arial" w:hAnsi="Arial" w:cs="Arial"/>
        </w:rPr>
        <w:pPrChange w:id="1217" w:author="Can Hong NGOC" w:date="2020-08-31T11:22:00Z">
          <w:pPr>
            <w:pStyle w:val="ListParagraph"/>
            <w:numPr>
              <w:numId w:val="22"/>
            </w:numPr>
            <w:spacing w:after="160" w:line="259" w:lineRule="auto"/>
            <w:ind w:left="288" w:hanging="216"/>
          </w:pPr>
        </w:pPrChange>
      </w:pPr>
      <w:del w:id="1218" w:author="Can Hong NGOC" w:date="2020-08-31T11:22:00Z">
        <w:r w:rsidRPr="00424C9D" w:rsidDel="009A1469">
          <w:rPr>
            <w:rFonts w:ascii="Arial" w:hAnsi="Arial" w:cs="Arial"/>
          </w:rPr>
          <w:delText>Gate 2.1. Signed Training</w:delText>
        </w:r>
      </w:del>
    </w:p>
    <w:p w14:paraId="3D039E6B" w14:textId="1843D421" w:rsidR="00936C83" w:rsidRPr="00424C9D" w:rsidDel="009A1469" w:rsidRDefault="00936C83">
      <w:pPr>
        <w:rPr>
          <w:del w:id="1219" w:author="Can Hong NGOC" w:date="2020-08-31T11:22:00Z"/>
          <w:rFonts w:ascii="Arial" w:hAnsi="Arial" w:cs="Arial"/>
        </w:rPr>
        <w:pPrChange w:id="1220" w:author="Can Hong NGOC" w:date="2020-08-31T11:22:00Z">
          <w:pPr>
            <w:pStyle w:val="ListParagraph"/>
            <w:numPr>
              <w:numId w:val="22"/>
            </w:numPr>
            <w:spacing w:after="160" w:line="259" w:lineRule="auto"/>
            <w:ind w:left="288" w:hanging="216"/>
          </w:pPr>
        </w:pPrChange>
      </w:pPr>
      <w:del w:id="1221" w:author="Can Hong NGOC" w:date="2020-08-31T11:22:00Z">
        <w:r w:rsidRPr="00424C9D" w:rsidDel="009A1469">
          <w:rPr>
            <w:rFonts w:ascii="Arial" w:hAnsi="Arial" w:cs="Arial"/>
          </w:rPr>
          <w:delText>Gate 2.2. Signed-off BSDDs(D002, D003, D004, D007) (plus approved CRs)</w:delText>
        </w:r>
      </w:del>
    </w:p>
    <w:p w14:paraId="4EE13A79" w14:textId="7D2DC556" w:rsidR="00936C83" w:rsidRPr="00424C9D" w:rsidDel="009A1469" w:rsidRDefault="00936C83">
      <w:pPr>
        <w:rPr>
          <w:del w:id="1222" w:author="Can Hong NGOC" w:date="2020-08-31T11:22:00Z"/>
          <w:rFonts w:ascii="Arial" w:hAnsi="Arial" w:cs="Arial"/>
        </w:rPr>
        <w:pPrChange w:id="1223" w:author="Can Hong NGOC" w:date="2020-08-31T11:22:00Z">
          <w:pPr>
            <w:pStyle w:val="ListParagraph"/>
            <w:numPr>
              <w:numId w:val="22"/>
            </w:numPr>
            <w:spacing w:after="160" w:line="259" w:lineRule="auto"/>
            <w:ind w:left="288" w:hanging="216"/>
          </w:pPr>
        </w:pPrChange>
      </w:pPr>
      <w:del w:id="1224" w:author="Can Hong NGOC" w:date="2020-08-31T11:22:00Z">
        <w:r w:rsidRPr="00424C9D" w:rsidDel="009A1469">
          <w:rPr>
            <w:rFonts w:ascii="Arial" w:hAnsi="Arial" w:cs="Arial"/>
          </w:rPr>
          <w:delText>Gate 2.3. Signed Technical Specifications (D005, D006)</w:delText>
        </w:r>
      </w:del>
    </w:p>
    <w:p w14:paraId="318D185D" w14:textId="5FF872CB" w:rsidR="00936C83" w:rsidRPr="00424C9D" w:rsidDel="009A1469" w:rsidRDefault="00936C83" w:rsidP="00E61E86">
      <w:pPr>
        <w:rPr>
          <w:del w:id="1225" w:author="Can Hong NGOC" w:date="2020-08-31T11:22:00Z"/>
          <w:rFonts w:ascii="Arial" w:hAnsi="Arial" w:cs="Arial"/>
        </w:rPr>
      </w:pPr>
    </w:p>
    <w:p w14:paraId="0CEC6A8D" w14:textId="5958CE01" w:rsidR="00936C83" w:rsidRPr="00424C9D" w:rsidDel="009A1469" w:rsidRDefault="00936C83">
      <w:pPr>
        <w:rPr>
          <w:del w:id="1226" w:author="Can Hong NGOC" w:date="2020-08-31T11:22:00Z"/>
          <w:rFonts w:ascii="Arial" w:hAnsi="Arial" w:cs="Arial"/>
          <w:b/>
        </w:rPr>
      </w:pPr>
      <w:del w:id="1227" w:author="Can Hong NGOC" w:date="2020-08-31T11:22:00Z">
        <w:r w:rsidRPr="00424C9D" w:rsidDel="009A1469">
          <w:rPr>
            <w:rFonts w:ascii="Arial" w:hAnsi="Arial" w:cs="Arial"/>
            <w:b/>
          </w:rPr>
          <w:delText>Build stage deliverables</w:delText>
        </w:r>
      </w:del>
    </w:p>
    <w:tbl>
      <w:tblPr>
        <w:tblStyle w:val="GridTable4-Accent12"/>
        <w:tblW w:w="5000" w:type="pct"/>
        <w:tblLayout w:type="fixed"/>
        <w:tblLook w:val="04A0" w:firstRow="1" w:lastRow="0" w:firstColumn="1" w:lastColumn="0" w:noHBand="0" w:noVBand="1"/>
      </w:tblPr>
      <w:tblGrid>
        <w:gridCol w:w="1075"/>
        <w:gridCol w:w="2413"/>
        <w:gridCol w:w="4513"/>
        <w:gridCol w:w="2044"/>
        <w:gridCol w:w="2044"/>
        <w:gridCol w:w="952"/>
        <w:gridCol w:w="875"/>
        <w:gridCol w:w="872"/>
      </w:tblGrid>
      <w:tr w:rsidR="00936C83" w:rsidRPr="00E905C1" w:rsidDel="009A1469" w14:paraId="2FFE9D60" w14:textId="7F637428" w:rsidTr="00424C9D">
        <w:trPr>
          <w:cnfStyle w:val="100000000000" w:firstRow="1" w:lastRow="0" w:firstColumn="0" w:lastColumn="0" w:oddVBand="0" w:evenVBand="0" w:oddHBand="0" w:evenHBand="0" w:firstRowFirstColumn="0" w:firstRowLastColumn="0" w:lastRowFirstColumn="0" w:lastRowLastColumn="0"/>
          <w:trHeight w:val="1134"/>
          <w:del w:id="1228"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vAlign w:val="center"/>
            <w:hideMark/>
          </w:tcPr>
          <w:p w14:paraId="64C050A1" w14:textId="48AE1742" w:rsidR="00936C83" w:rsidRPr="00E905C1" w:rsidDel="009A1469" w:rsidRDefault="00936C83">
            <w:pPr>
              <w:rPr>
                <w:del w:id="1229" w:author="Can Hong NGOC" w:date="2020-08-31T11:22:00Z"/>
                <w:rFonts w:ascii="Arial" w:hAnsi="Arial" w:cs="Arial"/>
                <w:sz w:val="20"/>
                <w:szCs w:val="20"/>
              </w:rPr>
            </w:pPr>
            <w:del w:id="1230" w:author="Can Hong NGOC" w:date="2020-08-31T11:22:00Z">
              <w:r w:rsidRPr="00E905C1" w:rsidDel="009A1469">
                <w:rPr>
                  <w:rFonts w:ascii="Arial" w:hAnsi="Arial" w:cs="Arial"/>
                </w:rPr>
                <w:delText>ID</w:delText>
              </w:r>
            </w:del>
          </w:p>
        </w:tc>
        <w:tc>
          <w:tcPr>
            <w:tcW w:w="816" w:type="pct"/>
            <w:vAlign w:val="center"/>
            <w:hideMark/>
          </w:tcPr>
          <w:p w14:paraId="40E20D2D" w14:textId="113691F9"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231" w:author="Can Hong NGOC" w:date="2020-08-31T11:22:00Z"/>
                <w:rFonts w:ascii="Arial" w:hAnsi="Arial" w:cs="Arial"/>
                <w:sz w:val="20"/>
                <w:szCs w:val="20"/>
              </w:rPr>
            </w:pPr>
            <w:del w:id="1232" w:author="Can Hong NGOC" w:date="2020-08-31T11:22:00Z">
              <w:r w:rsidRPr="00E905C1" w:rsidDel="009A1469">
                <w:rPr>
                  <w:rFonts w:ascii="Arial" w:hAnsi="Arial" w:cs="Arial"/>
                </w:rPr>
                <w:delText>Activity Name</w:delText>
              </w:r>
            </w:del>
          </w:p>
        </w:tc>
        <w:tc>
          <w:tcPr>
            <w:tcW w:w="1526" w:type="pct"/>
            <w:noWrap/>
            <w:vAlign w:val="center"/>
            <w:hideMark/>
          </w:tcPr>
          <w:p w14:paraId="3B204546" w14:textId="68421D90"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233" w:author="Can Hong NGOC" w:date="2020-08-31T11:22:00Z"/>
                <w:rFonts w:ascii="Arial" w:hAnsi="Arial" w:cs="Arial"/>
                <w:sz w:val="20"/>
                <w:szCs w:val="20"/>
              </w:rPr>
            </w:pPr>
            <w:del w:id="1234" w:author="Can Hong NGOC" w:date="2020-08-31T11:22:00Z">
              <w:r w:rsidRPr="00E905C1" w:rsidDel="009A1469">
                <w:rPr>
                  <w:rFonts w:ascii="Arial" w:hAnsi="Arial" w:cs="Arial"/>
                </w:rPr>
                <w:delText>Activity Description</w:delText>
              </w:r>
            </w:del>
          </w:p>
        </w:tc>
        <w:tc>
          <w:tcPr>
            <w:tcW w:w="691" w:type="pct"/>
            <w:vAlign w:val="center"/>
          </w:tcPr>
          <w:p w14:paraId="600E64AC" w14:textId="657BD3D3"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235" w:author="Can Hong NGOC" w:date="2020-08-31T11:22:00Z"/>
                <w:rFonts w:ascii="Arial" w:hAnsi="Arial" w:cs="Arial"/>
                <w:sz w:val="20"/>
                <w:szCs w:val="20"/>
              </w:rPr>
            </w:pPr>
            <w:del w:id="1236" w:author="Can Hong NGOC" w:date="2020-08-31T11:22:00Z">
              <w:r w:rsidRPr="00E905C1" w:rsidDel="009A1469">
                <w:rPr>
                  <w:rFonts w:ascii="Arial" w:hAnsi="Arial" w:cs="Arial"/>
                </w:rPr>
                <w:delText>Deliverables</w:delText>
              </w:r>
            </w:del>
          </w:p>
        </w:tc>
        <w:tc>
          <w:tcPr>
            <w:tcW w:w="691" w:type="pct"/>
            <w:vAlign w:val="center"/>
          </w:tcPr>
          <w:p w14:paraId="2338F6F3" w14:textId="1BAC4436"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237" w:author="Can Hong NGOC" w:date="2020-08-31T11:22:00Z"/>
                <w:rFonts w:ascii="Arial" w:hAnsi="Arial" w:cs="Arial"/>
                <w:sz w:val="20"/>
                <w:szCs w:val="20"/>
              </w:rPr>
            </w:pPr>
            <w:del w:id="1238" w:author="Can Hong NGOC" w:date="2020-08-31T11:22:00Z">
              <w:r w:rsidRPr="00E905C1" w:rsidDel="009A1469">
                <w:rPr>
                  <w:rFonts w:ascii="Arial" w:hAnsi="Arial" w:cs="Arial"/>
                </w:rPr>
                <w:delText>Deliverable Type</w:delText>
              </w:r>
            </w:del>
          </w:p>
        </w:tc>
        <w:tc>
          <w:tcPr>
            <w:tcW w:w="322" w:type="pct"/>
            <w:textDirection w:val="tbRl"/>
            <w:vAlign w:val="center"/>
          </w:tcPr>
          <w:p w14:paraId="5B66814C" w14:textId="310C75A7"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239" w:author="Can Hong NGOC" w:date="2020-08-31T11:22:00Z"/>
                <w:rFonts w:ascii="Arial" w:hAnsi="Arial" w:cs="Arial"/>
                <w:sz w:val="20"/>
                <w:szCs w:val="20"/>
              </w:rPr>
            </w:pPr>
            <w:del w:id="1240" w:author="Can Hong NGOC" w:date="2020-08-31T11:22:00Z">
              <w:r w:rsidRPr="00E905C1" w:rsidDel="009A1469">
                <w:rPr>
                  <w:rFonts w:ascii="Arial" w:hAnsi="Arial" w:cs="Arial"/>
                </w:rPr>
                <w:delText>Finastra</w:delText>
              </w:r>
            </w:del>
          </w:p>
        </w:tc>
        <w:tc>
          <w:tcPr>
            <w:tcW w:w="296" w:type="pct"/>
            <w:textDirection w:val="tbRl"/>
            <w:vAlign w:val="center"/>
          </w:tcPr>
          <w:p w14:paraId="067B2338" w14:textId="15827E77"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241" w:author="Can Hong NGOC" w:date="2020-08-31T11:22:00Z"/>
                <w:rFonts w:ascii="Arial" w:hAnsi="Arial" w:cs="Arial"/>
                <w:sz w:val="20"/>
                <w:szCs w:val="20"/>
              </w:rPr>
            </w:pPr>
            <w:del w:id="1242" w:author="Can Hong NGOC" w:date="2020-08-31T11:22:00Z">
              <w:r w:rsidRPr="00E905C1" w:rsidDel="009A1469">
                <w:rPr>
                  <w:rFonts w:ascii="Arial" w:hAnsi="Arial" w:cs="Arial"/>
                </w:rPr>
                <w:delText>Contractor</w:delText>
              </w:r>
            </w:del>
          </w:p>
        </w:tc>
        <w:tc>
          <w:tcPr>
            <w:tcW w:w="295" w:type="pct"/>
            <w:textDirection w:val="tbRl"/>
            <w:vAlign w:val="center"/>
          </w:tcPr>
          <w:p w14:paraId="3D02D052" w14:textId="3A4EE2E6"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243" w:author="Can Hong NGOC" w:date="2020-08-31T11:22:00Z"/>
                <w:rFonts w:ascii="Arial" w:hAnsi="Arial" w:cs="Arial"/>
                <w:sz w:val="20"/>
                <w:szCs w:val="20"/>
              </w:rPr>
            </w:pPr>
            <w:del w:id="1244" w:author="Can Hong NGOC" w:date="2020-08-31T11:22:00Z">
              <w:r w:rsidRPr="00E905C1" w:rsidDel="009A1469">
                <w:rPr>
                  <w:rFonts w:ascii="Arial" w:hAnsi="Arial" w:cs="Arial"/>
                </w:rPr>
                <w:delText>Client</w:delText>
              </w:r>
            </w:del>
          </w:p>
        </w:tc>
      </w:tr>
      <w:tr w:rsidR="00936C83" w:rsidRPr="00E905C1" w:rsidDel="009A1469" w14:paraId="0B1AB94C" w14:textId="33F1AE35" w:rsidTr="00424C9D">
        <w:trPr>
          <w:cnfStyle w:val="000000100000" w:firstRow="0" w:lastRow="0" w:firstColumn="0" w:lastColumn="0" w:oddVBand="0" w:evenVBand="0" w:oddHBand="1" w:evenHBand="0" w:firstRowFirstColumn="0" w:firstRowLastColumn="0" w:lastRowFirstColumn="0" w:lastRowLastColumn="0"/>
          <w:trHeight w:val="737"/>
          <w:del w:id="1245"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hideMark/>
          </w:tcPr>
          <w:p w14:paraId="55E83F92" w14:textId="40B6D575" w:rsidR="00936C83" w:rsidRPr="00E905C1" w:rsidDel="009A1469" w:rsidRDefault="00936C83" w:rsidP="00E61E86">
            <w:pPr>
              <w:rPr>
                <w:del w:id="1246" w:author="Can Hong NGOC" w:date="2020-08-31T11:22:00Z"/>
                <w:rFonts w:ascii="Arial" w:hAnsi="Arial" w:cs="Arial"/>
                <w:sz w:val="20"/>
                <w:szCs w:val="20"/>
              </w:rPr>
            </w:pPr>
            <w:bookmarkStart w:id="1247" w:name="_Hlk511912165"/>
            <w:del w:id="1248" w:author="Can Hong NGOC" w:date="2020-08-31T11:22:00Z">
              <w:r w:rsidRPr="00E905C1" w:rsidDel="009A1469">
                <w:rPr>
                  <w:rFonts w:ascii="Arial" w:hAnsi="Arial" w:cs="Arial"/>
                </w:rPr>
                <w:delText>VK.B001</w:delText>
              </w:r>
            </w:del>
          </w:p>
        </w:tc>
        <w:tc>
          <w:tcPr>
            <w:tcW w:w="816" w:type="pct"/>
            <w:hideMark/>
          </w:tcPr>
          <w:p w14:paraId="49DB99C2" w14:textId="2D9D773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49" w:author="Can Hong NGOC" w:date="2020-08-31T11:22:00Z"/>
                <w:rFonts w:ascii="Arial" w:hAnsi="Arial" w:cs="Arial"/>
                <w:sz w:val="20"/>
                <w:szCs w:val="20"/>
              </w:rPr>
            </w:pPr>
            <w:del w:id="1250" w:author="Can Hong NGOC" w:date="2020-08-31T11:22:00Z">
              <w:r w:rsidRPr="00E905C1" w:rsidDel="009A1469">
                <w:rPr>
                  <w:rFonts w:ascii="Arial" w:hAnsi="Arial" w:cs="Arial"/>
                </w:rPr>
                <w:delText>Develop UAT Scope Document</w:delText>
              </w:r>
            </w:del>
          </w:p>
        </w:tc>
        <w:tc>
          <w:tcPr>
            <w:tcW w:w="1526" w:type="pct"/>
            <w:hideMark/>
          </w:tcPr>
          <w:p w14:paraId="08A67987" w14:textId="72603E8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51" w:author="Can Hong NGOC" w:date="2020-08-31T11:22:00Z"/>
                <w:rFonts w:ascii="Arial" w:hAnsi="Arial" w:cs="Arial"/>
                <w:sz w:val="20"/>
                <w:szCs w:val="20"/>
              </w:rPr>
            </w:pPr>
            <w:del w:id="1252" w:author="Can Hong NGOC" w:date="2020-08-31T11:22:00Z">
              <w:r w:rsidRPr="00E905C1" w:rsidDel="009A1469">
                <w:rPr>
                  <w:rFonts w:ascii="Arial" w:hAnsi="Arial" w:cs="Arial"/>
                </w:rPr>
                <w:delText>Define the UAT scope (as expressed by the set of test scenarios and cases), process and acceptance criteria</w:delText>
              </w:r>
            </w:del>
          </w:p>
        </w:tc>
        <w:tc>
          <w:tcPr>
            <w:tcW w:w="691" w:type="pct"/>
          </w:tcPr>
          <w:p w14:paraId="7590DF8B" w14:textId="1CD54D9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53" w:author="Can Hong NGOC" w:date="2020-08-31T11:22:00Z"/>
                <w:rFonts w:ascii="Arial" w:hAnsi="Arial" w:cs="Arial"/>
                <w:sz w:val="20"/>
                <w:szCs w:val="20"/>
              </w:rPr>
            </w:pPr>
            <w:del w:id="1254" w:author="Can Hong NGOC" w:date="2020-08-31T11:22:00Z">
              <w:r w:rsidRPr="00E905C1" w:rsidDel="009A1469">
                <w:rPr>
                  <w:rFonts w:ascii="Arial" w:hAnsi="Arial" w:cs="Arial"/>
                </w:rPr>
                <w:delText>BD001 UAT Scope Document</w:delText>
              </w:r>
            </w:del>
          </w:p>
        </w:tc>
        <w:tc>
          <w:tcPr>
            <w:tcW w:w="691" w:type="pct"/>
          </w:tcPr>
          <w:p w14:paraId="51DCDDD7" w14:textId="51B77D6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55" w:author="Can Hong NGOC" w:date="2020-08-31T11:22:00Z"/>
                <w:rFonts w:ascii="Arial" w:hAnsi="Arial" w:cs="Arial"/>
                <w:sz w:val="20"/>
                <w:szCs w:val="20"/>
              </w:rPr>
            </w:pPr>
            <w:del w:id="1256" w:author="Can Hong NGOC" w:date="2020-08-31T11:22:00Z">
              <w:r w:rsidRPr="00E905C1" w:rsidDel="009A1469">
                <w:rPr>
                  <w:rFonts w:ascii="Arial" w:hAnsi="Arial" w:cs="Arial"/>
                </w:rPr>
                <w:delText>Document</w:delText>
              </w:r>
            </w:del>
          </w:p>
        </w:tc>
        <w:tc>
          <w:tcPr>
            <w:tcW w:w="322" w:type="pct"/>
            <w:vAlign w:val="center"/>
          </w:tcPr>
          <w:p w14:paraId="2137752C" w14:textId="344CBED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57" w:author="Can Hong NGOC" w:date="2020-08-31T11:22:00Z"/>
                <w:rFonts w:ascii="Arial" w:hAnsi="Arial" w:cs="Arial"/>
                <w:sz w:val="20"/>
                <w:szCs w:val="20"/>
              </w:rPr>
              <w:pPrChange w:id="1258"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59" w:author="Can Hong NGOC" w:date="2020-08-31T11:22:00Z">
              <w:r w:rsidRPr="00E905C1" w:rsidDel="009A1469">
                <w:rPr>
                  <w:rFonts w:ascii="Arial" w:hAnsi="Arial" w:cs="Arial"/>
                </w:rPr>
                <w:delText>S</w:delText>
              </w:r>
            </w:del>
          </w:p>
        </w:tc>
        <w:tc>
          <w:tcPr>
            <w:tcW w:w="296" w:type="pct"/>
            <w:vAlign w:val="center"/>
          </w:tcPr>
          <w:p w14:paraId="6796DA52" w14:textId="00C918C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60" w:author="Can Hong NGOC" w:date="2020-08-31T11:22:00Z"/>
                <w:rFonts w:ascii="Arial" w:hAnsi="Arial" w:cs="Arial"/>
                <w:sz w:val="20"/>
                <w:szCs w:val="20"/>
              </w:rPr>
              <w:pPrChange w:id="126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62" w:author="Can Hong NGOC" w:date="2020-08-31T11:22:00Z">
              <w:r w:rsidRPr="00E905C1" w:rsidDel="009A1469">
                <w:rPr>
                  <w:rFonts w:ascii="Arial" w:hAnsi="Arial" w:cs="Arial"/>
                </w:rPr>
                <w:delText>S</w:delText>
              </w:r>
            </w:del>
          </w:p>
        </w:tc>
        <w:tc>
          <w:tcPr>
            <w:tcW w:w="295" w:type="pct"/>
            <w:vAlign w:val="center"/>
          </w:tcPr>
          <w:p w14:paraId="2142649E" w14:textId="47E4E9F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63" w:author="Can Hong NGOC" w:date="2020-08-31T11:22:00Z"/>
                <w:rFonts w:ascii="Arial" w:hAnsi="Arial" w:cs="Arial"/>
                <w:sz w:val="20"/>
                <w:szCs w:val="20"/>
              </w:rPr>
              <w:pPrChange w:id="126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65" w:author="Can Hong NGOC" w:date="2020-08-31T11:22:00Z">
              <w:r w:rsidRPr="00E905C1" w:rsidDel="009A1469">
                <w:rPr>
                  <w:rFonts w:ascii="Arial" w:hAnsi="Arial" w:cs="Arial"/>
                </w:rPr>
                <w:delText>E</w:delText>
              </w:r>
            </w:del>
          </w:p>
        </w:tc>
      </w:tr>
      <w:tr w:rsidR="00936C83" w:rsidRPr="00E905C1" w:rsidDel="009A1469" w14:paraId="382908D1" w14:textId="56273262" w:rsidTr="00424C9D">
        <w:trPr>
          <w:trHeight w:val="719"/>
          <w:del w:id="1266"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hideMark/>
          </w:tcPr>
          <w:p w14:paraId="1B435F6B" w14:textId="10EEFC46" w:rsidR="00936C83" w:rsidRPr="00E905C1" w:rsidDel="009A1469" w:rsidRDefault="00936C83" w:rsidP="00E61E86">
            <w:pPr>
              <w:rPr>
                <w:del w:id="1267" w:author="Can Hong NGOC" w:date="2020-08-31T11:22:00Z"/>
                <w:rFonts w:ascii="Arial" w:hAnsi="Arial" w:cs="Arial"/>
                <w:sz w:val="20"/>
                <w:szCs w:val="20"/>
              </w:rPr>
            </w:pPr>
            <w:del w:id="1268" w:author="Can Hong NGOC" w:date="2020-08-31T11:22:00Z">
              <w:r w:rsidRPr="00E905C1" w:rsidDel="009A1469">
                <w:rPr>
                  <w:rFonts w:ascii="Arial" w:hAnsi="Arial" w:cs="Arial"/>
                </w:rPr>
                <w:delText>VK.B002</w:delText>
              </w:r>
            </w:del>
          </w:p>
        </w:tc>
        <w:tc>
          <w:tcPr>
            <w:tcW w:w="816" w:type="pct"/>
            <w:hideMark/>
          </w:tcPr>
          <w:p w14:paraId="02B0584D" w14:textId="5993350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69" w:author="Can Hong NGOC" w:date="2020-08-31T11:22:00Z"/>
                <w:rFonts w:ascii="Arial" w:hAnsi="Arial" w:cs="Arial"/>
                <w:sz w:val="20"/>
                <w:szCs w:val="20"/>
              </w:rPr>
            </w:pPr>
            <w:del w:id="1270" w:author="Can Hong NGOC" w:date="2020-08-31T11:22:00Z">
              <w:r w:rsidRPr="00E905C1" w:rsidDel="009A1469">
                <w:rPr>
                  <w:rFonts w:ascii="Arial" w:hAnsi="Arial" w:cs="Arial"/>
                </w:rPr>
                <w:delText>Produce Test Scenarios and Cases (functional &amp; non-functional)</w:delText>
              </w:r>
            </w:del>
          </w:p>
        </w:tc>
        <w:tc>
          <w:tcPr>
            <w:tcW w:w="1526" w:type="pct"/>
            <w:hideMark/>
          </w:tcPr>
          <w:p w14:paraId="42383FF0" w14:textId="09D430E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71" w:author="Can Hong NGOC" w:date="2020-08-31T11:22:00Z"/>
                <w:rFonts w:ascii="Arial" w:hAnsi="Arial" w:cs="Arial"/>
                <w:sz w:val="20"/>
                <w:szCs w:val="20"/>
              </w:rPr>
            </w:pPr>
            <w:del w:id="1272" w:author="Can Hong NGOC" w:date="2020-08-31T11:22:00Z">
              <w:r w:rsidRPr="00E905C1" w:rsidDel="009A1469">
                <w:rPr>
                  <w:rFonts w:ascii="Arial" w:hAnsi="Arial" w:cs="Arial"/>
                </w:rPr>
                <w:delText xml:space="preserve">Produce test cases and scenarios which form the basis of the testing and acceptance criteria. </w:delText>
              </w:r>
            </w:del>
          </w:p>
        </w:tc>
        <w:tc>
          <w:tcPr>
            <w:tcW w:w="691" w:type="pct"/>
          </w:tcPr>
          <w:p w14:paraId="02F9BC5A" w14:textId="0A5CC70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73" w:author="Can Hong NGOC" w:date="2020-08-31T11:22:00Z"/>
                <w:rFonts w:ascii="Arial" w:hAnsi="Arial" w:cs="Arial"/>
                <w:sz w:val="20"/>
                <w:szCs w:val="20"/>
              </w:rPr>
            </w:pPr>
            <w:del w:id="1274" w:author="Can Hong NGOC" w:date="2020-08-31T11:22:00Z">
              <w:r w:rsidRPr="00E905C1" w:rsidDel="009A1469">
                <w:rPr>
                  <w:rFonts w:ascii="Arial" w:hAnsi="Arial" w:cs="Arial"/>
                </w:rPr>
                <w:delText>BD002 Test scenarios and cases</w:delText>
              </w:r>
            </w:del>
          </w:p>
        </w:tc>
        <w:tc>
          <w:tcPr>
            <w:tcW w:w="691" w:type="pct"/>
          </w:tcPr>
          <w:p w14:paraId="41BB6ADD" w14:textId="74B6BC6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75" w:author="Can Hong NGOC" w:date="2020-08-31T11:22:00Z"/>
                <w:rFonts w:ascii="Arial" w:hAnsi="Arial" w:cs="Arial"/>
                <w:sz w:val="20"/>
                <w:szCs w:val="20"/>
              </w:rPr>
            </w:pPr>
            <w:del w:id="1276" w:author="Can Hong NGOC" w:date="2020-08-31T11:22:00Z">
              <w:r w:rsidRPr="00E905C1" w:rsidDel="009A1469">
                <w:rPr>
                  <w:rFonts w:ascii="Arial" w:hAnsi="Arial" w:cs="Arial"/>
                </w:rPr>
                <w:delText>Configuration</w:delText>
              </w:r>
            </w:del>
          </w:p>
        </w:tc>
        <w:tc>
          <w:tcPr>
            <w:tcW w:w="322" w:type="pct"/>
            <w:vAlign w:val="center"/>
          </w:tcPr>
          <w:p w14:paraId="4DFF7388" w14:textId="048AC03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77" w:author="Can Hong NGOC" w:date="2020-08-31T11:22:00Z"/>
                <w:rFonts w:ascii="Arial" w:hAnsi="Arial" w:cs="Arial"/>
                <w:sz w:val="20"/>
                <w:szCs w:val="20"/>
              </w:rPr>
              <w:pPrChange w:id="1278"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279" w:author="Can Hong NGOC" w:date="2020-08-31T11:22:00Z">
              <w:r w:rsidRPr="00E905C1" w:rsidDel="009A1469">
                <w:rPr>
                  <w:rFonts w:ascii="Arial" w:hAnsi="Arial" w:cs="Arial"/>
                </w:rPr>
                <w:delText>S</w:delText>
              </w:r>
            </w:del>
          </w:p>
        </w:tc>
        <w:tc>
          <w:tcPr>
            <w:tcW w:w="296" w:type="pct"/>
            <w:vAlign w:val="center"/>
          </w:tcPr>
          <w:p w14:paraId="5C0011AE" w14:textId="2C72CBC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80" w:author="Can Hong NGOC" w:date="2020-08-31T11:22:00Z"/>
                <w:rFonts w:ascii="Arial" w:hAnsi="Arial" w:cs="Arial"/>
                <w:sz w:val="20"/>
                <w:szCs w:val="20"/>
              </w:rPr>
              <w:pPrChange w:id="128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282" w:author="Can Hong NGOC" w:date="2020-08-31T11:22:00Z">
              <w:r w:rsidRPr="00E905C1" w:rsidDel="009A1469">
                <w:rPr>
                  <w:rFonts w:ascii="Arial" w:hAnsi="Arial" w:cs="Arial"/>
                </w:rPr>
                <w:delText>S</w:delText>
              </w:r>
            </w:del>
          </w:p>
        </w:tc>
        <w:tc>
          <w:tcPr>
            <w:tcW w:w="295" w:type="pct"/>
            <w:vAlign w:val="center"/>
          </w:tcPr>
          <w:p w14:paraId="09B321EC" w14:textId="0B65A99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283" w:author="Can Hong NGOC" w:date="2020-08-31T11:22:00Z"/>
                <w:rFonts w:ascii="Arial" w:hAnsi="Arial" w:cs="Arial"/>
                <w:sz w:val="20"/>
                <w:szCs w:val="20"/>
              </w:rPr>
              <w:pPrChange w:id="128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285" w:author="Can Hong NGOC" w:date="2020-08-31T11:22:00Z">
              <w:r w:rsidRPr="00E905C1" w:rsidDel="009A1469">
                <w:rPr>
                  <w:rFonts w:ascii="Arial" w:hAnsi="Arial" w:cs="Arial"/>
                </w:rPr>
                <w:delText>E</w:delText>
              </w:r>
            </w:del>
          </w:p>
        </w:tc>
      </w:tr>
      <w:tr w:rsidR="00936C83" w:rsidRPr="00E905C1" w:rsidDel="009A1469" w14:paraId="2F9AD2D1" w14:textId="6BCB84C7" w:rsidTr="00424C9D">
        <w:trPr>
          <w:cnfStyle w:val="000000100000" w:firstRow="0" w:lastRow="0" w:firstColumn="0" w:lastColumn="0" w:oddVBand="0" w:evenVBand="0" w:oddHBand="1" w:evenHBand="0" w:firstRowFirstColumn="0" w:firstRowLastColumn="0" w:lastRowFirstColumn="0" w:lastRowLastColumn="0"/>
          <w:trHeight w:val="1125"/>
          <w:del w:id="1286"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hideMark/>
          </w:tcPr>
          <w:p w14:paraId="1944089A" w14:textId="70E4DC86" w:rsidR="00936C83" w:rsidRPr="00E905C1" w:rsidDel="009A1469" w:rsidRDefault="00936C83" w:rsidP="00E61E86">
            <w:pPr>
              <w:rPr>
                <w:del w:id="1287" w:author="Can Hong NGOC" w:date="2020-08-31T11:22:00Z"/>
                <w:rFonts w:ascii="Arial" w:hAnsi="Arial" w:cs="Arial"/>
                <w:sz w:val="20"/>
                <w:szCs w:val="20"/>
              </w:rPr>
            </w:pPr>
            <w:del w:id="1288" w:author="Can Hong NGOC" w:date="2020-08-31T11:22:00Z">
              <w:r w:rsidRPr="00E905C1" w:rsidDel="009A1469">
                <w:rPr>
                  <w:rFonts w:ascii="Arial" w:hAnsi="Arial" w:cs="Arial"/>
                </w:rPr>
                <w:delText>VK.B003</w:delText>
              </w:r>
            </w:del>
          </w:p>
        </w:tc>
        <w:tc>
          <w:tcPr>
            <w:tcW w:w="816" w:type="pct"/>
            <w:hideMark/>
          </w:tcPr>
          <w:p w14:paraId="620ACB25" w14:textId="1DE8A89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89" w:author="Can Hong NGOC" w:date="2020-08-31T11:22:00Z"/>
                <w:rFonts w:ascii="Arial" w:hAnsi="Arial" w:cs="Arial"/>
                <w:sz w:val="20"/>
                <w:szCs w:val="20"/>
              </w:rPr>
            </w:pPr>
            <w:del w:id="1290" w:author="Can Hong NGOC" w:date="2020-08-31T11:22:00Z">
              <w:r w:rsidRPr="00E905C1" w:rsidDel="009A1469">
                <w:rPr>
                  <w:rFonts w:ascii="Arial" w:hAnsi="Arial" w:cs="Arial"/>
                </w:rPr>
                <w:delText>Define Conversion Strategy Document</w:delText>
              </w:r>
            </w:del>
          </w:p>
        </w:tc>
        <w:tc>
          <w:tcPr>
            <w:tcW w:w="1526" w:type="pct"/>
            <w:hideMark/>
          </w:tcPr>
          <w:p w14:paraId="5320240E" w14:textId="66E8621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91" w:author="Can Hong NGOC" w:date="2020-08-31T11:22:00Z"/>
                <w:rFonts w:ascii="Arial" w:hAnsi="Arial" w:cs="Arial"/>
                <w:sz w:val="20"/>
                <w:szCs w:val="20"/>
              </w:rPr>
            </w:pPr>
            <w:del w:id="1292" w:author="Can Hong NGOC" w:date="2020-08-31T11:22:00Z">
              <w:r w:rsidRPr="00E905C1" w:rsidDel="009A1469">
                <w:rPr>
                  <w:rFonts w:ascii="Arial" w:hAnsi="Arial" w:cs="Arial"/>
                </w:rPr>
                <w:delText>Client documents the conversion strategy for the data to be migrated to the new system. Client data cleansing activities to be identified and actions assigned, if required.</w:delText>
              </w:r>
            </w:del>
          </w:p>
        </w:tc>
        <w:tc>
          <w:tcPr>
            <w:tcW w:w="691" w:type="pct"/>
          </w:tcPr>
          <w:p w14:paraId="13141038" w14:textId="3DC1D61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93" w:author="Can Hong NGOC" w:date="2020-08-31T11:22:00Z"/>
                <w:rFonts w:ascii="Arial" w:hAnsi="Arial" w:cs="Arial"/>
                <w:sz w:val="20"/>
                <w:szCs w:val="20"/>
              </w:rPr>
            </w:pPr>
            <w:del w:id="1294" w:author="Can Hong NGOC" w:date="2020-08-31T11:22:00Z">
              <w:r w:rsidRPr="00E905C1" w:rsidDel="009A1469">
                <w:rPr>
                  <w:rFonts w:ascii="Arial" w:hAnsi="Arial" w:cs="Arial"/>
                </w:rPr>
                <w:delText>BD003 Conversion Strategy Document</w:delText>
              </w:r>
            </w:del>
          </w:p>
        </w:tc>
        <w:tc>
          <w:tcPr>
            <w:tcW w:w="691" w:type="pct"/>
          </w:tcPr>
          <w:p w14:paraId="03BEF3BD" w14:textId="1669C30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95" w:author="Can Hong NGOC" w:date="2020-08-31T11:22:00Z"/>
                <w:rFonts w:ascii="Arial" w:hAnsi="Arial" w:cs="Arial"/>
                <w:sz w:val="20"/>
                <w:szCs w:val="20"/>
              </w:rPr>
            </w:pPr>
            <w:del w:id="1296" w:author="Can Hong NGOC" w:date="2020-08-31T11:22:00Z">
              <w:r w:rsidRPr="00E905C1" w:rsidDel="009A1469">
                <w:rPr>
                  <w:rFonts w:ascii="Arial" w:hAnsi="Arial" w:cs="Arial"/>
                </w:rPr>
                <w:delText>Document</w:delText>
              </w:r>
            </w:del>
          </w:p>
        </w:tc>
        <w:tc>
          <w:tcPr>
            <w:tcW w:w="322" w:type="pct"/>
            <w:vAlign w:val="center"/>
          </w:tcPr>
          <w:p w14:paraId="4F994066" w14:textId="4F60BF3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297" w:author="Can Hong NGOC" w:date="2020-08-31T11:22:00Z"/>
                <w:rFonts w:ascii="Arial" w:hAnsi="Arial" w:cs="Arial"/>
                <w:sz w:val="20"/>
                <w:szCs w:val="20"/>
              </w:rPr>
              <w:pPrChange w:id="1298"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299" w:author="Can Hong NGOC" w:date="2020-08-31T11:22:00Z">
              <w:r w:rsidRPr="00E905C1" w:rsidDel="009A1469">
                <w:rPr>
                  <w:rFonts w:ascii="Arial" w:hAnsi="Arial" w:cs="Arial"/>
                </w:rPr>
                <w:delText>S</w:delText>
              </w:r>
            </w:del>
          </w:p>
        </w:tc>
        <w:tc>
          <w:tcPr>
            <w:tcW w:w="296" w:type="pct"/>
            <w:vAlign w:val="center"/>
          </w:tcPr>
          <w:p w14:paraId="45485F5F" w14:textId="7854FC0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00" w:author="Can Hong NGOC" w:date="2020-08-31T11:22:00Z"/>
                <w:rFonts w:ascii="Arial" w:hAnsi="Arial" w:cs="Arial"/>
                <w:sz w:val="20"/>
                <w:szCs w:val="20"/>
              </w:rPr>
              <w:pPrChange w:id="130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02" w:author="Can Hong NGOC" w:date="2020-08-31T11:22:00Z">
              <w:r w:rsidRPr="00E905C1" w:rsidDel="009A1469">
                <w:rPr>
                  <w:rFonts w:ascii="Arial" w:hAnsi="Arial" w:cs="Arial"/>
                </w:rPr>
                <w:delText>S</w:delText>
              </w:r>
            </w:del>
          </w:p>
        </w:tc>
        <w:tc>
          <w:tcPr>
            <w:tcW w:w="295" w:type="pct"/>
            <w:vAlign w:val="center"/>
          </w:tcPr>
          <w:p w14:paraId="047FA2F2" w14:textId="5BCD3DD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03" w:author="Can Hong NGOC" w:date="2020-08-31T11:22:00Z"/>
                <w:rFonts w:ascii="Arial" w:hAnsi="Arial" w:cs="Arial"/>
                <w:sz w:val="20"/>
                <w:szCs w:val="20"/>
              </w:rPr>
              <w:pPrChange w:id="130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05" w:author="Can Hong NGOC" w:date="2020-08-31T11:22:00Z">
              <w:r w:rsidRPr="00E905C1" w:rsidDel="009A1469">
                <w:rPr>
                  <w:rFonts w:ascii="Arial" w:hAnsi="Arial" w:cs="Arial"/>
                </w:rPr>
                <w:delText>E</w:delText>
              </w:r>
            </w:del>
          </w:p>
        </w:tc>
      </w:tr>
      <w:tr w:rsidR="00936C83" w:rsidRPr="00E905C1" w:rsidDel="009A1469" w14:paraId="50A61F89" w14:textId="175A4172" w:rsidTr="00424C9D">
        <w:trPr>
          <w:trHeight w:val="665"/>
          <w:del w:id="1306"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hideMark/>
          </w:tcPr>
          <w:p w14:paraId="6196588B" w14:textId="30785195" w:rsidR="00936C83" w:rsidRPr="00E905C1" w:rsidDel="009A1469" w:rsidRDefault="00936C83" w:rsidP="00E61E86">
            <w:pPr>
              <w:rPr>
                <w:del w:id="1307" w:author="Can Hong NGOC" w:date="2020-08-31T11:22:00Z"/>
                <w:rFonts w:ascii="Arial" w:hAnsi="Arial" w:cs="Arial"/>
                <w:sz w:val="20"/>
                <w:szCs w:val="20"/>
              </w:rPr>
            </w:pPr>
            <w:del w:id="1308" w:author="Can Hong NGOC" w:date="2020-08-31T11:22:00Z">
              <w:r w:rsidRPr="00E905C1" w:rsidDel="009A1469">
                <w:rPr>
                  <w:rFonts w:ascii="Arial" w:hAnsi="Arial" w:cs="Arial"/>
                </w:rPr>
                <w:delText>VK.B004</w:delText>
              </w:r>
            </w:del>
          </w:p>
        </w:tc>
        <w:tc>
          <w:tcPr>
            <w:tcW w:w="816" w:type="pct"/>
            <w:hideMark/>
          </w:tcPr>
          <w:p w14:paraId="5FCFA44F" w14:textId="7F20027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09" w:author="Can Hong NGOC" w:date="2020-08-31T11:22:00Z"/>
                <w:rFonts w:ascii="Arial" w:hAnsi="Arial" w:cs="Arial"/>
                <w:sz w:val="20"/>
                <w:szCs w:val="20"/>
              </w:rPr>
            </w:pPr>
            <w:del w:id="1310" w:author="Can Hong NGOC" w:date="2020-08-31T11:22:00Z">
              <w:r w:rsidRPr="00E905C1" w:rsidDel="009A1469">
                <w:rPr>
                  <w:rFonts w:ascii="Arial" w:hAnsi="Arial" w:cs="Arial"/>
                </w:rPr>
                <w:delText>Populate Migration Templates</w:delText>
              </w:r>
            </w:del>
          </w:p>
        </w:tc>
        <w:tc>
          <w:tcPr>
            <w:tcW w:w="1526" w:type="pct"/>
            <w:hideMark/>
          </w:tcPr>
          <w:p w14:paraId="3BDF6668" w14:textId="0EE6E000" w:rsidR="00936C83" w:rsidRPr="00E905C1" w:rsidDel="009A1469" w:rsidRDefault="00AD407A">
            <w:pPr>
              <w:cnfStyle w:val="000000000000" w:firstRow="0" w:lastRow="0" w:firstColumn="0" w:lastColumn="0" w:oddVBand="0" w:evenVBand="0" w:oddHBand="0" w:evenHBand="0" w:firstRowFirstColumn="0" w:firstRowLastColumn="0" w:lastRowFirstColumn="0" w:lastRowLastColumn="0"/>
              <w:rPr>
                <w:del w:id="1311" w:author="Can Hong NGOC" w:date="2020-08-31T11:22:00Z"/>
                <w:rFonts w:ascii="Arial" w:hAnsi="Arial" w:cs="Arial"/>
                <w:sz w:val="20"/>
                <w:szCs w:val="20"/>
              </w:rPr>
            </w:pPr>
            <w:del w:id="1312" w:author="Can Hong NGOC" w:date="2020-08-31T11:22:00Z">
              <w:r w:rsidRPr="00E905C1" w:rsidDel="009A1469">
                <w:rPr>
                  <w:rFonts w:ascii="Arial" w:hAnsi="Arial" w:cs="Arial"/>
                </w:rPr>
                <w:delText>Finastra</w:delText>
              </w:r>
              <w:r w:rsidR="00936C83" w:rsidRPr="00E905C1" w:rsidDel="009A1469">
                <w:rPr>
                  <w:rFonts w:ascii="Arial" w:hAnsi="Arial" w:cs="Arial"/>
                </w:rPr>
                <w:delText xml:space="preserve"> to provide migration templates for Client to load with data (if any)</w:delText>
              </w:r>
            </w:del>
          </w:p>
        </w:tc>
        <w:tc>
          <w:tcPr>
            <w:tcW w:w="691" w:type="pct"/>
          </w:tcPr>
          <w:p w14:paraId="0468795A" w14:textId="1AA5E1F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13" w:author="Can Hong NGOC" w:date="2020-08-31T11:22:00Z"/>
                <w:rFonts w:ascii="Arial" w:hAnsi="Arial" w:cs="Arial"/>
                <w:sz w:val="20"/>
                <w:szCs w:val="20"/>
              </w:rPr>
            </w:pPr>
            <w:del w:id="1314" w:author="Can Hong NGOC" w:date="2020-08-31T11:22:00Z">
              <w:r w:rsidRPr="00E905C1" w:rsidDel="009A1469">
                <w:rPr>
                  <w:rFonts w:ascii="Arial" w:hAnsi="Arial" w:cs="Arial"/>
                </w:rPr>
                <w:delText>BD004 Data Migration Templates</w:delText>
              </w:r>
            </w:del>
          </w:p>
        </w:tc>
        <w:tc>
          <w:tcPr>
            <w:tcW w:w="691" w:type="pct"/>
          </w:tcPr>
          <w:p w14:paraId="370435CE" w14:textId="155A1DA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15" w:author="Can Hong NGOC" w:date="2020-08-31T11:22:00Z"/>
                <w:rFonts w:ascii="Arial" w:hAnsi="Arial" w:cs="Arial"/>
                <w:sz w:val="20"/>
                <w:szCs w:val="20"/>
              </w:rPr>
            </w:pPr>
            <w:del w:id="1316" w:author="Can Hong NGOC" w:date="2020-08-31T11:22:00Z">
              <w:r w:rsidRPr="00E905C1" w:rsidDel="009A1469">
                <w:rPr>
                  <w:rFonts w:ascii="Arial" w:hAnsi="Arial" w:cs="Arial"/>
                </w:rPr>
                <w:delText>Document</w:delText>
              </w:r>
            </w:del>
          </w:p>
        </w:tc>
        <w:tc>
          <w:tcPr>
            <w:tcW w:w="322" w:type="pct"/>
            <w:vAlign w:val="center"/>
          </w:tcPr>
          <w:p w14:paraId="3790FDF2" w14:textId="7D424E7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17" w:author="Can Hong NGOC" w:date="2020-08-31T11:22:00Z"/>
                <w:rFonts w:ascii="Arial" w:hAnsi="Arial" w:cs="Arial"/>
                <w:sz w:val="20"/>
                <w:szCs w:val="20"/>
              </w:rPr>
              <w:pPrChange w:id="1318"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319" w:author="Can Hong NGOC" w:date="2020-08-31T11:22:00Z">
              <w:r w:rsidRPr="00E905C1" w:rsidDel="009A1469">
                <w:rPr>
                  <w:rFonts w:ascii="Arial" w:hAnsi="Arial" w:cs="Arial"/>
                </w:rPr>
                <w:delText>S</w:delText>
              </w:r>
            </w:del>
          </w:p>
        </w:tc>
        <w:tc>
          <w:tcPr>
            <w:tcW w:w="296" w:type="pct"/>
            <w:vAlign w:val="center"/>
          </w:tcPr>
          <w:p w14:paraId="506B0C26" w14:textId="2F428A0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20" w:author="Can Hong NGOC" w:date="2020-08-31T11:22:00Z"/>
                <w:rFonts w:ascii="Arial" w:hAnsi="Arial" w:cs="Arial"/>
                <w:sz w:val="20"/>
                <w:szCs w:val="20"/>
              </w:rPr>
              <w:pPrChange w:id="132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322" w:author="Can Hong NGOC" w:date="2020-08-31T11:22:00Z">
              <w:r w:rsidRPr="00E905C1" w:rsidDel="009A1469">
                <w:rPr>
                  <w:rFonts w:ascii="Arial" w:hAnsi="Arial" w:cs="Arial"/>
                </w:rPr>
                <w:delText>S</w:delText>
              </w:r>
            </w:del>
          </w:p>
        </w:tc>
        <w:tc>
          <w:tcPr>
            <w:tcW w:w="295" w:type="pct"/>
            <w:vAlign w:val="center"/>
          </w:tcPr>
          <w:p w14:paraId="35BDE27A" w14:textId="394B431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23" w:author="Can Hong NGOC" w:date="2020-08-31T11:22:00Z"/>
                <w:rFonts w:ascii="Arial" w:hAnsi="Arial" w:cs="Arial"/>
                <w:sz w:val="20"/>
                <w:szCs w:val="20"/>
              </w:rPr>
              <w:pPrChange w:id="132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325" w:author="Can Hong NGOC" w:date="2020-08-31T11:22:00Z">
              <w:r w:rsidRPr="00E905C1" w:rsidDel="009A1469">
                <w:rPr>
                  <w:rFonts w:ascii="Arial" w:hAnsi="Arial" w:cs="Arial"/>
                </w:rPr>
                <w:delText>E</w:delText>
              </w:r>
            </w:del>
          </w:p>
        </w:tc>
      </w:tr>
      <w:tr w:rsidR="00936C83" w:rsidRPr="00E905C1" w:rsidDel="009A1469" w14:paraId="32192915" w14:textId="783299DF" w:rsidTr="00424C9D">
        <w:trPr>
          <w:cnfStyle w:val="000000100000" w:firstRow="0" w:lastRow="0" w:firstColumn="0" w:lastColumn="0" w:oddVBand="0" w:evenVBand="0" w:oddHBand="1" w:evenHBand="0" w:firstRowFirstColumn="0" w:firstRowLastColumn="0" w:lastRowFirstColumn="0" w:lastRowLastColumn="0"/>
          <w:trHeight w:val="665"/>
          <w:del w:id="1326"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tcPr>
          <w:p w14:paraId="1014B3F9" w14:textId="59E93236" w:rsidR="00936C83" w:rsidRPr="00E905C1" w:rsidDel="009A1469" w:rsidRDefault="00936C83" w:rsidP="00E61E86">
            <w:pPr>
              <w:rPr>
                <w:del w:id="1327" w:author="Can Hong NGOC" w:date="2020-08-31T11:22:00Z"/>
                <w:rFonts w:ascii="Arial" w:hAnsi="Arial" w:cs="Arial"/>
                <w:sz w:val="20"/>
                <w:szCs w:val="20"/>
              </w:rPr>
            </w:pPr>
            <w:del w:id="1328" w:author="Can Hong NGOC" w:date="2020-08-31T11:22:00Z">
              <w:r w:rsidRPr="00E905C1" w:rsidDel="009A1469">
                <w:rPr>
                  <w:rFonts w:ascii="Arial" w:hAnsi="Arial" w:cs="Arial"/>
                </w:rPr>
                <w:delText>VK.B005</w:delText>
              </w:r>
            </w:del>
          </w:p>
        </w:tc>
        <w:tc>
          <w:tcPr>
            <w:tcW w:w="816" w:type="pct"/>
          </w:tcPr>
          <w:p w14:paraId="05490BD6" w14:textId="1F5F53B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29" w:author="Can Hong NGOC" w:date="2020-08-31T11:22:00Z"/>
                <w:rFonts w:ascii="Arial" w:hAnsi="Arial" w:cs="Arial"/>
                <w:sz w:val="20"/>
                <w:szCs w:val="20"/>
              </w:rPr>
            </w:pPr>
            <w:del w:id="1330" w:author="Can Hong NGOC" w:date="2020-08-31T11:22:00Z">
              <w:r w:rsidRPr="00E905C1" w:rsidDel="009A1469">
                <w:rPr>
                  <w:rFonts w:ascii="Arial" w:hAnsi="Arial" w:cs="Arial"/>
                </w:rPr>
                <w:delText>Configure and Tailor Solution (excl. interfaces)</w:delText>
              </w:r>
            </w:del>
          </w:p>
        </w:tc>
        <w:tc>
          <w:tcPr>
            <w:tcW w:w="1526" w:type="pct"/>
          </w:tcPr>
          <w:p w14:paraId="5E57C2F1" w14:textId="504CAECA" w:rsidR="00936C83" w:rsidRPr="00E905C1" w:rsidDel="009A1469" w:rsidRDefault="00AD407A">
            <w:pPr>
              <w:cnfStyle w:val="000000100000" w:firstRow="0" w:lastRow="0" w:firstColumn="0" w:lastColumn="0" w:oddVBand="0" w:evenVBand="0" w:oddHBand="1" w:evenHBand="0" w:firstRowFirstColumn="0" w:firstRowLastColumn="0" w:lastRowFirstColumn="0" w:lastRowLastColumn="0"/>
              <w:rPr>
                <w:del w:id="1331" w:author="Can Hong NGOC" w:date="2020-08-31T11:22:00Z"/>
                <w:rFonts w:ascii="Arial" w:hAnsi="Arial" w:cs="Arial"/>
                <w:sz w:val="20"/>
                <w:szCs w:val="20"/>
              </w:rPr>
            </w:pPr>
            <w:del w:id="1332" w:author="Can Hong NGOC" w:date="2020-08-31T11:22:00Z">
              <w:r w:rsidRPr="00E905C1" w:rsidDel="009A1469">
                <w:rPr>
                  <w:rFonts w:ascii="Arial" w:hAnsi="Arial" w:cs="Arial"/>
                </w:rPr>
                <w:delText>Finastra</w:delText>
              </w:r>
              <w:r w:rsidR="00936C83" w:rsidRPr="00E905C1" w:rsidDel="009A1469">
                <w:rPr>
                  <w:rFonts w:ascii="Arial" w:hAnsi="Arial" w:cs="Arial"/>
                </w:rPr>
                <w:delText xml:space="preserve"> to install software, configure static data and parameters and configure/ tailor the solution with the approved workarounds/ customizations for approved deltas.</w:delText>
              </w:r>
            </w:del>
          </w:p>
          <w:p w14:paraId="67DE8C36" w14:textId="28DA605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33" w:author="Can Hong NGOC" w:date="2020-08-31T11:22:00Z"/>
                <w:rFonts w:ascii="Arial" w:hAnsi="Arial" w:cs="Arial"/>
                <w:sz w:val="20"/>
                <w:szCs w:val="20"/>
              </w:rPr>
            </w:pPr>
          </w:p>
          <w:p w14:paraId="5FB5ECB3" w14:textId="46EF64E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34" w:author="Can Hong NGOC" w:date="2020-08-31T11:22:00Z"/>
                <w:rFonts w:ascii="Arial" w:hAnsi="Arial" w:cs="Arial"/>
                <w:sz w:val="20"/>
                <w:szCs w:val="20"/>
              </w:rPr>
            </w:pPr>
            <w:del w:id="1335" w:author="Can Hong NGOC" w:date="2020-08-31T11:22:00Z">
              <w:r w:rsidRPr="00E905C1" w:rsidDel="009A1469">
                <w:rPr>
                  <w:rFonts w:ascii="Arial" w:hAnsi="Arial" w:cs="Arial"/>
                </w:rPr>
                <w:delText xml:space="preserve">(1) </w:delText>
              </w:r>
              <w:r w:rsidR="002134A2" w:rsidRPr="00E905C1" w:rsidDel="009A1469">
                <w:rPr>
                  <w:rFonts w:ascii="Arial" w:hAnsi="Arial" w:cs="Arial"/>
                </w:rPr>
                <w:delText>Contractor</w:delText>
              </w:r>
              <w:r w:rsidRPr="00E905C1" w:rsidDel="009A1469">
                <w:rPr>
                  <w:rFonts w:ascii="Arial" w:hAnsi="Arial" w:cs="Arial"/>
                </w:rPr>
                <w:delText xml:space="preserve"> to configure static data and parameters and configure the solution with the approved work arounds / customizations for approved deltas for Back Office (K+TP)</w:delText>
              </w:r>
            </w:del>
          </w:p>
        </w:tc>
        <w:tc>
          <w:tcPr>
            <w:tcW w:w="691" w:type="pct"/>
          </w:tcPr>
          <w:p w14:paraId="61467D3F" w14:textId="36B5BAB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36" w:author="Can Hong NGOC" w:date="2020-08-31T11:22:00Z"/>
                <w:rFonts w:ascii="Arial" w:hAnsi="Arial" w:cs="Arial"/>
                <w:sz w:val="20"/>
                <w:szCs w:val="20"/>
              </w:rPr>
            </w:pPr>
            <w:del w:id="1337" w:author="Can Hong NGOC" w:date="2020-08-31T11:22:00Z">
              <w:r w:rsidRPr="00E905C1" w:rsidDel="009A1469">
                <w:rPr>
                  <w:rFonts w:ascii="Arial" w:hAnsi="Arial" w:cs="Arial"/>
                </w:rPr>
                <w:delText>BD005 Configured System</w:delText>
              </w:r>
            </w:del>
          </w:p>
        </w:tc>
        <w:tc>
          <w:tcPr>
            <w:tcW w:w="691" w:type="pct"/>
          </w:tcPr>
          <w:p w14:paraId="683FBB24" w14:textId="4398FFD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38" w:author="Can Hong NGOC" w:date="2020-08-31T11:22:00Z"/>
                <w:rFonts w:ascii="Arial" w:hAnsi="Arial" w:cs="Arial"/>
                <w:sz w:val="20"/>
                <w:szCs w:val="20"/>
              </w:rPr>
            </w:pPr>
            <w:del w:id="1339" w:author="Can Hong NGOC" w:date="2020-08-31T11:22:00Z">
              <w:r w:rsidRPr="00E905C1" w:rsidDel="009A1469">
                <w:rPr>
                  <w:rFonts w:ascii="Arial" w:hAnsi="Arial" w:cs="Arial"/>
                </w:rPr>
                <w:delText>Configuration</w:delText>
              </w:r>
            </w:del>
          </w:p>
        </w:tc>
        <w:tc>
          <w:tcPr>
            <w:tcW w:w="322" w:type="pct"/>
            <w:vAlign w:val="center"/>
          </w:tcPr>
          <w:p w14:paraId="6FFB4B70" w14:textId="1DC8924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40" w:author="Can Hong NGOC" w:date="2020-08-31T11:22:00Z"/>
                <w:rFonts w:ascii="Arial" w:hAnsi="Arial" w:cs="Arial"/>
                <w:sz w:val="20"/>
                <w:szCs w:val="20"/>
              </w:rPr>
              <w:pPrChange w:id="134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42" w:author="Can Hong NGOC" w:date="2020-08-31T11:22:00Z">
              <w:r w:rsidRPr="00E905C1" w:rsidDel="009A1469">
                <w:rPr>
                  <w:rFonts w:ascii="Arial" w:hAnsi="Arial" w:cs="Arial"/>
                </w:rPr>
                <w:delText>E</w:delText>
              </w:r>
            </w:del>
          </w:p>
        </w:tc>
        <w:tc>
          <w:tcPr>
            <w:tcW w:w="296" w:type="pct"/>
            <w:vAlign w:val="center"/>
          </w:tcPr>
          <w:p w14:paraId="1689EF17" w14:textId="6047505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43" w:author="Can Hong NGOC" w:date="2020-08-31T11:22:00Z"/>
                <w:rFonts w:ascii="Arial" w:hAnsi="Arial" w:cs="Arial"/>
                <w:sz w:val="20"/>
                <w:szCs w:val="20"/>
              </w:rPr>
              <w:pPrChange w:id="134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45" w:author="Can Hong NGOC" w:date="2020-08-31T11:22:00Z">
              <w:r w:rsidRPr="00E905C1" w:rsidDel="009A1469">
                <w:rPr>
                  <w:rFonts w:ascii="Arial" w:hAnsi="Arial" w:cs="Arial"/>
                </w:rPr>
                <w:delText>(1) E</w:delText>
              </w:r>
            </w:del>
          </w:p>
        </w:tc>
        <w:tc>
          <w:tcPr>
            <w:tcW w:w="295" w:type="pct"/>
            <w:vAlign w:val="center"/>
          </w:tcPr>
          <w:p w14:paraId="44A6124F" w14:textId="4908F88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46" w:author="Can Hong NGOC" w:date="2020-08-31T11:22:00Z"/>
                <w:rFonts w:ascii="Arial" w:hAnsi="Arial" w:cs="Arial"/>
                <w:sz w:val="20"/>
                <w:szCs w:val="20"/>
              </w:rPr>
              <w:pPrChange w:id="134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48" w:author="Can Hong NGOC" w:date="2020-08-31T11:22:00Z">
              <w:r w:rsidRPr="00E905C1" w:rsidDel="009A1469">
                <w:rPr>
                  <w:rFonts w:ascii="Arial" w:hAnsi="Arial" w:cs="Arial"/>
                </w:rPr>
                <w:delText>S</w:delText>
              </w:r>
            </w:del>
          </w:p>
        </w:tc>
      </w:tr>
      <w:tr w:rsidR="00936C83" w:rsidRPr="00E905C1" w:rsidDel="009A1469" w14:paraId="21959F29" w14:textId="46D24666" w:rsidTr="00424C9D">
        <w:trPr>
          <w:trHeight w:val="737"/>
          <w:del w:id="1349"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hideMark/>
          </w:tcPr>
          <w:p w14:paraId="0A49CFF1" w14:textId="3D1C16D7" w:rsidR="00936C83" w:rsidRPr="00E905C1" w:rsidDel="009A1469" w:rsidRDefault="00936C83" w:rsidP="00E61E86">
            <w:pPr>
              <w:rPr>
                <w:del w:id="1350" w:author="Can Hong NGOC" w:date="2020-08-31T11:22:00Z"/>
                <w:rFonts w:ascii="Arial" w:hAnsi="Arial" w:cs="Arial"/>
                <w:sz w:val="20"/>
                <w:szCs w:val="20"/>
              </w:rPr>
            </w:pPr>
            <w:del w:id="1351" w:author="Can Hong NGOC" w:date="2020-08-31T11:22:00Z">
              <w:r w:rsidRPr="00E905C1" w:rsidDel="009A1469">
                <w:rPr>
                  <w:rFonts w:ascii="Arial" w:hAnsi="Arial" w:cs="Arial"/>
                </w:rPr>
                <w:delText>VK.B006</w:delText>
              </w:r>
            </w:del>
          </w:p>
        </w:tc>
        <w:tc>
          <w:tcPr>
            <w:tcW w:w="816" w:type="pct"/>
            <w:hideMark/>
          </w:tcPr>
          <w:p w14:paraId="4CBB04B3" w14:textId="49B8473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52" w:author="Can Hong NGOC" w:date="2020-08-31T11:22:00Z"/>
                <w:rFonts w:ascii="Arial" w:hAnsi="Arial" w:cs="Arial"/>
                <w:sz w:val="20"/>
                <w:szCs w:val="20"/>
              </w:rPr>
            </w:pPr>
            <w:del w:id="1353" w:author="Can Hong NGOC" w:date="2020-08-31T11:22:00Z">
              <w:r w:rsidRPr="00E905C1" w:rsidDel="009A1469">
                <w:rPr>
                  <w:rFonts w:ascii="Arial" w:hAnsi="Arial" w:cs="Arial"/>
                </w:rPr>
                <w:delText>Configure Interfaces</w:delText>
              </w:r>
            </w:del>
          </w:p>
        </w:tc>
        <w:tc>
          <w:tcPr>
            <w:tcW w:w="1526" w:type="pct"/>
            <w:hideMark/>
          </w:tcPr>
          <w:p w14:paraId="3DB0310D" w14:textId="19AE3B2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54" w:author="Can Hong NGOC" w:date="2020-08-31T11:22:00Z"/>
                <w:rFonts w:ascii="Arial" w:hAnsi="Arial" w:cs="Arial"/>
                <w:sz w:val="20"/>
                <w:szCs w:val="20"/>
              </w:rPr>
            </w:pPr>
            <w:del w:id="1355" w:author="Can Hong NGOC" w:date="2020-08-31T11:22:00Z">
              <w:r w:rsidRPr="00E905C1" w:rsidDel="009A1469">
                <w:rPr>
                  <w:rFonts w:ascii="Arial" w:hAnsi="Arial" w:cs="Arial"/>
                </w:rPr>
                <w:delText>Configure the interfaces licensed to the Client as part of the System.</w:delText>
              </w:r>
            </w:del>
          </w:p>
        </w:tc>
        <w:tc>
          <w:tcPr>
            <w:tcW w:w="691" w:type="pct"/>
          </w:tcPr>
          <w:p w14:paraId="2B569A63" w14:textId="77FDCF6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56" w:author="Can Hong NGOC" w:date="2020-08-31T11:22:00Z"/>
                <w:rFonts w:ascii="Arial" w:hAnsi="Arial" w:cs="Arial"/>
                <w:sz w:val="20"/>
                <w:szCs w:val="20"/>
              </w:rPr>
            </w:pPr>
            <w:del w:id="1357" w:author="Can Hong NGOC" w:date="2020-08-31T11:22:00Z">
              <w:r w:rsidRPr="00E905C1" w:rsidDel="009A1469">
                <w:rPr>
                  <w:rFonts w:ascii="Arial" w:hAnsi="Arial" w:cs="Arial"/>
                </w:rPr>
                <w:delText>BD006 Standard Interfaces</w:delText>
              </w:r>
            </w:del>
          </w:p>
        </w:tc>
        <w:tc>
          <w:tcPr>
            <w:tcW w:w="691" w:type="pct"/>
          </w:tcPr>
          <w:p w14:paraId="346D9990" w14:textId="4A49567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58" w:author="Can Hong NGOC" w:date="2020-08-31T11:22:00Z"/>
                <w:rFonts w:ascii="Arial" w:hAnsi="Arial" w:cs="Arial"/>
                <w:sz w:val="20"/>
                <w:szCs w:val="20"/>
              </w:rPr>
            </w:pPr>
            <w:del w:id="1359" w:author="Can Hong NGOC" w:date="2020-08-31T11:22:00Z">
              <w:r w:rsidRPr="00E905C1" w:rsidDel="009A1469">
                <w:rPr>
                  <w:rFonts w:ascii="Arial" w:hAnsi="Arial" w:cs="Arial"/>
                </w:rPr>
                <w:delText>Configuration</w:delText>
              </w:r>
            </w:del>
          </w:p>
        </w:tc>
        <w:tc>
          <w:tcPr>
            <w:tcW w:w="322" w:type="pct"/>
            <w:vAlign w:val="center"/>
          </w:tcPr>
          <w:p w14:paraId="6BA8FBBB" w14:textId="22EE97F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60" w:author="Can Hong NGOC" w:date="2020-08-31T11:22:00Z"/>
                <w:rFonts w:ascii="Arial" w:hAnsi="Arial" w:cs="Arial"/>
                <w:sz w:val="20"/>
                <w:szCs w:val="20"/>
              </w:rPr>
              <w:pPrChange w:id="136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362" w:author="Can Hong NGOC" w:date="2020-08-31T11:22:00Z">
              <w:r w:rsidRPr="00E905C1" w:rsidDel="009A1469">
                <w:rPr>
                  <w:rFonts w:ascii="Arial" w:hAnsi="Arial" w:cs="Arial"/>
                </w:rPr>
                <w:delText>S</w:delText>
              </w:r>
            </w:del>
          </w:p>
        </w:tc>
        <w:tc>
          <w:tcPr>
            <w:tcW w:w="296" w:type="pct"/>
            <w:vAlign w:val="center"/>
          </w:tcPr>
          <w:p w14:paraId="4CCE2DA5" w14:textId="3729F2D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63" w:author="Can Hong NGOC" w:date="2020-08-31T11:22:00Z"/>
                <w:rFonts w:ascii="Arial" w:hAnsi="Arial" w:cs="Arial"/>
                <w:sz w:val="20"/>
                <w:szCs w:val="20"/>
              </w:rPr>
              <w:pPrChange w:id="136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365" w:author="Can Hong NGOC" w:date="2020-08-31T11:22:00Z">
              <w:r w:rsidRPr="00E905C1" w:rsidDel="009A1469">
                <w:rPr>
                  <w:rFonts w:ascii="Arial" w:hAnsi="Arial" w:cs="Arial"/>
                </w:rPr>
                <w:delText>E</w:delText>
              </w:r>
            </w:del>
          </w:p>
        </w:tc>
        <w:tc>
          <w:tcPr>
            <w:tcW w:w="295" w:type="pct"/>
            <w:vAlign w:val="center"/>
          </w:tcPr>
          <w:p w14:paraId="1CB9DE66" w14:textId="0F36DD3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66" w:author="Can Hong NGOC" w:date="2020-08-31T11:22:00Z"/>
                <w:rFonts w:ascii="Arial" w:hAnsi="Arial" w:cs="Arial"/>
                <w:sz w:val="20"/>
                <w:szCs w:val="20"/>
              </w:rPr>
              <w:pPrChange w:id="136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368" w:author="Can Hong NGOC" w:date="2020-08-31T11:22:00Z">
              <w:r w:rsidRPr="00E905C1" w:rsidDel="009A1469">
                <w:rPr>
                  <w:rFonts w:ascii="Arial" w:hAnsi="Arial" w:cs="Arial"/>
                </w:rPr>
                <w:delText>S</w:delText>
              </w:r>
            </w:del>
          </w:p>
        </w:tc>
      </w:tr>
      <w:tr w:rsidR="00936C83" w:rsidRPr="00E905C1" w:rsidDel="009A1469" w14:paraId="48E47FB0" w14:textId="679CA6EB" w:rsidTr="00424C9D">
        <w:trPr>
          <w:cnfStyle w:val="000000100000" w:firstRow="0" w:lastRow="0" w:firstColumn="0" w:lastColumn="0" w:oddVBand="0" w:evenVBand="0" w:oddHBand="1" w:evenHBand="0" w:firstRowFirstColumn="0" w:firstRowLastColumn="0" w:lastRowFirstColumn="0" w:lastRowLastColumn="0"/>
          <w:trHeight w:val="300"/>
          <w:del w:id="1369"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hideMark/>
          </w:tcPr>
          <w:p w14:paraId="0407B2E7" w14:textId="3625FCC0" w:rsidR="00936C83" w:rsidRPr="00E905C1" w:rsidDel="009A1469" w:rsidRDefault="00936C83" w:rsidP="00E61E86">
            <w:pPr>
              <w:rPr>
                <w:del w:id="1370" w:author="Can Hong NGOC" w:date="2020-08-31T11:22:00Z"/>
                <w:rFonts w:ascii="Arial" w:hAnsi="Arial" w:cs="Arial"/>
                <w:sz w:val="20"/>
                <w:szCs w:val="20"/>
              </w:rPr>
            </w:pPr>
            <w:del w:id="1371" w:author="Can Hong NGOC" w:date="2020-08-31T11:22:00Z">
              <w:r w:rsidRPr="00E905C1" w:rsidDel="009A1469">
                <w:rPr>
                  <w:rFonts w:ascii="Arial" w:hAnsi="Arial" w:cs="Arial"/>
                </w:rPr>
                <w:delText>VK.B007</w:delText>
              </w:r>
            </w:del>
          </w:p>
        </w:tc>
        <w:tc>
          <w:tcPr>
            <w:tcW w:w="816" w:type="pct"/>
            <w:hideMark/>
          </w:tcPr>
          <w:p w14:paraId="3666F493" w14:textId="378A8AB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72" w:author="Can Hong NGOC" w:date="2020-08-31T11:22:00Z"/>
                <w:rFonts w:ascii="Arial" w:hAnsi="Arial" w:cs="Arial"/>
                <w:sz w:val="20"/>
                <w:szCs w:val="20"/>
              </w:rPr>
            </w:pPr>
            <w:del w:id="1373" w:author="Can Hong NGOC" w:date="2020-08-31T11:22:00Z">
              <w:r w:rsidRPr="00E905C1" w:rsidDel="009A1469">
                <w:rPr>
                  <w:rFonts w:ascii="Arial" w:hAnsi="Arial" w:cs="Arial"/>
                </w:rPr>
                <w:delText xml:space="preserve">Configure Non-MAPS </w:delText>
              </w:r>
            </w:del>
          </w:p>
        </w:tc>
        <w:tc>
          <w:tcPr>
            <w:tcW w:w="1526" w:type="pct"/>
            <w:hideMark/>
          </w:tcPr>
          <w:p w14:paraId="26C18F22" w14:textId="349B990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74" w:author="Can Hong NGOC" w:date="2020-08-31T11:22:00Z"/>
                <w:rFonts w:ascii="Arial" w:hAnsi="Arial" w:cs="Arial"/>
                <w:sz w:val="20"/>
                <w:szCs w:val="20"/>
              </w:rPr>
            </w:pPr>
            <w:del w:id="1375" w:author="Can Hong NGOC" w:date="2020-08-31T11:22:00Z">
              <w:r w:rsidRPr="00E905C1" w:rsidDel="009A1469">
                <w:rPr>
                  <w:rFonts w:ascii="Arial" w:hAnsi="Arial" w:cs="Arial"/>
                </w:rPr>
                <w:delText>Configure any items in scope not covered by MAPS, if applicable</w:delText>
              </w:r>
            </w:del>
          </w:p>
        </w:tc>
        <w:tc>
          <w:tcPr>
            <w:tcW w:w="691" w:type="pct"/>
          </w:tcPr>
          <w:p w14:paraId="6A9CDC1F" w14:textId="4B149BD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76" w:author="Can Hong NGOC" w:date="2020-08-31T11:22:00Z"/>
                <w:rFonts w:ascii="Arial" w:hAnsi="Arial" w:cs="Arial"/>
                <w:sz w:val="20"/>
                <w:szCs w:val="20"/>
              </w:rPr>
            </w:pPr>
            <w:del w:id="1377" w:author="Can Hong NGOC" w:date="2020-08-31T11:22:00Z">
              <w:r w:rsidRPr="00E905C1" w:rsidDel="009A1469">
                <w:rPr>
                  <w:rFonts w:ascii="Arial" w:hAnsi="Arial" w:cs="Arial"/>
                </w:rPr>
                <w:delText>BD007 Non-MAPS work</w:delText>
              </w:r>
            </w:del>
          </w:p>
        </w:tc>
        <w:tc>
          <w:tcPr>
            <w:tcW w:w="691" w:type="pct"/>
          </w:tcPr>
          <w:p w14:paraId="1EB58A20" w14:textId="29C78BD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78" w:author="Can Hong NGOC" w:date="2020-08-31T11:22:00Z"/>
                <w:rFonts w:ascii="Arial" w:hAnsi="Arial" w:cs="Arial"/>
                <w:sz w:val="20"/>
                <w:szCs w:val="20"/>
              </w:rPr>
            </w:pPr>
            <w:del w:id="1379" w:author="Can Hong NGOC" w:date="2020-08-31T11:22:00Z">
              <w:r w:rsidRPr="00E905C1" w:rsidDel="009A1469">
                <w:rPr>
                  <w:rFonts w:ascii="Arial" w:hAnsi="Arial" w:cs="Arial"/>
                </w:rPr>
                <w:delText>Configuration</w:delText>
              </w:r>
            </w:del>
          </w:p>
        </w:tc>
        <w:tc>
          <w:tcPr>
            <w:tcW w:w="322" w:type="pct"/>
            <w:vAlign w:val="center"/>
          </w:tcPr>
          <w:p w14:paraId="3580A094" w14:textId="572EB49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80" w:author="Can Hong NGOC" w:date="2020-08-31T11:22:00Z"/>
                <w:rFonts w:ascii="Arial" w:hAnsi="Arial" w:cs="Arial"/>
                <w:sz w:val="20"/>
                <w:szCs w:val="20"/>
              </w:rPr>
              <w:pPrChange w:id="138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82" w:author="Can Hong NGOC" w:date="2020-08-31T11:22:00Z">
              <w:r w:rsidRPr="00E905C1" w:rsidDel="009A1469">
                <w:rPr>
                  <w:rFonts w:ascii="Arial" w:hAnsi="Arial" w:cs="Arial"/>
                </w:rPr>
                <w:delText>E</w:delText>
              </w:r>
            </w:del>
          </w:p>
        </w:tc>
        <w:tc>
          <w:tcPr>
            <w:tcW w:w="296" w:type="pct"/>
            <w:vAlign w:val="center"/>
          </w:tcPr>
          <w:p w14:paraId="229D1506" w14:textId="5C2D8A6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83" w:author="Can Hong NGOC" w:date="2020-08-31T11:22:00Z"/>
                <w:rFonts w:ascii="Arial" w:hAnsi="Arial" w:cs="Arial"/>
                <w:sz w:val="20"/>
                <w:szCs w:val="20"/>
              </w:rPr>
              <w:pPrChange w:id="138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85" w:author="Can Hong NGOC" w:date="2020-08-31T11:22:00Z">
              <w:r w:rsidRPr="00E905C1" w:rsidDel="009A1469">
                <w:rPr>
                  <w:rFonts w:ascii="Arial" w:hAnsi="Arial" w:cs="Arial"/>
                </w:rPr>
                <w:delText>E</w:delText>
              </w:r>
            </w:del>
          </w:p>
        </w:tc>
        <w:tc>
          <w:tcPr>
            <w:tcW w:w="295" w:type="pct"/>
            <w:vAlign w:val="center"/>
          </w:tcPr>
          <w:p w14:paraId="7F3C570D" w14:textId="3A1C37F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386" w:author="Can Hong NGOC" w:date="2020-08-31T11:22:00Z"/>
                <w:rFonts w:ascii="Arial" w:hAnsi="Arial" w:cs="Arial"/>
                <w:sz w:val="20"/>
                <w:szCs w:val="20"/>
              </w:rPr>
              <w:pPrChange w:id="138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388" w:author="Can Hong NGOC" w:date="2020-08-31T11:22:00Z">
              <w:r w:rsidRPr="00E905C1" w:rsidDel="009A1469">
                <w:rPr>
                  <w:rFonts w:ascii="Arial" w:hAnsi="Arial" w:cs="Arial"/>
                </w:rPr>
                <w:delText>S</w:delText>
              </w:r>
            </w:del>
          </w:p>
        </w:tc>
      </w:tr>
      <w:tr w:rsidR="00936C83" w:rsidRPr="00E905C1" w:rsidDel="009A1469" w14:paraId="1B10FF5F" w14:textId="7CC2CA5C" w:rsidTr="00424C9D">
        <w:trPr>
          <w:trHeight w:val="450"/>
          <w:del w:id="1389"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tcPr>
          <w:p w14:paraId="0103676C" w14:textId="7E828864" w:rsidR="00936C83" w:rsidRPr="00E905C1" w:rsidDel="009A1469" w:rsidRDefault="00936C83" w:rsidP="00E61E86">
            <w:pPr>
              <w:rPr>
                <w:del w:id="1390" w:author="Can Hong NGOC" w:date="2020-08-31T11:22:00Z"/>
                <w:rFonts w:ascii="Arial" w:hAnsi="Arial" w:cs="Arial"/>
                <w:sz w:val="20"/>
                <w:szCs w:val="20"/>
              </w:rPr>
            </w:pPr>
            <w:del w:id="1391" w:author="Can Hong NGOC" w:date="2020-08-31T11:22:00Z">
              <w:r w:rsidRPr="00E905C1" w:rsidDel="009A1469">
                <w:rPr>
                  <w:rFonts w:ascii="Arial" w:hAnsi="Arial" w:cs="Arial"/>
                </w:rPr>
                <w:delText>VK.B008</w:delText>
              </w:r>
            </w:del>
          </w:p>
        </w:tc>
        <w:tc>
          <w:tcPr>
            <w:tcW w:w="816" w:type="pct"/>
          </w:tcPr>
          <w:p w14:paraId="7AA33D99" w14:textId="4442A20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92" w:author="Can Hong NGOC" w:date="2020-08-31T11:22:00Z"/>
                <w:rFonts w:ascii="Arial" w:hAnsi="Arial" w:cs="Arial"/>
                <w:sz w:val="20"/>
                <w:szCs w:val="20"/>
              </w:rPr>
            </w:pPr>
            <w:del w:id="1393" w:author="Can Hong NGOC" w:date="2020-08-31T11:22:00Z">
              <w:r w:rsidRPr="00E905C1" w:rsidDel="009A1469">
                <w:rPr>
                  <w:rFonts w:ascii="Arial" w:hAnsi="Arial" w:cs="Arial"/>
                </w:rPr>
                <w:delText>Develop Interface</w:delText>
              </w:r>
            </w:del>
          </w:p>
        </w:tc>
        <w:tc>
          <w:tcPr>
            <w:tcW w:w="1526" w:type="pct"/>
          </w:tcPr>
          <w:p w14:paraId="637F0C98" w14:textId="4CAC91D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94" w:author="Can Hong NGOC" w:date="2020-08-31T11:22:00Z"/>
                <w:rFonts w:ascii="Arial" w:hAnsi="Arial" w:cs="Arial"/>
                <w:sz w:val="20"/>
                <w:szCs w:val="20"/>
              </w:rPr>
            </w:pPr>
            <w:del w:id="1395" w:author="Can Hong NGOC" w:date="2020-08-31T11:22:00Z">
              <w:r w:rsidRPr="00E905C1" w:rsidDel="009A1469">
                <w:rPr>
                  <w:rFonts w:ascii="Arial" w:hAnsi="Arial" w:cs="Arial"/>
                </w:rPr>
                <w:delText xml:space="preserve">Provide consultancy to support Bank develop none standard interface. </w:delText>
              </w:r>
            </w:del>
          </w:p>
        </w:tc>
        <w:tc>
          <w:tcPr>
            <w:tcW w:w="691" w:type="pct"/>
          </w:tcPr>
          <w:p w14:paraId="1C130BE5" w14:textId="783EB1F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96" w:author="Can Hong NGOC" w:date="2020-08-31T11:22:00Z"/>
                <w:rFonts w:ascii="Arial" w:hAnsi="Arial" w:cs="Arial"/>
                <w:sz w:val="20"/>
                <w:szCs w:val="20"/>
              </w:rPr>
            </w:pPr>
            <w:del w:id="1397" w:author="Can Hong NGOC" w:date="2020-08-31T11:22:00Z">
              <w:r w:rsidRPr="00E905C1" w:rsidDel="009A1469">
                <w:rPr>
                  <w:rFonts w:ascii="Arial" w:hAnsi="Arial" w:cs="Arial"/>
                </w:rPr>
                <w:delText>B008 Interface develop work</w:delText>
              </w:r>
            </w:del>
          </w:p>
        </w:tc>
        <w:tc>
          <w:tcPr>
            <w:tcW w:w="691" w:type="pct"/>
          </w:tcPr>
          <w:p w14:paraId="21BC2084" w14:textId="03BFE7B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398" w:author="Can Hong NGOC" w:date="2020-08-31T11:22:00Z"/>
                <w:rFonts w:ascii="Arial" w:hAnsi="Arial" w:cs="Arial"/>
                <w:sz w:val="20"/>
                <w:szCs w:val="20"/>
              </w:rPr>
            </w:pPr>
            <w:del w:id="1399" w:author="Can Hong NGOC" w:date="2020-08-31T11:22:00Z">
              <w:r w:rsidRPr="00E905C1" w:rsidDel="009A1469">
                <w:rPr>
                  <w:rFonts w:ascii="Arial" w:hAnsi="Arial" w:cs="Arial"/>
                </w:rPr>
                <w:delText>Development</w:delText>
              </w:r>
            </w:del>
          </w:p>
        </w:tc>
        <w:tc>
          <w:tcPr>
            <w:tcW w:w="322" w:type="pct"/>
            <w:vAlign w:val="center"/>
          </w:tcPr>
          <w:p w14:paraId="49383701" w14:textId="4A5004C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00" w:author="Can Hong NGOC" w:date="2020-08-31T11:22:00Z"/>
                <w:rFonts w:ascii="Arial" w:hAnsi="Arial" w:cs="Arial"/>
                <w:sz w:val="20"/>
                <w:szCs w:val="20"/>
              </w:rPr>
              <w:pPrChange w:id="140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402" w:author="Can Hong NGOC" w:date="2020-08-31T11:22:00Z">
              <w:r w:rsidRPr="00E905C1" w:rsidDel="009A1469">
                <w:rPr>
                  <w:rFonts w:ascii="Arial" w:hAnsi="Arial" w:cs="Arial"/>
                </w:rPr>
                <w:delText>S</w:delText>
              </w:r>
            </w:del>
          </w:p>
        </w:tc>
        <w:tc>
          <w:tcPr>
            <w:tcW w:w="296" w:type="pct"/>
            <w:vAlign w:val="center"/>
          </w:tcPr>
          <w:p w14:paraId="0CA2ED0B" w14:textId="6466BDB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03" w:author="Can Hong NGOC" w:date="2020-08-31T11:22:00Z"/>
                <w:rFonts w:ascii="Arial" w:hAnsi="Arial" w:cs="Arial"/>
                <w:sz w:val="20"/>
                <w:szCs w:val="20"/>
              </w:rPr>
              <w:pPrChange w:id="140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405" w:author="Can Hong NGOC" w:date="2020-08-31T11:22:00Z">
              <w:r w:rsidRPr="00E905C1" w:rsidDel="009A1469">
                <w:rPr>
                  <w:rFonts w:ascii="Arial" w:hAnsi="Arial" w:cs="Arial"/>
                </w:rPr>
                <w:delText>E</w:delText>
              </w:r>
            </w:del>
          </w:p>
        </w:tc>
        <w:tc>
          <w:tcPr>
            <w:tcW w:w="295" w:type="pct"/>
            <w:vAlign w:val="center"/>
          </w:tcPr>
          <w:p w14:paraId="616C8401" w14:textId="43F0824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06" w:author="Can Hong NGOC" w:date="2020-08-31T11:22:00Z"/>
                <w:rFonts w:ascii="Arial" w:hAnsi="Arial" w:cs="Arial"/>
                <w:sz w:val="20"/>
                <w:szCs w:val="20"/>
              </w:rPr>
              <w:pPrChange w:id="140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408" w:author="Can Hong NGOC" w:date="2020-08-31T11:22:00Z">
              <w:r w:rsidRPr="00E905C1" w:rsidDel="009A1469">
                <w:rPr>
                  <w:rFonts w:ascii="Arial" w:hAnsi="Arial" w:cs="Arial"/>
                </w:rPr>
                <w:delText>S</w:delText>
              </w:r>
            </w:del>
          </w:p>
        </w:tc>
      </w:tr>
      <w:bookmarkEnd w:id="1247"/>
      <w:tr w:rsidR="00936C83" w:rsidRPr="00E905C1" w:rsidDel="009A1469" w14:paraId="3DEA8279" w14:textId="3D34C5D8" w:rsidTr="00424C9D">
        <w:trPr>
          <w:cnfStyle w:val="000000100000" w:firstRow="0" w:lastRow="0" w:firstColumn="0" w:lastColumn="0" w:oddVBand="0" w:evenVBand="0" w:oddHBand="1" w:evenHBand="0" w:firstRowFirstColumn="0" w:firstRowLastColumn="0" w:lastRowFirstColumn="0" w:lastRowLastColumn="0"/>
          <w:trHeight w:val="855"/>
          <w:del w:id="1409"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tcPr>
          <w:p w14:paraId="76218D4A" w14:textId="4180BA34" w:rsidR="00936C83" w:rsidRPr="00E905C1" w:rsidDel="009A1469" w:rsidRDefault="00936C83" w:rsidP="00E61E86">
            <w:pPr>
              <w:rPr>
                <w:del w:id="1410" w:author="Can Hong NGOC" w:date="2020-08-31T11:22:00Z"/>
                <w:rFonts w:ascii="Arial" w:hAnsi="Arial" w:cs="Arial"/>
                <w:sz w:val="20"/>
                <w:szCs w:val="20"/>
              </w:rPr>
            </w:pPr>
            <w:del w:id="1411" w:author="Can Hong NGOC" w:date="2020-08-31T11:22:00Z">
              <w:r w:rsidRPr="00E905C1" w:rsidDel="009A1469">
                <w:rPr>
                  <w:rFonts w:ascii="Arial" w:hAnsi="Arial" w:cs="Arial"/>
                </w:rPr>
                <w:delText>VK.B009</w:delText>
              </w:r>
            </w:del>
          </w:p>
        </w:tc>
        <w:tc>
          <w:tcPr>
            <w:tcW w:w="816" w:type="pct"/>
          </w:tcPr>
          <w:p w14:paraId="00364F6A" w14:textId="3CE31A7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12" w:author="Can Hong NGOC" w:date="2020-08-31T11:22:00Z"/>
                <w:rFonts w:ascii="Arial" w:hAnsi="Arial" w:cs="Arial"/>
                <w:sz w:val="20"/>
                <w:szCs w:val="20"/>
              </w:rPr>
            </w:pPr>
            <w:del w:id="1413" w:author="Can Hong NGOC" w:date="2020-08-31T11:22:00Z">
              <w:r w:rsidRPr="00E905C1" w:rsidDel="009A1469">
                <w:rPr>
                  <w:rFonts w:ascii="Arial" w:hAnsi="Arial" w:cs="Arial"/>
                </w:rPr>
                <w:delText>Perform Pre-UAT Test</w:delText>
              </w:r>
            </w:del>
          </w:p>
        </w:tc>
        <w:tc>
          <w:tcPr>
            <w:tcW w:w="1526" w:type="pct"/>
          </w:tcPr>
          <w:p w14:paraId="3E914EFA" w14:textId="39954A54" w:rsidR="00936C83" w:rsidRPr="00E905C1" w:rsidDel="009A1469" w:rsidRDefault="00AD407A">
            <w:pPr>
              <w:cnfStyle w:val="000000100000" w:firstRow="0" w:lastRow="0" w:firstColumn="0" w:lastColumn="0" w:oddVBand="0" w:evenVBand="0" w:oddHBand="1" w:evenHBand="0" w:firstRowFirstColumn="0" w:firstRowLastColumn="0" w:lastRowFirstColumn="0" w:lastRowLastColumn="0"/>
              <w:rPr>
                <w:del w:id="1414" w:author="Can Hong NGOC" w:date="2020-08-31T11:22:00Z"/>
                <w:rFonts w:ascii="Arial" w:hAnsi="Arial" w:cs="Arial"/>
                <w:sz w:val="20"/>
                <w:szCs w:val="20"/>
              </w:rPr>
            </w:pPr>
            <w:del w:id="1415" w:author="Can Hong NGOC" w:date="2020-08-31T11:22:00Z">
              <w:r w:rsidRPr="00E905C1" w:rsidDel="009A1469">
                <w:rPr>
                  <w:rFonts w:ascii="Arial" w:hAnsi="Arial" w:cs="Arial"/>
                </w:rPr>
                <w:delText>Finastra</w:delText>
              </w:r>
              <w:r w:rsidR="00936C83" w:rsidRPr="00E905C1" w:rsidDel="009A1469">
                <w:rPr>
                  <w:rFonts w:ascii="Arial" w:hAnsi="Arial" w:cs="Arial"/>
                </w:rPr>
                <w:delText xml:space="preserve"> will test the Solution based on the Business Solution Design Document. Results will be documented. The testing activity will include:</w:delText>
              </w:r>
            </w:del>
          </w:p>
          <w:p w14:paraId="678FB2DF" w14:textId="5A5BE69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16" w:author="Can Hong NGOC" w:date="2020-08-31T11:22:00Z"/>
                <w:rFonts w:ascii="Arial" w:hAnsi="Arial" w:cs="Arial"/>
                <w:sz w:val="20"/>
                <w:szCs w:val="20"/>
              </w:rPr>
            </w:pPr>
            <w:del w:id="1417" w:author="Can Hong NGOC" w:date="2020-08-31T11:22:00Z">
              <w:r w:rsidRPr="00E905C1" w:rsidDel="009A1469">
                <w:rPr>
                  <w:rFonts w:ascii="Arial" w:hAnsi="Arial" w:cs="Arial"/>
                </w:rPr>
                <w:delText>Business flows</w:delText>
              </w:r>
            </w:del>
          </w:p>
          <w:p w14:paraId="0ECE0C60" w14:textId="784B70E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18" w:author="Can Hong NGOC" w:date="2020-08-31T11:22:00Z"/>
                <w:rFonts w:ascii="Arial" w:hAnsi="Arial" w:cs="Arial"/>
                <w:sz w:val="20"/>
                <w:szCs w:val="20"/>
              </w:rPr>
            </w:pPr>
            <w:del w:id="1419" w:author="Can Hong NGOC" w:date="2020-08-31T11:22:00Z">
              <w:r w:rsidRPr="00E905C1" w:rsidDel="009A1469">
                <w:rPr>
                  <w:rFonts w:ascii="Arial" w:hAnsi="Arial" w:cs="Arial"/>
                </w:rPr>
                <w:delText>Any workarounds or customizations.</w:delText>
              </w:r>
            </w:del>
          </w:p>
          <w:p w14:paraId="11BD7FEA" w14:textId="1600B36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20" w:author="Can Hong NGOC" w:date="2020-08-31T11:22:00Z"/>
                <w:rFonts w:ascii="Arial" w:hAnsi="Arial" w:cs="Arial"/>
                <w:sz w:val="20"/>
                <w:szCs w:val="20"/>
              </w:rPr>
            </w:pPr>
            <w:del w:id="1421" w:author="Can Hong NGOC" w:date="2020-08-31T11:22:00Z">
              <w:r w:rsidRPr="00E905C1" w:rsidDel="009A1469">
                <w:rPr>
                  <w:rFonts w:ascii="Arial" w:hAnsi="Arial" w:cs="Arial"/>
                </w:rPr>
                <w:delText>Interfaces licensed to the Client as part of the Solution and test non-standard interfaces if any in scope</w:delText>
              </w:r>
            </w:del>
          </w:p>
          <w:p w14:paraId="2DE100F6" w14:textId="33F06CE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22" w:author="Can Hong NGOC" w:date="2020-08-31T11:22:00Z"/>
                <w:rFonts w:ascii="Arial" w:hAnsi="Arial" w:cs="Arial"/>
                <w:sz w:val="20"/>
                <w:szCs w:val="20"/>
              </w:rPr>
            </w:pPr>
          </w:p>
          <w:p w14:paraId="2BEEA5C0" w14:textId="65437B8B" w:rsidR="00936C83" w:rsidRPr="00E905C1" w:rsidDel="009A1469" w:rsidRDefault="002134A2">
            <w:pPr>
              <w:cnfStyle w:val="000000100000" w:firstRow="0" w:lastRow="0" w:firstColumn="0" w:lastColumn="0" w:oddVBand="0" w:evenVBand="0" w:oddHBand="1" w:evenHBand="0" w:firstRowFirstColumn="0" w:firstRowLastColumn="0" w:lastRowFirstColumn="0" w:lastRowLastColumn="0"/>
              <w:rPr>
                <w:del w:id="1423" w:author="Can Hong NGOC" w:date="2020-08-31T11:22:00Z"/>
                <w:rFonts w:ascii="Arial" w:hAnsi="Arial" w:cs="Arial"/>
                <w:sz w:val="20"/>
                <w:szCs w:val="20"/>
              </w:rPr>
            </w:pPr>
            <w:del w:id="1424" w:author="Can Hong NGOC" w:date="2020-08-31T11:22:00Z">
              <w:r w:rsidRPr="00E905C1" w:rsidDel="009A1469">
                <w:rPr>
                  <w:rFonts w:ascii="Arial" w:hAnsi="Arial" w:cs="Arial"/>
                </w:rPr>
                <w:delText>Contracotr</w:delText>
              </w:r>
              <w:r w:rsidR="00936C83" w:rsidRPr="00E905C1" w:rsidDel="009A1469">
                <w:rPr>
                  <w:rFonts w:ascii="Arial" w:hAnsi="Arial" w:cs="Arial"/>
                </w:rPr>
                <w:delText xml:space="preserve"> to perform pre-UAT for all delivery under </w:delText>
              </w:r>
              <w:r w:rsidRPr="00E905C1" w:rsidDel="009A1469">
                <w:rPr>
                  <w:rFonts w:ascii="Arial" w:hAnsi="Arial" w:cs="Arial"/>
                </w:rPr>
                <w:delText>the Contractor</w:delText>
              </w:r>
              <w:r w:rsidR="00936C83" w:rsidRPr="00E905C1" w:rsidDel="009A1469">
                <w:rPr>
                  <w:rFonts w:ascii="Arial" w:hAnsi="Arial" w:cs="Arial"/>
                </w:rPr>
                <w:delText>: K+TP and Interfaces</w:delText>
              </w:r>
            </w:del>
          </w:p>
        </w:tc>
        <w:tc>
          <w:tcPr>
            <w:tcW w:w="691" w:type="pct"/>
          </w:tcPr>
          <w:p w14:paraId="7D597C0E" w14:textId="13FAA61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25" w:author="Can Hong NGOC" w:date="2020-08-31T11:22:00Z"/>
                <w:rFonts w:ascii="Arial" w:hAnsi="Arial" w:cs="Arial"/>
                <w:sz w:val="20"/>
                <w:szCs w:val="20"/>
              </w:rPr>
            </w:pPr>
            <w:del w:id="1426" w:author="Can Hong NGOC" w:date="2020-08-31T11:22:00Z">
              <w:r w:rsidRPr="00E905C1" w:rsidDel="009A1469">
                <w:rPr>
                  <w:rFonts w:ascii="Arial" w:hAnsi="Arial" w:cs="Arial"/>
                </w:rPr>
                <w:delText>BD009 Documented pre-UAT test results</w:delText>
              </w:r>
            </w:del>
          </w:p>
        </w:tc>
        <w:tc>
          <w:tcPr>
            <w:tcW w:w="691" w:type="pct"/>
          </w:tcPr>
          <w:p w14:paraId="6CF925F6" w14:textId="57A6AD1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27" w:author="Can Hong NGOC" w:date="2020-08-31T11:22:00Z"/>
                <w:rFonts w:ascii="Arial" w:hAnsi="Arial" w:cs="Arial"/>
                <w:sz w:val="20"/>
                <w:szCs w:val="20"/>
              </w:rPr>
            </w:pPr>
            <w:del w:id="1428" w:author="Can Hong NGOC" w:date="2020-08-31T11:22:00Z">
              <w:r w:rsidRPr="00E905C1" w:rsidDel="009A1469">
                <w:rPr>
                  <w:rFonts w:ascii="Arial" w:hAnsi="Arial" w:cs="Arial"/>
                </w:rPr>
                <w:delText>Document</w:delText>
              </w:r>
            </w:del>
          </w:p>
        </w:tc>
        <w:tc>
          <w:tcPr>
            <w:tcW w:w="322" w:type="pct"/>
            <w:vAlign w:val="center"/>
          </w:tcPr>
          <w:p w14:paraId="2D323864" w14:textId="56DA596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29" w:author="Can Hong NGOC" w:date="2020-08-31T11:22:00Z"/>
                <w:rFonts w:ascii="Arial" w:hAnsi="Arial" w:cs="Arial"/>
                <w:sz w:val="20"/>
                <w:szCs w:val="20"/>
              </w:rPr>
              <w:pPrChange w:id="143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431" w:author="Can Hong NGOC" w:date="2020-08-31T11:22:00Z">
              <w:r w:rsidRPr="00E905C1" w:rsidDel="009A1469">
                <w:rPr>
                  <w:rFonts w:ascii="Arial" w:hAnsi="Arial" w:cs="Arial"/>
                </w:rPr>
                <w:delText>E</w:delText>
              </w:r>
            </w:del>
          </w:p>
        </w:tc>
        <w:tc>
          <w:tcPr>
            <w:tcW w:w="296" w:type="pct"/>
            <w:vAlign w:val="center"/>
          </w:tcPr>
          <w:p w14:paraId="7AAA2F10" w14:textId="4B64A7C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32" w:author="Can Hong NGOC" w:date="2020-08-31T11:22:00Z"/>
                <w:rFonts w:ascii="Arial" w:hAnsi="Arial" w:cs="Arial"/>
                <w:sz w:val="20"/>
                <w:szCs w:val="20"/>
              </w:rPr>
              <w:pPrChange w:id="143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434" w:author="Can Hong NGOC" w:date="2020-08-31T11:22:00Z">
              <w:r w:rsidRPr="00E905C1" w:rsidDel="009A1469">
                <w:rPr>
                  <w:rFonts w:ascii="Arial" w:hAnsi="Arial" w:cs="Arial"/>
                </w:rPr>
                <w:delText>E</w:delText>
              </w:r>
            </w:del>
          </w:p>
        </w:tc>
        <w:tc>
          <w:tcPr>
            <w:tcW w:w="295" w:type="pct"/>
            <w:vAlign w:val="center"/>
          </w:tcPr>
          <w:p w14:paraId="6DDC77BD" w14:textId="7BCB317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435" w:author="Can Hong NGOC" w:date="2020-08-31T11:22:00Z"/>
                <w:rFonts w:ascii="Arial" w:hAnsi="Arial" w:cs="Arial"/>
                <w:sz w:val="20"/>
                <w:szCs w:val="20"/>
              </w:rPr>
              <w:pPrChange w:id="143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437" w:author="Can Hong NGOC" w:date="2020-08-31T11:22:00Z">
              <w:r w:rsidRPr="00E905C1" w:rsidDel="009A1469">
                <w:rPr>
                  <w:rFonts w:ascii="Arial" w:hAnsi="Arial" w:cs="Arial"/>
                </w:rPr>
                <w:delText>S</w:delText>
              </w:r>
            </w:del>
          </w:p>
        </w:tc>
      </w:tr>
      <w:tr w:rsidR="00936C83" w:rsidRPr="00E905C1" w:rsidDel="009A1469" w14:paraId="46D0558F" w14:textId="66F9AD48" w:rsidTr="00424C9D">
        <w:trPr>
          <w:trHeight w:val="855"/>
          <w:del w:id="1438" w:author="Can Hong NGOC" w:date="2020-08-31T11:22:00Z"/>
        </w:trPr>
        <w:tc>
          <w:tcPr>
            <w:cnfStyle w:val="001000000000" w:firstRow="0" w:lastRow="0" w:firstColumn="1" w:lastColumn="0" w:oddVBand="0" w:evenVBand="0" w:oddHBand="0" w:evenHBand="0" w:firstRowFirstColumn="0" w:firstRowLastColumn="0" w:lastRowFirstColumn="0" w:lastRowLastColumn="0"/>
            <w:tcW w:w="363" w:type="pct"/>
            <w:noWrap/>
          </w:tcPr>
          <w:p w14:paraId="689C3CB0" w14:textId="2FEF2AC9" w:rsidR="00936C83" w:rsidRPr="00E905C1" w:rsidDel="009A1469" w:rsidRDefault="00936C83" w:rsidP="00E61E86">
            <w:pPr>
              <w:rPr>
                <w:del w:id="1439" w:author="Can Hong NGOC" w:date="2020-08-31T11:22:00Z"/>
                <w:rFonts w:ascii="Arial" w:hAnsi="Arial" w:cs="Arial"/>
                <w:sz w:val="20"/>
                <w:szCs w:val="20"/>
              </w:rPr>
            </w:pPr>
            <w:del w:id="1440" w:author="Can Hong NGOC" w:date="2020-08-31T11:22:00Z">
              <w:r w:rsidRPr="00E905C1" w:rsidDel="009A1469">
                <w:rPr>
                  <w:rFonts w:ascii="Arial" w:hAnsi="Arial" w:cs="Arial"/>
                </w:rPr>
                <w:delText>VK.B010</w:delText>
              </w:r>
            </w:del>
          </w:p>
        </w:tc>
        <w:tc>
          <w:tcPr>
            <w:tcW w:w="816" w:type="pct"/>
          </w:tcPr>
          <w:p w14:paraId="4CD118E2" w14:textId="6478263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41" w:author="Can Hong NGOC" w:date="2020-08-31T11:22:00Z"/>
                <w:rFonts w:ascii="Arial" w:hAnsi="Arial" w:cs="Arial"/>
                <w:sz w:val="20"/>
                <w:szCs w:val="20"/>
              </w:rPr>
            </w:pPr>
            <w:del w:id="1442" w:author="Can Hong NGOC" w:date="2020-08-31T11:22:00Z">
              <w:r w:rsidRPr="00E905C1" w:rsidDel="009A1469">
                <w:rPr>
                  <w:rFonts w:ascii="Arial" w:hAnsi="Arial" w:cs="Arial"/>
                </w:rPr>
                <w:delText>Test Strategy plan</w:delText>
              </w:r>
            </w:del>
          </w:p>
        </w:tc>
        <w:tc>
          <w:tcPr>
            <w:tcW w:w="1526" w:type="pct"/>
          </w:tcPr>
          <w:p w14:paraId="0CB473FD" w14:textId="31C6E43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43" w:author="Can Hong NGOC" w:date="2020-08-31T11:22:00Z"/>
                <w:rFonts w:ascii="Arial" w:hAnsi="Arial" w:cs="Arial"/>
                <w:sz w:val="20"/>
                <w:szCs w:val="20"/>
              </w:rPr>
            </w:pPr>
            <w:del w:id="1444" w:author="Can Hong NGOC" w:date="2020-08-31T11:22:00Z">
              <w:r w:rsidRPr="00E905C1" w:rsidDel="009A1469">
                <w:rPr>
                  <w:rFonts w:ascii="Arial" w:hAnsi="Arial" w:cs="Arial"/>
                </w:rPr>
                <w:delText>The Testing Strategy will be developed by both the Customer and Bidder. This strategy should include, but not be limited to the following:</w:delText>
              </w:r>
            </w:del>
          </w:p>
          <w:p w14:paraId="01D27B3E" w14:textId="0402AEB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45" w:author="Can Hong NGOC" w:date="2020-08-31T11:22:00Z"/>
                <w:rFonts w:ascii="Arial" w:hAnsi="Arial" w:cs="Arial"/>
                <w:sz w:val="20"/>
                <w:szCs w:val="20"/>
              </w:rPr>
            </w:pPr>
            <w:del w:id="1446" w:author="Can Hong NGOC" w:date="2020-08-31T11:22:00Z">
              <w:r w:rsidRPr="00E905C1" w:rsidDel="009A1469">
                <w:rPr>
                  <w:rFonts w:ascii="Arial" w:hAnsi="Arial" w:cs="Arial"/>
                </w:rPr>
                <w:delText>Test Phases, including:</w:delText>
              </w:r>
            </w:del>
          </w:p>
          <w:p w14:paraId="02CEB432" w14:textId="680ACC4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47" w:author="Can Hong NGOC" w:date="2020-08-31T11:22:00Z"/>
                <w:rFonts w:ascii="Arial" w:hAnsi="Arial" w:cs="Arial"/>
                <w:sz w:val="20"/>
                <w:szCs w:val="20"/>
              </w:rPr>
            </w:pPr>
            <w:del w:id="1448" w:author="Can Hong NGOC" w:date="2020-08-31T11:22:00Z">
              <w:r w:rsidRPr="00E905C1" w:rsidDel="009A1469">
                <w:rPr>
                  <w:rFonts w:ascii="Arial" w:hAnsi="Arial" w:cs="Arial"/>
                </w:rPr>
                <w:delText>- Objectives</w:delText>
              </w:r>
            </w:del>
          </w:p>
          <w:p w14:paraId="4EE39E42" w14:textId="714883C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49" w:author="Can Hong NGOC" w:date="2020-08-31T11:22:00Z"/>
                <w:rFonts w:ascii="Arial" w:hAnsi="Arial" w:cs="Arial"/>
                <w:sz w:val="20"/>
                <w:szCs w:val="20"/>
              </w:rPr>
            </w:pPr>
            <w:del w:id="1450" w:author="Can Hong NGOC" w:date="2020-08-31T11:22:00Z">
              <w:r w:rsidRPr="00E905C1" w:rsidDel="009A1469">
                <w:rPr>
                  <w:rFonts w:ascii="Arial" w:hAnsi="Arial" w:cs="Arial"/>
                </w:rPr>
                <w:delText>- Entrance Criteria</w:delText>
              </w:r>
            </w:del>
          </w:p>
          <w:p w14:paraId="0D3B2E61" w14:textId="0E8B32E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51" w:author="Can Hong NGOC" w:date="2020-08-31T11:22:00Z"/>
                <w:rFonts w:ascii="Arial" w:hAnsi="Arial" w:cs="Arial"/>
                <w:sz w:val="20"/>
                <w:szCs w:val="20"/>
              </w:rPr>
            </w:pPr>
            <w:del w:id="1452" w:author="Can Hong NGOC" w:date="2020-08-31T11:22:00Z">
              <w:r w:rsidRPr="00E905C1" w:rsidDel="009A1469">
                <w:rPr>
                  <w:rFonts w:ascii="Arial" w:hAnsi="Arial" w:cs="Arial"/>
                </w:rPr>
                <w:delText>- Exit Criteria</w:delText>
              </w:r>
            </w:del>
          </w:p>
          <w:p w14:paraId="326EFA5C" w14:textId="6AEEA50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53" w:author="Can Hong NGOC" w:date="2020-08-31T11:22:00Z"/>
                <w:rFonts w:ascii="Arial" w:hAnsi="Arial" w:cs="Arial"/>
                <w:sz w:val="20"/>
                <w:szCs w:val="20"/>
              </w:rPr>
            </w:pPr>
            <w:del w:id="1454" w:author="Can Hong NGOC" w:date="2020-08-31T11:22:00Z">
              <w:r w:rsidRPr="00E905C1" w:rsidDel="009A1469">
                <w:rPr>
                  <w:rFonts w:ascii="Arial" w:hAnsi="Arial" w:cs="Arial"/>
                </w:rPr>
                <w:delText>Testing Organisation Structure</w:delText>
              </w:r>
            </w:del>
          </w:p>
          <w:p w14:paraId="66875AF6" w14:textId="4D82DAB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55" w:author="Can Hong NGOC" w:date="2020-08-31T11:22:00Z"/>
                <w:rFonts w:ascii="Arial" w:hAnsi="Arial" w:cs="Arial"/>
                <w:sz w:val="20"/>
                <w:szCs w:val="20"/>
              </w:rPr>
            </w:pPr>
            <w:del w:id="1456" w:author="Can Hong NGOC" w:date="2020-08-31T11:22:00Z">
              <w:r w:rsidRPr="00E905C1" w:rsidDel="009A1469">
                <w:rPr>
                  <w:rFonts w:ascii="Arial" w:hAnsi="Arial" w:cs="Arial"/>
                </w:rPr>
                <w:delText>Issue Management Process</w:delText>
              </w:r>
            </w:del>
          </w:p>
          <w:p w14:paraId="71B96A67" w14:textId="3CC04DC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57" w:author="Can Hong NGOC" w:date="2020-08-31T11:22:00Z"/>
                <w:rFonts w:ascii="Arial" w:hAnsi="Arial" w:cs="Arial"/>
                <w:sz w:val="20"/>
                <w:szCs w:val="20"/>
              </w:rPr>
            </w:pPr>
            <w:del w:id="1458" w:author="Can Hong NGOC" w:date="2020-08-31T11:22:00Z">
              <w:r w:rsidRPr="00E905C1" w:rsidDel="009A1469">
                <w:rPr>
                  <w:rFonts w:ascii="Arial" w:hAnsi="Arial" w:cs="Arial"/>
                </w:rPr>
                <w:delText>Incident Management Process</w:delText>
              </w:r>
            </w:del>
          </w:p>
          <w:p w14:paraId="7133E5DB" w14:textId="6250C0E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59" w:author="Can Hong NGOC" w:date="2020-08-31T11:22:00Z"/>
                <w:rFonts w:ascii="Arial" w:hAnsi="Arial" w:cs="Arial"/>
                <w:sz w:val="20"/>
                <w:szCs w:val="20"/>
              </w:rPr>
            </w:pPr>
            <w:del w:id="1460" w:author="Can Hong NGOC" w:date="2020-08-31T11:22:00Z">
              <w:r w:rsidRPr="00E905C1" w:rsidDel="009A1469">
                <w:rPr>
                  <w:rFonts w:ascii="Arial" w:hAnsi="Arial" w:cs="Arial"/>
                </w:rPr>
                <w:delText>Testing Communication Plan, including:</w:delText>
              </w:r>
            </w:del>
          </w:p>
          <w:p w14:paraId="6F05E6E3" w14:textId="6EF4C36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61" w:author="Can Hong NGOC" w:date="2020-08-31T11:22:00Z"/>
                <w:rFonts w:ascii="Arial" w:hAnsi="Arial" w:cs="Arial"/>
                <w:sz w:val="20"/>
                <w:szCs w:val="20"/>
              </w:rPr>
            </w:pPr>
            <w:del w:id="1462" w:author="Can Hong NGOC" w:date="2020-08-31T11:22:00Z">
              <w:r w:rsidRPr="00E905C1" w:rsidDel="009A1469">
                <w:rPr>
                  <w:rFonts w:ascii="Arial" w:hAnsi="Arial" w:cs="Arial"/>
                </w:rPr>
                <w:delText>- Regular Meetings</w:delText>
              </w:r>
            </w:del>
          </w:p>
          <w:p w14:paraId="507774B2" w14:textId="74494D5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63" w:author="Can Hong NGOC" w:date="2020-08-31T11:22:00Z"/>
                <w:rFonts w:ascii="Arial" w:hAnsi="Arial" w:cs="Arial"/>
                <w:sz w:val="20"/>
                <w:szCs w:val="20"/>
              </w:rPr>
            </w:pPr>
            <w:del w:id="1464" w:author="Can Hong NGOC" w:date="2020-08-31T11:22:00Z">
              <w:r w:rsidRPr="00E905C1" w:rsidDel="009A1469">
                <w:rPr>
                  <w:rFonts w:ascii="Arial" w:hAnsi="Arial" w:cs="Arial"/>
                </w:rPr>
                <w:delText>- Reporting</w:delText>
              </w:r>
            </w:del>
          </w:p>
          <w:p w14:paraId="11C4AF9A" w14:textId="3B27E8B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65" w:author="Can Hong NGOC" w:date="2020-08-31T11:22:00Z"/>
                <w:rFonts w:ascii="Arial" w:hAnsi="Arial" w:cs="Arial"/>
                <w:sz w:val="20"/>
                <w:szCs w:val="20"/>
              </w:rPr>
            </w:pPr>
          </w:p>
        </w:tc>
        <w:tc>
          <w:tcPr>
            <w:tcW w:w="691" w:type="pct"/>
          </w:tcPr>
          <w:p w14:paraId="41915FBE" w14:textId="61FDFDC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66" w:author="Can Hong NGOC" w:date="2020-08-31T11:22:00Z"/>
                <w:rFonts w:ascii="Arial" w:hAnsi="Arial" w:cs="Arial"/>
                <w:sz w:val="20"/>
                <w:szCs w:val="20"/>
              </w:rPr>
            </w:pPr>
            <w:del w:id="1467" w:author="Can Hong NGOC" w:date="2020-08-31T11:22:00Z">
              <w:r w:rsidRPr="00E905C1" w:rsidDel="009A1469">
                <w:rPr>
                  <w:rFonts w:ascii="Arial" w:hAnsi="Arial" w:cs="Arial"/>
                </w:rPr>
                <w:delText>B010</w:delText>
              </w:r>
            </w:del>
          </w:p>
        </w:tc>
        <w:tc>
          <w:tcPr>
            <w:tcW w:w="691" w:type="pct"/>
          </w:tcPr>
          <w:p w14:paraId="0112C9BA" w14:textId="216A12D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68" w:author="Can Hong NGOC" w:date="2020-08-31T11:22:00Z"/>
                <w:rFonts w:ascii="Arial" w:hAnsi="Arial" w:cs="Arial"/>
                <w:sz w:val="20"/>
                <w:szCs w:val="20"/>
              </w:rPr>
            </w:pPr>
            <w:del w:id="1469" w:author="Can Hong NGOC" w:date="2020-08-31T11:22:00Z">
              <w:r w:rsidRPr="00E905C1" w:rsidDel="009A1469">
                <w:rPr>
                  <w:rFonts w:ascii="Arial" w:hAnsi="Arial" w:cs="Arial"/>
                </w:rPr>
                <w:delText>Document</w:delText>
              </w:r>
            </w:del>
          </w:p>
        </w:tc>
        <w:tc>
          <w:tcPr>
            <w:tcW w:w="322" w:type="pct"/>
            <w:vAlign w:val="center"/>
          </w:tcPr>
          <w:p w14:paraId="48D1A5E8" w14:textId="1745FEB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70" w:author="Can Hong NGOC" w:date="2020-08-31T11:22:00Z"/>
                <w:rFonts w:ascii="Arial" w:hAnsi="Arial" w:cs="Arial"/>
                <w:sz w:val="20"/>
                <w:szCs w:val="20"/>
              </w:rPr>
              <w:pPrChange w:id="147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472" w:author="Can Hong NGOC" w:date="2020-08-31T11:22:00Z">
              <w:r w:rsidRPr="00E905C1" w:rsidDel="009A1469">
                <w:rPr>
                  <w:rFonts w:ascii="Arial" w:hAnsi="Arial" w:cs="Arial"/>
                </w:rPr>
                <w:delText>E</w:delText>
              </w:r>
            </w:del>
          </w:p>
        </w:tc>
        <w:tc>
          <w:tcPr>
            <w:tcW w:w="296" w:type="pct"/>
            <w:vAlign w:val="center"/>
          </w:tcPr>
          <w:p w14:paraId="2DD69E1C" w14:textId="1010A56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73" w:author="Can Hong NGOC" w:date="2020-08-31T11:22:00Z"/>
                <w:rFonts w:ascii="Arial" w:hAnsi="Arial" w:cs="Arial"/>
                <w:sz w:val="20"/>
                <w:szCs w:val="20"/>
              </w:rPr>
              <w:pPrChange w:id="147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475" w:author="Can Hong NGOC" w:date="2020-08-31T11:22:00Z">
              <w:r w:rsidRPr="00E905C1" w:rsidDel="009A1469">
                <w:rPr>
                  <w:rFonts w:ascii="Arial" w:hAnsi="Arial" w:cs="Arial"/>
                </w:rPr>
                <w:delText>S</w:delText>
              </w:r>
            </w:del>
          </w:p>
        </w:tc>
        <w:tc>
          <w:tcPr>
            <w:tcW w:w="295" w:type="pct"/>
            <w:vAlign w:val="center"/>
          </w:tcPr>
          <w:p w14:paraId="1D7C5B89" w14:textId="7A31E3B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476" w:author="Can Hong NGOC" w:date="2020-08-31T11:22:00Z"/>
                <w:rFonts w:ascii="Arial" w:hAnsi="Arial" w:cs="Arial"/>
                <w:sz w:val="20"/>
                <w:szCs w:val="20"/>
              </w:rPr>
              <w:pPrChange w:id="147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478" w:author="Can Hong NGOC" w:date="2020-08-31T11:22:00Z">
              <w:r w:rsidRPr="00E905C1" w:rsidDel="009A1469">
                <w:rPr>
                  <w:rFonts w:ascii="Arial" w:hAnsi="Arial" w:cs="Arial"/>
                </w:rPr>
                <w:delText>S</w:delText>
              </w:r>
            </w:del>
          </w:p>
        </w:tc>
      </w:tr>
    </w:tbl>
    <w:p w14:paraId="416F3108" w14:textId="1379A037" w:rsidR="00936C83" w:rsidRPr="00424C9D" w:rsidDel="009A1469" w:rsidRDefault="00936C83" w:rsidP="00E61E86">
      <w:pPr>
        <w:rPr>
          <w:del w:id="1479" w:author="Can Hong NGOC" w:date="2020-08-31T11:22:00Z"/>
          <w:rFonts w:ascii="Arial" w:hAnsi="Arial" w:cs="Arial"/>
        </w:rPr>
      </w:pPr>
      <w:del w:id="1480" w:author="Can Hong NGOC" w:date="2020-08-31T11:22:00Z">
        <w:r w:rsidRPr="00424C9D" w:rsidDel="009A1469">
          <w:rPr>
            <w:rFonts w:ascii="Arial" w:hAnsi="Arial" w:cs="Arial"/>
          </w:rPr>
          <w:delText>Gate 3: Configuration Complete</w:delText>
        </w:r>
      </w:del>
    </w:p>
    <w:p w14:paraId="61B8D0D4" w14:textId="3CB0C71B" w:rsidR="00936C83" w:rsidRPr="00424C9D" w:rsidDel="009A1469" w:rsidRDefault="00936C83">
      <w:pPr>
        <w:rPr>
          <w:del w:id="1481" w:author="Can Hong NGOC" w:date="2020-08-31T11:22:00Z"/>
          <w:rFonts w:ascii="Arial" w:hAnsi="Arial" w:cs="Arial"/>
        </w:rPr>
      </w:pPr>
      <w:del w:id="1482" w:author="Can Hong NGOC" w:date="2020-08-31T11:22:00Z">
        <w:r w:rsidRPr="00424C9D" w:rsidDel="009A1469">
          <w:rPr>
            <w:rFonts w:ascii="Arial" w:hAnsi="Arial" w:cs="Arial"/>
          </w:rPr>
          <w:delText>Client formal approvals/ exit gates will be back to back between Client</w:delText>
        </w:r>
        <w:r w:rsidR="00AD407A" w:rsidDel="009A1469">
          <w:rPr>
            <w:rFonts w:ascii="Arial" w:hAnsi="Arial" w:cs="Arial"/>
          </w:rPr>
          <w:delText>-Finastra</w:delText>
        </w:r>
        <w:r w:rsidRPr="00424C9D" w:rsidDel="009A1469">
          <w:rPr>
            <w:rFonts w:ascii="Arial" w:hAnsi="Arial" w:cs="Arial"/>
          </w:rPr>
          <w:delText>-</w:delText>
        </w:r>
        <w:r w:rsidR="00AD407A" w:rsidDel="009A1469">
          <w:rPr>
            <w:rFonts w:ascii="Arial" w:hAnsi="Arial" w:cs="Arial"/>
          </w:rPr>
          <w:delText>Contractor</w:delText>
        </w:r>
      </w:del>
    </w:p>
    <w:p w14:paraId="0A303574" w14:textId="15C1992F" w:rsidR="00936C83" w:rsidRPr="00424C9D" w:rsidDel="009A1469" w:rsidRDefault="00936C83">
      <w:pPr>
        <w:rPr>
          <w:del w:id="1483" w:author="Can Hong NGOC" w:date="2020-08-31T11:22:00Z"/>
          <w:rFonts w:ascii="Arial" w:hAnsi="Arial" w:cs="Arial"/>
        </w:rPr>
        <w:pPrChange w:id="1484" w:author="Can Hong NGOC" w:date="2020-08-31T11:22:00Z">
          <w:pPr>
            <w:pStyle w:val="ListParagraph"/>
            <w:numPr>
              <w:numId w:val="22"/>
            </w:numPr>
            <w:spacing w:after="160" w:line="259" w:lineRule="auto"/>
            <w:ind w:left="288" w:hanging="216"/>
          </w:pPr>
        </w:pPrChange>
      </w:pPr>
      <w:del w:id="1485" w:author="Can Hong NGOC" w:date="2020-08-31T11:22:00Z">
        <w:r w:rsidRPr="00424C9D" w:rsidDel="009A1469">
          <w:rPr>
            <w:rFonts w:ascii="Arial" w:hAnsi="Arial" w:cs="Arial"/>
          </w:rPr>
          <w:delText>Gate 3.1 Signed UAT Scope (including test cases)</w:delText>
        </w:r>
      </w:del>
    </w:p>
    <w:p w14:paraId="767F4DD9" w14:textId="3F1E6DC6" w:rsidR="00936C83" w:rsidRPr="00424C9D" w:rsidDel="009A1469" w:rsidRDefault="00936C83">
      <w:pPr>
        <w:rPr>
          <w:del w:id="1486" w:author="Can Hong NGOC" w:date="2020-08-31T11:22:00Z"/>
          <w:rFonts w:ascii="Arial" w:hAnsi="Arial" w:cs="Arial"/>
        </w:rPr>
        <w:pPrChange w:id="1487" w:author="Can Hong NGOC" w:date="2020-08-31T11:22:00Z">
          <w:pPr>
            <w:pStyle w:val="ListParagraph"/>
            <w:numPr>
              <w:numId w:val="22"/>
            </w:numPr>
            <w:spacing w:after="160" w:line="259" w:lineRule="auto"/>
            <w:ind w:left="288" w:hanging="216"/>
          </w:pPr>
        </w:pPrChange>
      </w:pPr>
      <w:del w:id="1488" w:author="Can Hong NGOC" w:date="2020-08-31T11:22:00Z">
        <w:r w:rsidRPr="00424C9D" w:rsidDel="009A1469">
          <w:rPr>
            <w:rFonts w:ascii="Arial" w:hAnsi="Arial" w:cs="Arial"/>
          </w:rPr>
          <w:delText>Gate 3.2 Signed Conversion Strategy Document</w:delText>
        </w:r>
      </w:del>
    </w:p>
    <w:p w14:paraId="0CDA6C34" w14:textId="0D662CA2" w:rsidR="00936C83" w:rsidRPr="00424C9D" w:rsidDel="009A1469" w:rsidRDefault="00936C83">
      <w:pPr>
        <w:rPr>
          <w:del w:id="1489" w:author="Can Hong NGOC" w:date="2020-08-31T11:22:00Z"/>
          <w:rFonts w:ascii="Arial" w:hAnsi="Arial" w:cs="Arial"/>
        </w:rPr>
        <w:pPrChange w:id="1490" w:author="Can Hong NGOC" w:date="2020-08-31T11:22:00Z">
          <w:pPr>
            <w:pStyle w:val="ListParagraph"/>
            <w:numPr>
              <w:numId w:val="22"/>
            </w:numPr>
            <w:spacing w:after="160" w:line="259" w:lineRule="auto"/>
            <w:ind w:left="288" w:hanging="216"/>
          </w:pPr>
        </w:pPrChange>
      </w:pPr>
      <w:del w:id="1491" w:author="Can Hong NGOC" w:date="2020-08-31T11:22:00Z">
        <w:r w:rsidRPr="00424C9D" w:rsidDel="009A1469">
          <w:rPr>
            <w:rFonts w:ascii="Arial" w:hAnsi="Arial" w:cs="Arial"/>
          </w:rPr>
          <w:delText>Gate 3.3 Completed Systems Configuration</w:delText>
        </w:r>
      </w:del>
    </w:p>
    <w:p w14:paraId="3275CFCC" w14:textId="23CB0551" w:rsidR="00936C83" w:rsidRPr="00424C9D" w:rsidDel="009A1469" w:rsidRDefault="00936C83" w:rsidP="00E61E86">
      <w:pPr>
        <w:rPr>
          <w:del w:id="1492" w:author="Can Hong NGOC" w:date="2020-08-31T11:22:00Z"/>
          <w:rFonts w:ascii="Arial" w:hAnsi="Arial" w:cs="Arial"/>
        </w:rPr>
      </w:pPr>
    </w:p>
    <w:p w14:paraId="6CB194D5" w14:textId="3E97AC53" w:rsidR="00936C83" w:rsidRPr="00424C9D" w:rsidDel="009A1469" w:rsidRDefault="00936C83">
      <w:pPr>
        <w:rPr>
          <w:del w:id="1493" w:author="Can Hong NGOC" w:date="2020-08-31T11:22:00Z"/>
          <w:rFonts w:ascii="Arial" w:hAnsi="Arial" w:cs="Arial"/>
          <w:b/>
        </w:rPr>
      </w:pPr>
      <w:del w:id="1494" w:author="Can Hong NGOC" w:date="2020-08-31T11:22:00Z">
        <w:r w:rsidRPr="00424C9D" w:rsidDel="009A1469">
          <w:rPr>
            <w:rFonts w:ascii="Arial" w:hAnsi="Arial" w:cs="Arial"/>
            <w:b/>
          </w:rPr>
          <w:delText>Test stage deliverables</w:delText>
        </w:r>
      </w:del>
    </w:p>
    <w:tbl>
      <w:tblPr>
        <w:tblStyle w:val="GridTable4-Accent12"/>
        <w:tblW w:w="5000" w:type="pct"/>
        <w:tblLayout w:type="fixed"/>
        <w:tblLook w:val="04A0" w:firstRow="1" w:lastRow="0" w:firstColumn="1" w:lastColumn="0" w:noHBand="0" w:noVBand="1"/>
      </w:tblPr>
      <w:tblGrid>
        <w:gridCol w:w="1083"/>
        <w:gridCol w:w="2997"/>
        <w:gridCol w:w="4129"/>
        <w:gridCol w:w="2064"/>
        <w:gridCol w:w="2200"/>
        <w:gridCol w:w="822"/>
        <w:gridCol w:w="748"/>
        <w:gridCol w:w="745"/>
      </w:tblGrid>
      <w:tr w:rsidR="00936C83" w:rsidRPr="00E905C1" w:rsidDel="009A1469" w14:paraId="70D27F05" w14:textId="5C6B978C" w:rsidTr="00424C9D">
        <w:trPr>
          <w:cnfStyle w:val="100000000000" w:firstRow="1" w:lastRow="0" w:firstColumn="0" w:lastColumn="0" w:oddVBand="0" w:evenVBand="0" w:oddHBand="0" w:evenHBand="0" w:firstRowFirstColumn="0" w:firstRowLastColumn="0" w:lastRowFirstColumn="0" w:lastRowLastColumn="0"/>
          <w:trHeight w:val="1311"/>
          <w:del w:id="1495"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vAlign w:val="center"/>
            <w:hideMark/>
          </w:tcPr>
          <w:p w14:paraId="73A79368" w14:textId="247053CC" w:rsidR="00936C83" w:rsidRPr="00E905C1" w:rsidDel="009A1469" w:rsidRDefault="00936C83">
            <w:pPr>
              <w:rPr>
                <w:del w:id="1496" w:author="Can Hong NGOC" w:date="2020-08-31T11:22:00Z"/>
                <w:rFonts w:ascii="Arial" w:hAnsi="Arial" w:cs="Arial"/>
                <w:sz w:val="20"/>
                <w:szCs w:val="20"/>
              </w:rPr>
            </w:pPr>
            <w:del w:id="1497" w:author="Can Hong NGOC" w:date="2020-08-31T11:22:00Z">
              <w:r w:rsidRPr="00E905C1" w:rsidDel="009A1469">
                <w:rPr>
                  <w:rFonts w:ascii="Arial" w:hAnsi="Arial" w:cs="Arial"/>
                </w:rPr>
                <w:delText>ID</w:delText>
              </w:r>
            </w:del>
          </w:p>
        </w:tc>
        <w:tc>
          <w:tcPr>
            <w:tcW w:w="1013" w:type="pct"/>
            <w:vAlign w:val="center"/>
            <w:hideMark/>
          </w:tcPr>
          <w:p w14:paraId="7ECEE980" w14:textId="5E23F60F"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498" w:author="Can Hong NGOC" w:date="2020-08-31T11:22:00Z"/>
                <w:rFonts w:ascii="Arial" w:hAnsi="Arial" w:cs="Arial"/>
                <w:sz w:val="20"/>
                <w:szCs w:val="20"/>
              </w:rPr>
            </w:pPr>
            <w:del w:id="1499" w:author="Can Hong NGOC" w:date="2020-08-31T11:22:00Z">
              <w:r w:rsidRPr="00E905C1" w:rsidDel="009A1469">
                <w:rPr>
                  <w:rFonts w:ascii="Arial" w:hAnsi="Arial" w:cs="Arial"/>
                </w:rPr>
                <w:delText>Activity Name</w:delText>
              </w:r>
            </w:del>
          </w:p>
        </w:tc>
        <w:tc>
          <w:tcPr>
            <w:tcW w:w="1396" w:type="pct"/>
            <w:vAlign w:val="center"/>
          </w:tcPr>
          <w:p w14:paraId="62E0C2EB" w14:textId="2DD966EB"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500" w:author="Can Hong NGOC" w:date="2020-08-31T11:22:00Z"/>
                <w:rFonts w:ascii="Arial" w:hAnsi="Arial" w:cs="Arial"/>
                <w:sz w:val="20"/>
                <w:szCs w:val="20"/>
              </w:rPr>
            </w:pPr>
            <w:del w:id="1501" w:author="Can Hong NGOC" w:date="2020-08-31T11:22:00Z">
              <w:r w:rsidRPr="00E905C1" w:rsidDel="009A1469">
                <w:rPr>
                  <w:rFonts w:ascii="Arial" w:hAnsi="Arial" w:cs="Arial"/>
                </w:rPr>
                <w:delText>Activity Description</w:delText>
              </w:r>
            </w:del>
          </w:p>
        </w:tc>
        <w:tc>
          <w:tcPr>
            <w:tcW w:w="698" w:type="pct"/>
            <w:vAlign w:val="center"/>
            <w:hideMark/>
          </w:tcPr>
          <w:p w14:paraId="63A28F1B" w14:textId="36CE3AC6"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502" w:author="Can Hong NGOC" w:date="2020-08-31T11:22:00Z"/>
                <w:rFonts w:ascii="Arial" w:hAnsi="Arial" w:cs="Arial"/>
                <w:sz w:val="20"/>
                <w:szCs w:val="20"/>
              </w:rPr>
            </w:pPr>
            <w:del w:id="1503" w:author="Can Hong NGOC" w:date="2020-08-31T11:22:00Z">
              <w:r w:rsidRPr="00E905C1" w:rsidDel="009A1469">
                <w:rPr>
                  <w:rFonts w:ascii="Arial" w:hAnsi="Arial" w:cs="Arial"/>
                </w:rPr>
                <w:delText>Deliverables</w:delText>
              </w:r>
            </w:del>
          </w:p>
        </w:tc>
        <w:tc>
          <w:tcPr>
            <w:tcW w:w="744" w:type="pct"/>
            <w:vAlign w:val="center"/>
            <w:hideMark/>
          </w:tcPr>
          <w:p w14:paraId="6E58E190" w14:textId="5834F0F2"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504" w:author="Can Hong NGOC" w:date="2020-08-31T11:22:00Z"/>
                <w:rFonts w:ascii="Arial" w:hAnsi="Arial" w:cs="Arial"/>
                <w:sz w:val="20"/>
                <w:szCs w:val="20"/>
              </w:rPr>
            </w:pPr>
            <w:del w:id="1505" w:author="Can Hong NGOC" w:date="2020-08-31T11:22:00Z">
              <w:r w:rsidRPr="00E905C1" w:rsidDel="009A1469">
                <w:rPr>
                  <w:rFonts w:ascii="Arial" w:hAnsi="Arial" w:cs="Arial"/>
                </w:rPr>
                <w:delText>Deliverable Type</w:delText>
              </w:r>
            </w:del>
          </w:p>
        </w:tc>
        <w:tc>
          <w:tcPr>
            <w:tcW w:w="278" w:type="pct"/>
            <w:noWrap/>
            <w:textDirection w:val="tbRl"/>
            <w:vAlign w:val="center"/>
            <w:hideMark/>
          </w:tcPr>
          <w:p w14:paraId="62D23A96" w14:textId="2C913C7A"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506" w:author="Can Hong NGOC" w:date="2020-08-31T11:22:00Z"/>
                <w:rFonts w:ascii="Arial" w:hAnsi="Arial" w:cs="Arial"/>
                <w:sz w:val="20"/>
                <w:szCs w:val="20"/>
              </w:rPr>
            </w:pPr>
            <w:del w:id="1507" w:author="Can Hong NGOC" w:date="2020-08-31T11:22:00Z">
              <w:r w:rsidRPr="00E905C1" w:rsidDel="009A1469">
                <w:rPr>
                  <w:rFonts w:ascii="Arial" w:hAnsi="Arial" w:cs="Arial"/>
                </w:rPr>
                <w:delText>Finastra</w:delText>
              </w:r>
            </w:del>
          </w:p>
        </w:tc>
        <w:tc>
          <w:tcPr>
            <w:tcW w:w="253" w:type="pct"/>
            <w:textDirection w:val="tbRl"/>
            <w:vAlign w:val="center"/>
          </w:tcPr>
          <w:p w14:paraId="361E6E46" w14:textId="0E1ED674"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508" w:author="Can Hong NGOC" w:date="2020-08-31T11:22:00Z"/>
                <w:rFonts w:ascii="Arial" w:hAnsi="Arial" w:cs="Arial"/>
                <w:sz w:val="20"/>
                <w:szCs w:val="20"/>
              </w:rPr>
            </w:pPr>
            <w:del w:id="1509" w:author="Can Hong NGOC" w:date="2020-08-31T11:22:00Z">
              <w:r w:rsidRPr="00E905C1" w:rsidDel="009A1469">
                <w:rPr>
                  <w:rFonts w:ascii="Arial" w:hAnsi="Arial" w:cs="Arial"/>
                </w:rPr>
                <w:delText>Contractor</w:delText>
              </w:r>
            </w:del>
          </w:p>
        </w:tc>
        <w:tc>
          <w:tcPr>
            <w:tcW w:w="252" w:type="pct"/>
            <w:noWrap/>
            <w:textDirection w:val="tbRl"/>
            <w:vAlign w:val="center"/>
            <w:hideMark/>
          </w:tcPr>
          <w:p w14:paraId="48794ED8" w14:textId="72E5293A"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510" w:author="Can Hong NGOC" w:date="2020-08-31T11:22:00Z"/>
                <w:rFonts w:ascii="Arial" w:hAnsi="Arial" w:cs="Arial"/>
                <w:sz w:val="20"/>
                <w:szCs w:val="20"/>
              </w:rPr>
            </w:pPr>
            <w:del w:id="1511" w:author="Can Hong NGOC" w:date="2020-08-31T11:22:00Z">
              <w:r w:rsidRPr="00E905C1" w:rsidDel="009A1469">
                <w:rPr>
                  <w:rFonts w:ascii="Arial" w:hAnsi="Arial" w:cs="Arial"/>
                </w:rPr>
                <w:delText>Client</w:delText>
              </w:r>
            </w:del>
          </w:p>
        </w:tc>
      </w:tr>
      <w:tr w:rsidR="00936C83" w:rsidRPr="00E905C1" w:rsidDel="009A1469" w14:paraId="3C0A221D" w14:textId="587C738E" w:rsidTr="00424C9D">
        <w:trPr>
          <w:cnfStyle w:val="000000100000" w:firstRow="0" w:lastRow="0" w:firstColumn="0" w:lastColumn="0" w:oddVBand="0" w:evenVBand="0" w:oddHBand="1" w:evenHBand="0" w:firstRowFirstColumn="0" w:firstRowLastColumn="0" w:lastRowFirstColumn="0" w:lastRowLastColumn="0"/>
          <w:trHeight w:val="863"/>
          <w:del w:id="1512"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hideMark/>
          </w:tcPr>
          <w:p w14:paraId="565FD8C1" w14:textId="23263FFA" w:rsidR="00936C83" w:rsidRPr="00E905C1" w:rsidDel="009A1469" w:rsidRDefault="00936C83" w:rsidP="00E61E86">
            <w:pPr>
              <w:rPr>
                <w:del w:id="1513" w:author="Can Hong NGOC" w:date="2020-08-31T11:22:00Z"/>
                <w:rFonts w:ascii="Arial" w:hAnsi="Arial" w:cs="Arial"/>
                <w:sz w:val="20"/>
                <w:szCs w:val="20"/>
              </w:rPr>
            </w:pPr>
            <w:bookmarkStart w:id="1514" w:name="_Hlk511912464"/>
            <w:del w:id="1515" w:author="Can Hong NGOC" w:date="2020-08-31T11:22:00Z">
              <w:r w:rsidRPr="00E905C1" w:rsidDel="009A1469">
                <w:rPr>
                  <w:rFonts w:ascii="Arial" w:hAnsi="Arial" w:cs="Arial"/>
                </w:rPr>
                <w:delText>VK.T001</w:delText>
              </w:r>
            </w:del>
          </w:p>
        </w:tc>
        <w:tc>
          <w:tcPr>
            <w:tcW w:w="1013" w:type="pct"/>
            <w:hideMark/>
          </w:tcPr>
          <w:p w14:paraId="360B3A5B" w14:textId="27AFED3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16" w:author="Can Hong NGOC" w:date="2020-08-31T11:22:00Z"/>
                <w:rFonts w:ascii="Arial" w:hAnsi="Arial" w:cs="Arial"/>
                <w:sz w:val="20"/>
                <w:szCs w:val="20"/>
              </w:rPr>
            </w:pPr>
            <w:del w:id="1517" w:author="Can Hong NGOC" w:date="2020-08-31T11:22:00Z">
              <w:r w:rsidRPr="00E905C1" w:rsidDel="009A1469">
                <w:rPr>
                  <w:rFonts w:ascii="Arial" w:hAnsi="Arial" w:cs="Arial"/>
                </w:rPr>
                <w:delText>Deliver Solution ready for SIT/UAT</w:delText>
              </w:r>
            </w:del>
          </w:p>
        </w:tc>
        <w:tc>
          <w:tcPr>
            <w:tcW w:w="1396" w:type="pct"/>
          </w:tcPr>
          <w:p w14:paraId="67CA9185" w14:textId="426148A7" w:rsidR="00936C83" w:rsidRPr="00E905C1" w:rsidDel="009A1469" w:rsidRDefault="00AD407A">
            <w:pPr>
              <w:cnfStyle w:val="000000100000" w:firstRow="0" w:lastRow="0" w:firstColumn="0" w:lastColumn="0" w:oddVBand="0" w:evenVBand="0" w:oddHBand="1" w:evenHBand="0" w:firstRowFirstColumn="0" w:firstRowLastColumn="0" w:lastRowFirstColumn="0" w:lastRowLastColumn="0"/>
              <w:rPr>
                <w:del w:id="1518" w:author="Can Hong NGOC" w:date="2020-08-31T11:22:00Z"/>
                <w:rFonts w:ascii="Arial" w:hAnsi="Arial" w:cs="Arial"/>
                <w:sz w:val="20"/>
                <w:szCs w:val="20"/>
              </w:rPr>
            </w:pPr>
            <w:del w:id="1519" w:author="Can Hong NGOC" w:date="2020-08-31T11:22:00Z">
              <w:r w:rsidRPr="00E905C1" w:rsidDel="009A1469">
                <w:rPr>
                  <w:rFonts w:ascii="Arial" w:hAnsi="Arial" w:cs="Arial"/>
                </w:rPr>
                <w:delText xml:space="preserve">Finastra </w:delText>
              </w:r>
              <w:r w:rsidR="00936C83" w:rsidRPr="00E905C1" w:rsidDel="009A1469">
                <w:rPr>
                  <w:rFonts w:ascii="Arial" w:hAnsi="Arial" w:cs="Arial"/>
                </w:rPr>
                <w:delText xml:space="preserve">and </w:delText>
              </w:r>
              <w:r w:rsidR="002134A2" w:rsidRPr="00E905C1" w:rsidDel="009A1469">
                <w:rPr>
                  <w:rFonts w:ascii="Arial" w:hAnsi="Arial" w:cs="Arial"/>
                </w:rPr>
                <w:delText>Contractor</w:delText>
              </w:r>
              <w:r w:rsidR="00936C83" w:rsidRPr="00E905C1" w:rsidDel="009A1469">
                <w:rPr>
                  <w:rFonts w:ascii="Arial" w:hAnsi="Arial" w:cs="Arial"/>
                </w:rPr>
                <w:delText xml:space="preserve"> will deliver a solution build ready for Systems Integration Testing and User Acceptance Testing</w:delText>
              </w:r>
            </w:del>
          </w:p>
        </w:tc>
        <w:tc>
          <w:tcPr>
            <w:tcW w:w="698" w:type="pct"/>
            <w:hideMark/>
          </w:tcPr>
          <w:p w14:paraId="613D7AB3" w14:textId="3EF9FCE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20" w:author="Can Hong NGOC" w:date="2020-08-31T11:22:00Z"/>
                <w:rFonts w:ascii="Arial" w:hAnsi="Arial" w:cs="Arial"/>
                <w:sz w:val="20"/>
                <w:szCs w:val="20"/>
              </w:rPr>
            </w:pPr>
            <w:del w:id="1521" w:author="Can Hong NGOC" w:date="2020-08-31T11:22:00Z">
              <w:r w:rsidRPr="00E905C1" w:rsidDel="009A1469">
                <w:rPr>
                  <w:rFonts w:ascii="Arial" w:hAnsi="Arial" w:cs="Arial"/>
                </w:rPr>
                <w:delText>TD001 System ready for SIT/UAT</w:delText>
              </w:r>
            </w:del>
          </w:p>
        </w:tc>
        <w:tc>
          <w:tcPr>
            <w:tcW w:w="744" w:type="pct"/>
            <w:hideMark/>
          </w:tcPr>
          <w:p w14:paraId="0E9907A3" w14:textId="215E899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22" w:author="Can Hong NGOC" w:date="2020-08-31T11:22:00Z"/>
                <w:rFonts w:ascii="Arial" w:hAnsi="Arial" w:cs="Arial"/>
                <w:sz w:val="20"/>
                <w:szCs w:val="20"/>
              </w:rPr>
            </w:pPr>
            <w:del w:id="1523" w:author="Can Hong NGOC" w:date="2020-08-31T11:22:00Z">
              <w:r w:rsidRPr="00E905C1" w:rsidDel="009A1469">
                <w:rPr>
                  <w:rFonts w:ascii="Arial" w:hAnsi="Arial" w:cs="Arial"/>
                </w:rPr>
                <w:delText>Configuration</w:delText>
              </w:r>
            </w:del>
          </w:p>
        </w:tc>
        <w:tc>
          <w:tcPr>
            <w:tcW w:w="278" w:type="pct"/>
            <w:vAlign w:val="center"/>
            <w:hideMark/>
          </w:tcPr>
          <w:p w14:paraId="1FC6AD31" w14:textId="4FE4192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24" w:author="Can Hong NGOC" w:date="2020-08-31T11:22:00Z"/>
                <w:rFonts w:ascii="Arial" w:hAnsi="Arial" w:cs="Arial"/>
                <w:sz w:val="20"/>
                <w:szCs w:val="20"/>
              </w:rPr>
              <w:pPrChange w:id="1525"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526" w:author="Can Hong NGOC" w:date="2020-08-31T11:22:00Z">
              <w:r w:rsidRPr="00E905C1" w:rsidDel="009A1469">
                <w:rPr>
                  <w:rFonts w:ascii="Arial" w:hAnsi="Arial" w:cs="Arial"/>
                </w:rPr>
                <w:delText>E</w:delText>
              </w:r>
            </w:del>
          </w:p>
        </w:tc>
        <w:tc>
          <w:tcPr>
            <w:tcW w:w="253" w:type="pct"/>
            <w:vAlign w:val="center"/>
          </w:tcPr>
          <w:p w14:paraId="23EEF463" w14:textId="05761CD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27" w:author="Can Hong NGOC" w:date="2020-08-31T11:22:00Z"/>
                <w:rFonts w:ascii="Arial" w:hAnsi="Arial" w:cs="Arial"/>
                <w:sz w:val="20"/>
                <w:szCs w:val="20"/>
              </w:rPr>
              <w:pPrChange w:id="1528"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529" w:author="Can Hong NGOC" w:date="2020-08-31T11:22:00Z">
              <w:r w:rsidRPr="00E905C1" w:rsidDel="009A1469">
                <w:rPr>
                  <w:rFonts w:ascii="Arial" w:hAnsi="Arial" w:cs="Arial"/>
                </w:rPr>
                <w:delText>E</w:delText>
              </w:r>
            </w:del>
          </w:p>
        </w:tc>
        <w:tc>
          <w:tcPr>
            <w:tcW w:w="252" w:type="pct"/>
            <w:vAlign w:val="center"/>
            <w:hideMark/>
          </w:tcPr>
          <w:p w14:paraId="21224DA9" w14:textId="0808E66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30" w:author="Can Hong NGOC" w:date="2020-08-31T11:22:00Z"/>
                <w:rFonts w:ascii="Arial" w:hAnsi="Arial" w:cs="Arial"/>
                <w:sz w:val="20"/>
                <w:szCs w:val="20"/>
              </w:rPr>
              <w:pPrChange w:id="153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532" w:author="Can Hong NGOC" w:date="2020-08-31T11:22:00Z">
              <w:r w:rsidRPr="00E905C1" w:rsidDel="009A1469">
                <w:rPr>
                  <w:rFonts w:ascii="Arial" w:hAnsi="Arial" w:cs="Arial"/>
                </w:rPr>
                <w:delText>S</w:delText>
              </w:r>
            </w:del>
          </w:p>
        </w:tc>
      </w:tr>
      <w:tr w:rsidR="00936C83" w:rsidRPr="00E905C1" w:rsidDel="009A1469" w14:paraId="2BFABECE" w14:textId="2821FFA7" w:rsidTr="00424C9D">
        <w:trPr>
          <w:trHeight w:val="1241"/>
          <w:del w:id="1533"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hideMark/>
          </w:tcPr>
          <w:p w14:paraId="6BCB8494" w14:textId="32FD219E" w:rsidR="00936C83" w:rsidRPr="00E905C1" w:rsidDel="009A1469" w:rsidRDefault="00936C83" w:rsidP="00E61E86">
            <w:pPr>
              <w:rPr>
                <w:del w:id="1534" w:author="Can Hong NGOC" w:date="2020-08-31T11:22:00Z"/>
                <w:rFonts w:ascii="Arial" w:hAnsi="Arial" w:cs="Arial"/>
                <w:sz w:val="20"/>
                <w:szCs w:val="20"/>
              </w:rPr>
            </w:pPr>
            <w:del w:id="1535" w:author="Can Hong NGOC" w:date="2020-08-31T11:22:00Z">
              <w:r w:rsidRPr="00E905C1" w:rsidDel="009A1469">
                <w:rPr>
                  <w:rFonts w:ascii="Arial" w:hAnsi="Arial" w:cs="Arial"/>
                </w:rPr>
                <w:delText>VK.T002</w:delText>
              </w:r>
            </w:del>
          </w:p>
        </w:tc>
        <w:tc>
          <w:tcPr>
            <w:tcW w:w="1013" w:type="pct"/>
            <w:hideMark/>
          </w:tcPr>
          <w:p w14:paraId="79AA1DFE" w14:textId="6CE5854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36" w:author="Can Hong NGOC" w:date="2020-08-31T11:22:00Z"/>
                <w:rFonts w:ascii="Arial" w:hAnsi="Arial" w:cs="Arial"/>
                <w:sz w:val="20"/>
                <w:szCs w:val="20"/>
              </w:rPr>
            </w:pPr>
            <w:del w:id="1537" w:author="Can Hong NGOC" w:date="2020-08-31T11:22:00Z">
              <w:r w:rsidRPr="00E905C1" w:rsidDel="009A1469">
                <w:rPr>
                  <w:rFonts w:ascii="Arial" w:hAnsi="Arial" w:cs="Arial"/>
                </w:rPr>
                <w:delText>Finalize SIT/UAT plan and checklist</w:delText>
              </w:r>
            </w:del>
          </w:p>
        </w:tc>
        <w:tc>
          <w:tcPr>
            <w:tcW w:w="1396" w:type="pct"/>
          </w:tcPr>
          <w:p w14:paraId="0E4D9FC6" w14:textId="2841416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38" w:author="Can Hong NGOC" w:date="2020-08-31T11:22:00Z"/>
                <w:rFonts w:ascii="Arial" w:hAnsi="Arial" w:cs="Arial"/>
                <w:sz w:val="20"/>
                <w:szCs w:val="20"/>
              </w:rPr>
            </w:pPr>
            <w:del w:id="1539" w:author="Can Hong NGOC" w:date="2020-08-31T11:22:00Z">
              <w:r w:rsidRPr="00E905C1" w:rsidDel="009A1469">
                <w:rPr>
                  <w:rFonts w:ascii="Arial" w:hAnsi="Arial" w:cs="Arial"/>
                </w:rPr>
                <w:delText>Client to establish final schedule and responsibilities for SIT and UAT and ensure SIT/ UAT readiness checklists are complete.</w:delText>
              </w:r>
            </w:del>
          </w:p>
        </w:tc>
        <w:tc>
          <w:tcPr>
            <w:tcW w:w="698" w:type="pct"/>
            <w:hideMark/>
          </w:tcPr>
          <w:p w14:paraId="52F72434" w14:textId="7EBFC79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40" w:author="Can Hong NGOC" w:date="2020-08-31T11:22:00Z"/>
                <w:rFonts w:ascii="Arial" w:hAnsi="Arial" w:cs="Arial"/>
                <w:sz w:val="20"/>
                <w:szCs w:val="20"/>
              </w:rPr>
            </w:pPr>
            <w:del w:id="1541" w:author="Can Hong NGOC" w:date="2020-08-31T11:22:00Z">
              <w:r w:rsidRPr="00E905C1" w:rsidDel="009A1469">
                <w:rPr>
                  <w:rFonts w:ascii="Arial" w:hAnsi="Arial" w:cs="Arial"/>
                </w:rPr>
                <w:delText>TD002SIT/ UAT Plan</w:delText>
              </w:r>
            </w:del>
          </w:p>
        </w:tc>
        <w:tc>
          <w:tcPr>
            <w:tcW w:w="744" w:type="pct"/>
            <w:hideMark/>
          </w:tcPr>
          <w:p w14:paraId="6E34BE59" w14:textId="6A38D1C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42" w:author="Can Hong NGOC" w:date="2020-08-31T11:22:00Z"/>
                <w:rFonts w:ascii="Arial" w:hAnsi="Arial" w:cs="Arial"/>
                <w:sz w:val="20"/>
                <w:szCs w:val="20"/>
              </w:rPr>
            </w:pPr>
            <w:del w:id="1543" w:author="Can Hong NGOC" w:date="2020-08-31T11:22:00Z">
              <w:r w:rsidRPr="00E905C1" w:rsidDel="009A1469">
                <w:rPr>
                  <w:rFonts w:ascii="Arial" w:hAnsi="Arial" w:cs="Arial"/>
                </w:rPr>
                <w:delText>Document</w:delText>
              </w:r>
            </w:del>
          </w:p>
        </w:tc>
        <w:tc>
          <w:tcPr>
            <w:tcW w:w="278" w:type="pct"/>
            <w:vAlign w:val="center"/>
            <w:hideMark/>
          </w:tcPr>
          <w:p w14:paraId="787745E7" w14:textId="247A03F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44" w:author="Can Hong NGOC" w:date="2020-08-31T11:22:00Z"/>
                <w:rFonts w:ascii="Arial" w:hAnsi="Arial" w:cs="Arial"/>
                <w:sz w:val="20"/>
                <w:szCs w:val="20"/>
              </w:rPr>
              <w:pPrChange w:id="1545"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546" w:author="Can Hong NGOC" w:date="2020-08-31T11:22:00Z">
              <w:r w:rsidRPr="00E905C1" w:rsidDel="009A1469">
                <w:rPr>
                  <w:rFonts w:ascii="Arial" w:hAnsi="Arial" w:cs="Arial"/>
                </w:rPr>
                <w:delText>S</w:delText>
              </w:r>
            </w:del>
          </w:p>
        </w:tc>
        <w:tc>
          <w:tcPr>
            <w:tcW w:w="253" w:type="pct"/>
            <w:vAlign w:val="center"/>
          </w:tcPr>
          <w:p w14:paraId="12C1AC93" w14:textId="53686C6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47" w:author="Can Hong NGOC" w:date="2020-08-31T11:22:00Z"/>
                <w:rFonts w:ascii="Arial" w:hAnsi="Arial" w:cs="Arial"/>
                <w:sz w:val="20"/>
                <w:szCs w:val="20"/>
              </w:rPr>
              <w:pPrChange w:id="1548"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549" w:author="Can Hong NGOC" w:date="2020-08-31T11:22:00Z">
              <w:r w:rsidRPr="00E905C1" w:rsidDel="009A1469">
                <w:rPr>
                  <w:rFonts w:ascii="Arial" w:hAnsi="Arial" w:cs="Arial"/>
                </w:rPr>
                <w:delText>S</w:delText>
              </w:r>
            </w:del>
          </w:p>
        </w:tc>
        <w:tc>
          <w:tcPr>
            <w:tcW w:w="252" w:type="pct"/>
            <w:vAlign w:val="center"/>
            <w:hideMark/>
          </w:tcPr>
          <w:p w14:paraId="2B064E68" w14:textId="30B4EE2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50" w:author="Can Hong NGOC" w:date="2020-08-31T11:22:00Z"/>
                <w:rFonts w:ascii="Arial" w:hAnsi="Arial" w:cs="Arial"/>
                <w:sz w:val="20"/>
                <w:szCs w:val="20"/>
              </w:rPr>
              <w:pPrChange w:id="155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552" w:author="Can Hong NGOC" w:date="2020-08-31T11:22:00Z">
              <w:r w:rsidRPr="00E905C1" w:rsidDel="009A1469">
                <w:rPr>
                  <w:rFonts w:ascii="Arial" w:hAnsi="Arial" w:cs="Arial"/>
                </w:rPr>
                <w:delText>E</w:delText>
              </w:r>
            </w:del>
          </w:p>
        </w:tc>
      </w:tr>
      <w:tr w:rsidR="00936C83" w:rsidRPr="00E905C1" w:rsidDel="009A1469" w14:paraId="06DF59BC" w14:textId="2F3836B1" w:rsidTr="00424C9D">
        <w:trPr>
          <w:cnfStyle w:val="000000100000" w:firstRow="0" w:lastRow="0" w:firstColumn="0" w:lastColumn="0" w:oddVBand="0" w:evenVBand="0" w:oddHBand="1" w:evenHBand="0" w:firstRowFirstColumn="0" w:firstRowLastColumn="0" w:lastRowFirstColumn="0" w:lastRowLastColumn="0"/>
          <w:trHeight w:val="1241"/>
          <w:del w:id="1553"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4D76A234" w14:textId="717EE1C5" w:rsidR="00936C83" w:rsidRPr="00E905C1" w:rsidDel="009A1469" w:rsidRDefault="00936C83" w:rsidP="00E61E86">
            <w:pPr>
              <w:rPr>
                <w:del w:id="1554" w:author="Can Hong NGOC" w:date="2020-08-31T11:22:00Z"/>
                <w:rFonts w:ascii="Arial" w:hAnsi="Arial" w:cs="Arial"/>
                <w:sz w:val="20"/>
                <w:szCs w:val="20"/>
              </w:rPr>
            </w:pPr>
            <w:del w:id="1555" w:author="Can Hong NGOC" w:date="2020-08-31T11:22:00Z">
              <w:r w:rsidRPr="00E905C1" w:rsidDel="009A1469">
                <w:rPr>
                  <w:rFonts w:ascii="Arial" w:hAnsi="Arial" w:cs="Arial"/>
                </w:rPr>
                <w:delText>VK.T003</w:delText>
              </w:r>
            </w:del>
          </w:p>
        </w:tc>
        <w:tc>
          <w:tcPr>
            <w:tcW w:w="1013" w:type="pct"/>
          </w:tcPr>
          <w:p w14:paraId="5B3975A9" w14:textId="6FF3FE7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56" w:author="Can Hong NGOC" w:date="2020-08-31T11:22:00Z"/>
                <w:rFonts w:ascii="Arial" w:hAnsi="Arial" w:cs="Arial"/>
                <w:sz w:val="20"/>
                <w:szCs w:val="20"/>
              </w:rPr>
            </w:pPr>
            <w:del w:id="1557" w:author="Can Hong NGOC" w:date="2020-08-31T11:22:00Z">
              <w:r w:rsidRPr="00E905C1" w:rsidDel="009A1469">
                <w:rPr>
                  <w:rFonts w:ascii="Arial" w:hAnsi="Arial" w:cs="Arial"/>
                </w:rPr>
                <w:delText>Train users for SIT/ UAT</w:delText>
              </w:r>
            </w:del>
          </w:p>
        </w:tc>
        <w:tc>
          <w:tcPr>
            <w:tcW w:w="1396" w:type="pct"/>
          </w:tcPr>
          <w:p w14:paraId="4663CD41" w14:textId="7870A0E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58" w:author="Can Hong NGOC" w:date="2020-08-31T11:22:00Z"/>
                <w:rFonts w:ascii="Arial" w:hAnsi="Arial" w:cs="Arial"/>
                <w:sz w:val="20"/>
                <w:szCs w:val="20"/>
              </w:rPr>
            </w:pPr>
            <w:del w:id="1559" w:author="Can Hong NGOC" w:date="2020-08-31T11:22:00Z">
              <w:r w:rsidRPr="00E905C1" w:rsidDel="009A1469">
                <w:rPr>
                  <w:rFonts w:ascii="Arial" w:hAnsi="Arial" w:cs="Arial"/>
                </w:rPr>
                <w:delText xml:space="preserve">Training is for users and IT personnel who will perform the testing. </w:delText>
              </w:r>
            </w:del>
          </w:p>
          <w:p w14:paraId="7DC60FED" w14:textId="48593DD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60" w:author="Can Hong NGOC" w:date="2020-08-31T11:22:00Z"/>
                <w:rFonts w:ascii="Arial" w:hAnsi="Arial" w:cs="Arial"/>
                <w:sz w:val="20"/>
                <w:szCs w:val="20"/>
              </w:rPr>
            </w:pPr>
            <w:del w:id="1561" w:author="Can Hong NGOC" w:date="2020-08-31T11:22:00Z">
              <w:r w:rsidRPr="00E905C1" w:rsidDel="009A1469">
                <w:rPr>
                  <w:rFonts w:ascii="Arial" w:hAnsi="Arial" w:cs="Arial"/>
                </w:rPr>
                <w:delText>If additional training lessons are required by the Client, additional efforts will follow by change management process.</w:delText>
              </w:r>
            </w:del>
          </w:p>
        </w:tc>
        <w:tc>
          <w:tcPr>
            <w:tcW w:w="698" w:type="pct"/>
          </w:tcPr>
          <w:p w14:paraId="325DE4B8" w14:textId="00E257F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62" w:author="Can Hong NGOC" w:date="2020-08-31T11:22:00Z"/>
                <w:rFonts w:ascii="Arial" w:hAnsi="Arial" w:cs="Arial"/>
                <w:sz w:val="20"/>
                <w:szCs w:val="20"/>
              </w:rPr>
            </w:pPr>
            <w:del w:id="1563" w:author="Can Hong NGOC" w:date="2020-08-31T11:22:00Z">
              <w:r w:rsidRPr="00E905C1" w:rsidDel="009A1469">
                <w:rPr>
                  <w:rFonts w:ascii="Arial" w:hAnsi="Arial" w:cs="Arial"/>
                </w:rPr>
                <w:delText>TD003 Trained Users</w:delText>
              </w:r>
            </w:del>
          </w:p>
        </w:tc>
        <w:tc>
          <w:tcPr>
            <w:tcW w:w="744" w:type="pct"/>
          </w:tcPr>
          <w:p w14:paraId="571C36CB" w14:textId="1E0F84E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64" w:author="Can Hong NGOC" w:date="2020-08-31T11:22:00Z"/>
                <w:rFonts w:ascii="Arial" w:hAnsi="Arial" w:cs="Arial"/>
                <w:sz w:val="20"/>
                <w:szCs w:val="20"/>
              </w:rPr>
            </w:pPr>
            <w:del w:id="1565" w:author="Can Hong NGOC" w:date="2020-08-31T11:22:00Z">
              <w:r w:rsidRPr="00E905C1" w:rsidDel="009A1469">
                <w:rPr>
                  <w:rFonts w:ascii="Arial" w:hAnsi="Arial" w:cs="Arial"/>
                </w:rPr>
                <w:delText>Workshop</w:delText>
              </w:r>
            </w:del>
          </w:p>
        </w:tc>
        <w:tc>
          <w:tcPr>
            <w:tcW w:w="278" w:type="pct"/>
            <w:vAlign w:val="center"/>
          </w:tcPr>
          <w:p w14:paraId="706EDC50" w14:textId="6B12E21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66" w:author="Can Hong NGOC" w:date="2020-08-31T11:22:00Z"/>
                <w:rFonts w:ascii="Arial" w:hAnsi="Arial" w:cs="Arial"/>
                <w:sz w:val="20"/>
                <w:szCs w:val="20"/>
              </w:rPr>
              <w:pPrChange w:id="156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568" w:author="Can Hong NGOC" w:date="2020-08-31T11:22:00Z">
              <w:r w:rsidRPr="00E905C1" w:rsidDel="009A1469">
                <w:rPr>
                  <w:rFonts w:ascii="Arial" w:hAnsi="Arial" w:cs="Arial"/>
                </w:rPr>
                <w:delText>E</w:delText>
              </w:r>
            </w:del>
          </w:p>
        </w:tc>
        <w:tc>
          <w:tcPr>
            <w:tcW w:w="253" w:type="pct"/>
            <w:vAlign w:val="center"/>
          </w:tcPr>
          <w:p w14:paraId="6806EFB5" w14:textId="79579C1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69" w:author="Can Hong NGOC" w:date="2020-08-31T11:22:00Z"/>
                <w:rFonts w:ascii="Arial" w:hAnsi="Arial" w:cs="Arial"/>
                <w:sz w:val="20"/>
                <w:szCs w:val="20"/>
              </w:rPr>
              <w:pPrChange w:id="157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571" w:author="Can Hong NGOC" w:date="2020-08-31T11:22:00Z">
              <w:r w:rsidRPr="00E905C1" w:rsidDel="009A1469">
                <w:rPr>
                  <w:rFonts w:ascii="Arial" w:hAnsi="Arial" w:cs="Arial"/>
                </w:rPr>
                <w:delText>S</w:delText>
              </w:r>
            </w:del>
          </w:p>
        </w:tc>
        <w:tc>
          <w:tcPr>
            <w:tcW w:w="252" w:type="pct"/>
            <w:vAlign w:val="center"/>
          </w:tcPr>
          <w:p w14:paraId="6D26DC53" w14:textId="5DAC1F4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572" w:author="Can Hong NGOC" w:date="2020-08-31T11:22:00Z"/>
                <w:rFonts w:ascii="Arial" w:hAnsi="Arial" w:cs="Arial"/>
                <w:sz w:val="20"/>
                <w:szCs w:val="20"/>
              </w:rPr>
              <w:pPrChange w:id="157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574" w:author="Can Hong NGOC" w:date="2020-08-31T11:22:00Z">
              <w:r w:rsidRPr="00E905C1" w:rsidDel="009A1469">
                <w:rPr>
                  <w:rFonts w:ascii="Arial" w:hAnsi="Arial" w:cs="Arial"/>
                </w:rPr>
                <w:delText>E</w:delText>
              </w:r>
            </w:del>
          </w:p>
        </w:tc>
      </w:tr>
      <w:tr w:rsidR="00936C83" w:rsidRPr="00E905C1" w:rsidDel="009A1469" w14:paraId="46E2EA71" w14:textId="3B0231DC" w:rsidTr="00424C9D">
        <w:trPr>
          <w:trHeight w:val="1241"/>
          <w:del w:id="1575"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41824542" w14:textId="2A19E55C" w:rsidR="00936C83" w:rsidRPr="00E905C1" w:rsidDel="009A1469" w:rsidRDefault="00936C83" w:rsidP="00E61E86">
            <w:pPr>
              <w:rPr>
                <w:del w:id="1576" w:author="Can Hong NGOC" w:date="2020-08-31T11:22:00Z"/>
                <w:rFonts w:ascii="Arial" w:hAnsi="Arial" w:cs="Arial"/>
                <w:sz w:val="20"/>
                <w:szCs w:val="20"/>
              </w:rPr>
            </w:pPr>
            <w:del w:id="1577" w:author="Can Hong NGOC" w:date="2020-08-31T11:22:00Z">
              <w:r w:rsidRPr="00E905C1" w:rsidDel="009A1469">
                <w:rPr>
                  <w:rFonts w:ascii="Arial" w:hAnsi="Arial" w:cs="Arial"/>
                </w:rPr>
                <w:delText>VK.T004</w:delText>
              </w:r>
            </w:del>
          </w:p>
        </w:tc>
        <w:tc>
          <w:tcPr>
            <w:tcW w:w="1013" w:type="pct"/>
          </w:tcPr>
          <w:p w14:paraId="3DA7C526" w14:textId="6DBDF2A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78" w:author="Can Hong NGOC" w:date="2020-08-31T11:22:00Z"/>
                <w:rFonts w:ascii="Arial" w:hAnsi="Arial" w:cs="Arial"/>
                <w:sz w:val="20"/>
                <w:szCs w:val="20"/>
              </w:rPr>
            </w:pPr>
            <w:del w:id="1579" w:author="Can Hong NGOC" w:date="2020-08-31T11:22:00Z">
              <w:r w:rsidRPr="00E905C1" w:rsidDel="009A1469">
                <w:rPr>
                  <w:rFonts w:ascii="Arial" w:hAnsi="Arial" w:cs="Arial"/>
                </w:rPr>
                <w:delText>Perform Interface Unit Testing (add multiple testing cycles as required)</w:delText>
              </w:r>
            </w:del>
          </w:p>
        </w:tc>
        <w:tc>
          <w:tcPr>
            <w:tcW w:w="1396" w:type="pct"/>
          </w:tcPr>
          <w:p w14:paraId="68432A47" w14:textId="6C98CA94" w:rsidR="00936C83" w:rsidRPr="00E905C1" w:rsidDel="009A1469" w:rsidRDefault="00AD407A">
            <w:pPr>
              <w:cnfStyle w:val="000000000000" w:firstRow="0" w:lastRow="0" w:firstColumn="0" w:lastColumn="0" w:oddVBand="0" w:evenVBand="0" w:oddHBand="0" w:evenHBand="0" w:firstRowFirstColumn="0" w:firstRowLastColumn="0" w:lastRowFirstColumn="0" w:lastRowLastColumn="0"/>
              <w:rPr>
                <w:del w:id="1580" w:author="Can Hong NGOC" w:date="2020-08-31T11:22:00Z"/>
                <w:rFonts w:ascii="Arial" w:hAnsi="Arial" w:cs="Arial"/>
                <w:sz w:val="20"/>
                <w:szCs w:val="20"/>
              </w:rPr>
            </w:pPr>
            <w:del w:id="1581" w:author="Can Hong NGOC" w:date="2020-08-31T11:22:00Z">
              <w:r w:rsidRPr="00E905C1" w:rsidDel="009A1469">
                <w:rPr>
                  <w:rFonts w:ascii="Arial" w:hAnsi="Arial" w:cs="Arial"/>
                </w:rPr>
                <w:delText xml:space="preserve">Finastra </w:delText>
              </w:r>
              <w:r w:rsidR="00936C83" w:rsidRPr="00E905C1" w:rsidDel="009A1469">
                <w:rPr>
                  <w:rFonts w:ascii="Arial" w:hAnsi="Arial" w:cs="Arial"/>
                </w:rPr>
                <w:delText xml:space="preserve">(via </w:delText>
              </w:r>
              <w:r w:rsidR="002134A2" w:rsidRPr="00E905C1" w:rsidDel="009A1469">
                <w:rPr>
                  <w:rFonts w:ascii="Arial" w:hAnsi="Arial" w:cs="Arial"/>
                </w:rPr>
                <w:delText>Contractor</w:delText>
              </w:r>
              <w:r w:rsidR="00936C83" w:rsidRPr="00E905C1" w:rsidDel="009A1469">
                <w:rPr>
                  <w:rFonts w:ascii="Arial" w:hAnsi="Arial" w:cs="Arial"/>
                </w:rPr>
                <w:delText>) shall support the Client through interface testing.</w:delText>
              </w:r>
            </w:del>
          </w:p>
          <w:p w14:paraId="73B9E013" w14:textId="6E59426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82" w:author="Can Hong NGOC" w:date="2020-08-31T11:22:00Z"/>
                <w:rFonts w:ascii="Arial" w:hAnsi="Arial" w:cs="Arial"/>
                <w:sz w:val="20"/>
                <w:szCs w:val="20"/>
              </w:rPr>
            </w:pPr>
            <w:del w:id="1583" w:author="Can Hong NGOC" w:date="2020-08-31T11:22:00Z">
              <w:r w:rsidRPr="00E905C1" w:rsidDel="009A1469">
                <w:rPr>
                  <w:rFonts w:ascii="Arial" w:hAnsi="Arial" w:cs="Arial"/>
                </w:rPr>
                <w:delText xml:space="preserve">Both Client and </w:delText>
              </w:r>
              <w:r w:rsidR="00AD407A" w:rsidRPr="00E905C1" w:rsidDel="009A1469">
                <w:rPr>
                  <w:rFonts w:ascii="Arial" w:hAnsi="Arial" w:cs="Arial"/>
                </w:rPr>
                <w:delText>Finastra</w:delText>
              </w:r>
              <w:r w:rsidRPr="00E905C1" w:rsidDel="009A1469">
                <w:rPr>
                  <w:rFonts w:ascii="Arial" w:hAnsi="Arial" w:cs="Arial"/>
                </w:rPr>
                <w:delText xml:space="preserve"> will apply changes/fixes required to ensure meeting agreed exit criteria.</w:delText>
              </w:r>
            </w:del>
          </w:p>
        </w:tc>
        <w:tc>
          <w:tcPr>
            <w:tcW w:w="698" w:type="pct"/>
          </w:tcPr>
          <w:p w14:paraId="3CD62387" w14:textId="58CF2C7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84" w:author="Can Hong NGOC" w:date="2020-08-31T11:22:00Z"/>
                <w:rFonts w:ascii="Arial" w:hAnsi="Arial" w:cs="Arial"/>
                <w:sz w:val="20"/>
                <w:szCs w:val="20"/>
              </w:rPr>
            </w:pPr>
            <w:del w:id="1585" w:author="Can Hong NGOC" w:date="2020-08-31T11:22:00Z">
              <w:r w:rsidRPr="00E905C1" w:rsidDel="009A1469">
                <w:rPr>
                  <w:rFonts w:ascii="Arial" w:hAnsi="Arial" w:cs="Arial"/>
                </w:rPr>
                <w:delText>TD003</w:delText>
              </w:r>
            </w:del>
          </w:p>
          <w:p w14:paraId="7E1DB7CC" w14:textId="15016EA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86" w:author="Can Hong NGOC" w:date="2020-08-31T11:22:00Z"/>
                <w:rFonts w:ascii="Arial" w:hAnsi="Arial" w:cs="Arial"/>
                <w:sz w:val="20"/>
                <w:szCs w:val="20"/>
              </w:rPr>
            </w:pPr>
            <w:del w:id="1587" w:author="Can Hong NGOC" w:date="2020-08-31T11:22:00Z">
              <w:r w:rsidRPr="00E905C1" w:rsidDel="009A1469">
                <w:rPr>
                  <w:rFonts w:ascii="Arial" w:hAnsi="Arial" w:cs="Arial"/>
                </w:rPr>
                <w:delText xml:space="preserve"> Issue log</w:delText>
              </w:r>
            </w:del>
          </w:p>
          <w:p w14:paraId="5521116F" w14:textId="72FF975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88" w:author="Can Hong NGOC" w:date="2020-08-31T11:22:00Z"/>
                <w:rFonts w:ascii="Arial" w:hAnsi="Arial" w:cs="Arial"/>
                <w:sz w:val="20"/>
                <w:szCs w:val="20"/>
              </w:rPr>
            </w:pPr>
          </w:p>
        </w:tc>
        <w:tc>
          <w:tcPr>
            <w:tcW w:w="744" w:type="pct"/>
          </w:tcPr>
          <w:p w14:paraId="70A6A0C5" w14:textId="2143A58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89" w:author="Can Hong NGOC" w:date="2020-08-31T11:22:00Z"/>
                <w:rFonts w:ascii="Arial" w:hAnsi="Arial" w:cs="Arial"/>
                <w:sz w:val="20"/>
                <w:szCs w:val="20"/>
              </w:rPr>
            </w:pPr>
            <w:del w:id="1590" w:author="Can Hong NGOC" w:date="2020-08-31T11:22:00Z">
              <w:r w:rsidRPr="00E905C1" w:rsidDel="009A1469">
                <w:rPr>
                  <w:rFonts w:ascii="Arial" w:hAnsi="Arial" w:cs="Arial"/>
                </w:rPr>
                <w:delText>Document</w:delText>
              </w:r>
            </w:del>
          </w:p>
        </w:tc>
        <w:tc>
          <w:tcPr>
            <w:tcW w:w="278" w:type="pct"/>
            <w:vAlign w:val="center"/>
          </w:tcPr>
          <w:p w14:paraId="4372906A" w14:textId="7125349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91" w:author="Can Hong NGOC" w:date="2020-08-31T11:22:00Z"/>
                <w:rFonts w:ascii="Arial" w:hAnsi="Arial" w:cs="Arial"/>
                <w:sz w:val="20"/>
                <w:szCs w:val="20"/>
              </w:rPr>
              <w:pPrChange w:id="1592"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593" w:author="Can Hong NGOC" w:date="2020-08-31T11:22:00Z">
              <w:r w:rsidRPr="00E905C1" w:rsidDel="009A1469">
                <w:rPr>
                  <w:rFonts w:ascii="Arial" w:hAnsi="Arial" w:cs="Arial"/>
                </w:rPr>
                <w:delText>S</w:delText>
              </w:r>
            </w:del>
          </w:p>
        </w:tc>
        <w:tc>
          <w:tcPr>
            <w:tcW w:w="253" w:type="pct"/>
            <w:vAlign w:val="center"/>
          </w:tcPr>
          <w:p w14:paraId="1D1B0D40" w14:textId="092DA88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94" w:author="Can Hong NGOC" w:date="2020-08-31T11:22:00Z"/>
                <w:rFonts w:ascii="Arial" w:hAnsi="Arial" w:cs="Arial"/>
                <w:sz w:val="20"/>
                <w:szCs w:val="20"/>
              </w:rPr>
              <w:pPrChange w:id="1595"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596" w:author="Can Hong NGOC" w:date="2020-08-31T11:22:00Z">
              <w:r w:rsidRPr="00E905C1" w:rsidDel="009A1469">
                <w:rPr>
                  <w:rFonts w:ascii="Arial" w:hAnsi="Arial" w:cs="Arial"/>
                </w:rPr>
                <w:delText>E</w:delText>
              </w:r>
            </w:del>
          </w:p>
        </w:tc>
        <w:tc>
          <w:tcPr>
            <w:tcW w:w="252" w:type="pct"/>
            <w:vAlign w:val="center"/>
          </w:tcPr>
          <w:p w14:paraId="31D80274" w14:textId="0C8DE7C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597" w:author="Can Hong NGOC" w:date="2020-08-31T11:22:00Z"/>
                <w:rFonts w:ascii="Arial" w:hAnsi="Arial" w:cs="Arial"/>
                <w:sz w:val="20"/>
                <w:szCs w:val="20"/>
              </w:rPr>
              <w:pPrChange w:id="1598"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599" w:author="Can Hong NGOC" w:date="2020-08-31T11:22:00Z">
              <w:r w:rsidRPr="00E905C1" w:rsidDel="009A1469">
                <w:rPr>
                  <w:rFonts w:ascii="Arial" w:hAnsi="Arial" w:cs="Arial"/>
                </w:rPr>
                <w:delText>S</w:delText>
              </w:r>
            </w:del>
          </w:p>
        </w:tc>
      </w:tr>
      <w:tr w:rsidR="00936C83" w:rsidRPr="00E905C1" w:rsidDel="009A1469" w14:paraId="445BE4D7" w14:textId="1DC5CCFF" w:rsidTr="00424C9D">
        <w:trPr>
          <w:cnfStyle w:val="000000100000" w:firstRow="0" w:lastRow="0" w:firstColumn="0" w:lastColumn="0" w:oddVBand="0" w:evenVBand="0" w:oddHBand="1" w:evenHBand="0" w:firstRowFirstColumn="0" w:firstRowLastColumn="0" w:lastRowFirstColumn="0" w:lastRowLastColumn="0"/>
          <w:trHeight w:val="1257"/>
          <w:del w:id="1600"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hideMark/>
          </w:tcPr>
          <w:p w14:paraId="0A48C3C6" w14:textId="490278CA" w:rsidR="00936C83" w:rsidRPr="00E905C1" w:rsidDel="009A1469" w:rsidRDefault="00936C83" w:rsidP="00E61E86">
            <w:pPr>
              <w:rPr>
                <w:del w:id="1601" w:author="Can Hong NGOC" w:date="2020-08-31T11:22:00Z"/>
                <w:rFonts w:ascii="Arial" w:hAnsi="Arial" w:cs="Arial"/>
                <w:sz w:val="20"/>
                <w:szCs w:val="20"/>
              </w:rPr>
            </w:pPr>
            <w:del w:id="1602" w:author="Can Hong NGOC" w:date="2020-08-31T11:22:00Z">
              <w:r w:rsidRPr="00E905C1" w:rsidDel="009A1469">
                <w:rPr>
                  <w:rFonts w:ascii="Arial" w:hAnsi="Arial" w:cs="Arial"/>
                </w:rPr>
                <w:delText>VK.T005</w:delText>
              </w:r>
            </w:del>
          </w:p>
        </w:tc>
        <w:tc>
          <w:tcPr>
            <w:tcW w:w="1013" w:type="pct"/>
            <w:hideMark/>
          </w:tcPr>
          <w:p w14:paraId="248B4ACA" w14:textId="04CF894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03" w:author="Can Hong NGOC" w:date="2020-08-31T11:22:00Z"/>
                <w:rFonts w:ascii="Arial" w:hAnsi="Arial" w:cs="Arial"/>
                <w:sz w:val="20"/>
                <w:szCs w:val="20"/>
              </w:rPr>
            </w:pPr>
            <w:del w:id="1604" w:author="Can Hong NGOC" w:date="2020-08-31T11:22:00Z">
              <w:r w:rsidRPr="00E905C1" w:rsidDel="009A1469">
                <w:rPr>
                  <w:rFonts w:ascii="Arial" w:hAnsi="Arial" w:cs="Arial"/>
                </w:rPr>
                <w:delText>Perform System Integration (SIT) Testing (add multiple testing cycles as required)</w:delText>
              </w:r>
            </w:del>
          </w:p>
        </w:tc>
        <w:tc>
          <w:tcPr>
            <w:tcW w:w="1396" w:type="pct"/>
          </w:tcPr>
          <w:p w14:paraId="0EC0E248" w14:textId="2B26EF6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05" w:author="Can Hong NGOC" w:date="2020-08-31T11:22:00Z"/>
                <w:rFonts w:ascii="Arial" w:hAnsi="Arial" w:cs="Arial"/>
                <w:sz w:val="20"/>
                <w:szCs w:val="20"/>
              </w:rPr>
            </w:pPr>
            <w:del w:id="1606" w:author="Can Hong NGOC" w:date="2020-08-31T11:22:00Z">
              <w:r w:rsidRPr="00E905C1" w:rsidDel="009A1469">
                <w:rPr>
                  <w:rFonts w:ascii="Arial" w:hAnsi="Arial" w:cs="Arial"/>
                </w:rPr>
                <w:delText>Support the Client through the system integration testing.</w:delText>
              </w:r>
            </w:del>
          </w:p>
        </w:tc>
        <w:tc>
          <w:tcPr>
            <w:tcW w:w="698" w:type="pct"/>
            <w:hideMark/>
          </w:tcPr>
          <w:p w14:paraId="18B58ECB" w14:textId="1993B20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07" w:author="Can Hong NGOC" w:date="2020-08-31T11:22:00Z"/>
                <w:rFonts w:ascii="Arial" w:hAnsi="Arial" w:cs="Arial"/>
                <w:sz w:val="20"/>
                <w:szCs w:val="20"/>
              </w:rPr>
            </w:pPr>
            <w:del w:id="1608" w:author="Can Hong NGOC" w:date="2020-08-31T11:22:00Z">
              <w:r w:rsidRPr="00E905C1" w:rsidDel="009A1469">
                <w:rPr>
                  <w:rFonts w:ascii="Arial" w:hAnsi="Arial" w:cs="Arial"/>
                </w:rPr>
                <w:delText xml:space="preserve">TD003 </w:delText>
              </w:r>
            </w:del>
          </w:p>
          <w:p w14:paraId="0833C2CA" w14:textId="4460416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09" w:author="Can Hong NGOC" w:date="2020-08-31T11:22:00Z"/>
                <w:rFonts w:ascii="Arial" w:hAnsi="Arial" w:cs="Arial"/>
                <w:sz w:val="20"/>
                <w:szCs w:val="20"/>
              </w:rPr>
            </w:pPr>
            <w:del w:id="1610" w:author="Can Hong NGOC" w:date="2020-08-31T11:22:00Z">
              <w:r w:rsidRPr="00E905C1" w:rsidDel="009A1469">
                <w:rPr>
                  <w:rFonts w:ascii="Arial" w:hAnsi="Arial" w:cs="Arial"/>
                </w:rPr>
                <w:delText>Issue Log</w:delText>
              </w:r>
            </w:del>
          </w:p>
        </w:tc>
        <w:tc>
          <w:tcPr>
            <w:tcW w:w="744" w:type="pct"/>
            <w:hideMark/>
          </w:tcPr>
          <w:p w14:paraId="44C465F9" w14:textId="058735C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11" w:author="Can Hong NGOC" w:date="2020-08-31T11:22:00Z"/>
                <w:rFonts w:ascii="Arial" w:hAnsi="Arial" w:cs="Arial"/>
                <w:sz w:val="20"/>
                <w:szCs w:val="20"/>
              </w:rPr>
            </w:pPr>
            <w:del w:id="1612" w:author="Can Hong NGOC" w:date="2020-08-31T11:22:00Z">
              <w:r w:rsidRPr="00E905C1" w:rsidDel="009A1469">
                <w:rPr>
                  <w:rFonts w:ascii="Arial" w:hAnsi="Arial" w:cs="Arial"/>
                </w:rPr>
                <w:delText>Document</w:delText>
              </w:r>
            </w:del>
          </w:p>
        </w:tc>
        <w:tc>
          <w:tcPr>
            <w:tcW w:w="278" w:type="pct"/>
            <w:vAlign w:val="center"/>
            <w:hideMark/>
          </w:tcPr>
          <w:p w14:paraId="3D88C9D7" w14:textId="0F6A988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13" w:author="Can Hong NGOC" w:date="2020-08-31T11:22:00Z"/>
                <w:rFonts w:ascii="Arial" w:hAnsi="Arial" w:cs="Arial"/>
                <w:sz w:val="20"/>
                <w:szCs w:val="20"/>
              </w:rPr>
              <w:pPrChange w:id="1614"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15" w:author="Can Hong NGOC" w:date="2020-08-31T11:22:00Z">
              <w:r w:rsidRPr="00E905C1" w:rsidDel="009A1469">
                <w:rPr>
                  <w:rFonts w:ascii="Arial" w:hAnsi="Arial" w:cs="Arial"/>
                </w:rPr>
                <w:delText>S</w:delText>
              </w:r>
            </w:del>
          </w:p>
        </w:tc>
        <w:tc>
          <w:tcPr>
            <w:tcW w:w="253" w:type="pct"/>
            <w:vAlign w:val="center"/>
          </w:tcPr>
          <w:p w14:paraId="43B4026A" w14:textId="027BF66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16" w:author="Can Hong NGOC" w:date="2020-08-31T11:22:00Z"/>
                <w:rFonts w:ascii="Arial" w:hAnsi="Arial" w:cs="Arial"/>
                <w:sz w:val="20"/>
                <w:szCs w:val="20"/>
              </w:rPr>
              <w:pPrChange w:id="161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18" w:author="Can Hong NGOC" w:date="2020-08-31T11:22:00Z">
              <w:r w:rsidRPr="00E905C1" w:rsidDel="009A1469">
                <w:rPr>
                  <w:rFonts w:ascii="Arial" w:hAnsi="Arial" w:cs="Arial"/>
                </w:rPr>
                <w:delText>S</w:delText>
              </w:r>
            </w:del>
          </w:p>
        </w:tc>
        <w:tc>
          <w:tcPr>
            <w:tcW w:w="252" w:type="pct"/>
            <w:vAlign w:val="center"/>
            <w:hideMark/>
          </w:tcPr>
          <w:p w14:paraId="6BCD7705" w14:textId="4D785E4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19" w:author="Can Hong NGOC" w:date="2020-08-31T11:22:00Z"/>
                <w:rFonts w:ascii="Arial" w:hAnsi="Arial" w:cs="Arial"/>
                <w:sz w:val="20"/>
                <w:szCs w:val="20"/>
              </w:rPr>
              <w:pPrChange w:id="162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21" w:author="Can Hong NGOC" w:date="2020-08-31T11:22:00Z">
              <w:r w:rsidRPr="00E905C1" w:rsidDel="009A1469">
                <w:rPr>
                  <w:rFonts w:ascii="Arial" w:hAnsi="Arial" w:cs="Arial"/>
                </w:rPr>
                <w:delText>E</w:delText>
              </w:r>
            </w:del>
          </w:p>
        </w:tc>
      </w:tr>
      <w:tr w:rsidR="00936C83" w:rsidRPr="00E905C1" w:rsidDel="009A1469" w14:paraId="78453710" w14:textId="2B53B455" w:rsidTr="00424C9D">
        <w:trPr>
          <w:trHeight w:val="1070"/>
          <w:del w:id="1622"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1466E6D9" w14:textId="2782F4B8" w:rsidR="00936C83" w:rsidRPr="00E905C1" w:rsidDel="009A1469" w:rsidRDefault="00936C83" w:rsidP="00E61E86">
            <w:pPr>
              <w:rPr>
                <w:del w:id="1623" w:author="Can Hong NGOC" w:date="2020-08-31T11:22:00Z"/>
                <w:rFonts w:ascii="Arial" w:hAnsi="Arial" w:cs="Arial"/>
                <w:sz w:val="20"/>
                <w:szCs w:val="20"/>
              </w:rPr>
            </w:pPr>
            <w:del w:id="1624" w:author="Can Hong NGOC" w:date="2020-08-31T11:22:00Z">
              <w:r w:rsidRPr="00E905C1" w:rsidDel="009A1469">
                <w:rPr>
                  <w:rFonts w:ascii="Arial" w:hAnsi="Arial" w:cs="Arial"/>
                </w:rPr>
                <w:delText>VK.T006</w:delText>
              </w:r>
            </w:del>
          </w:p>
        </w:tc>
        <w:tc>
          <w:tcPr>
            <w:tcW w:w="1013" w:type="pct"/>
          </w:tcPr>
          <w:p w14:paraId="4AB2C509" w14:textId="339577A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25" w:author="Can Hong NGOC" w:date="2020-08-31T11:22:00Z"/>
                <w:rFonts w:ascii="Arial" w:hAnsi="Arial" w:cs="Arial"/>
                <w:sz w:val="20"/>
                <w:szCs w:val="20"/>
              </w:rPr>
            </w:pPr>
            <w:del w:id="1626" w:author="Can Hong NGOC" w:date="2020-08-31T11:22:00Z">
              <w:r w:rsidRPr="00E905C1" w:rsidDel="009A1469">
                <w:rPr>
                  <w:rFonts w:ascii="Arial" w:hAnsi="Arial" w:cs="Arial"/>
                </w:rPr>
                <w:delText>Apply SIT fixes/ changes</w:delText>
              </w:r>
            </w:del>
          </w:p>
        </w:tc>
        <w:tc>
          <w:tcPr>
            <w:tcW w:w="1396" w:type="pct"/>
          </w:tcPr>
          <w:p w14:paraId="473DB892" w14:textId="28FBF85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27" w:author="Can Hong NGOC" w:date="2020-08-31T11:22:00Z"/>
                <w:rFonts w:ascii="Arial" w:hAnsi="Arial" w:cs="Arial"/>
                <w:sz w:val="20"/>
                <w:szCs w:val="20"/>
              </w:rPr>
            </w:pPr>
            <w:del w:id="1628" w:author="Can Hong NGOC" w:date="2020-08-31T11:22:00Z">
              <w:r w:rsidRPr="00E905C1" w:rsidDel="009A1469">
                <w:rPr>
                  <w:rFonts w:ascii="Arial" w:hAnsi="Arial" w:cs="Arial"/>
                </w:rPr>
                <w:delText>Apply changes/fixes required and retest failed scenarios to meet agreed exit criteria.</w:delText>
              </w:r>
            </w:del>
          </w:p>
        </w:tc>
        <w:tc>
          <w:tcPr>
            <w:tcW w:w="698" w:type="pct"/>
          </w:tcPr>
          <w:p w14:paraId="25DE8BC3" w14:textId="7308DDB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29" w:author="Can Hong NGOC" w:date="2020-08-31T11:22:00Z"/>
                <w:rFonts w:ascii="Arial" w:hAnsi="Arial" w:cs="Arial"/>
                <w:sz w:val="20"/>
                <w:szCs w:val="20"/>
              </w:rPr>
            </w:pPr>
            <w:del w:id="1630" w:author="Can Hong NGOC" w:date="2020-08-31T11:22:00Z">
              <w:r w:rsidRPr="00E905C1" w:rsidDel="009A1469">
                <w:rPr>
                  <w:rFonts w:ascii="Arial" w:hAnsi="Arial" w:cs="Arial"/>
                </w:rPr>
                <w:delText>TD004 SIT Sign Off</w:delText>
              </w:r>
            </w:del>
          </w:p>
        </w:tc>
        <w:tc>
          <w:tcPr>
            <w:tcW w:w="744" w:type="pct"/>
          </w:tcPr>
          <w:p w14:paraId="65A47FB2" w14:textId="29EE19D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31" w:author="Can Hong NGOC" w:date="2020-08-31T11:22:00Z"/>
                <w:rFonts w:ascii="Arial" w:hAnsi="Arial" w:cs="Arial"/>
                <w:sz w:val="20"/>
                <w:szCs w:val="20"/>
              </w:rPr>
            </w:pPr>
            <w:del w:id="1632" w:author="Can Hong NGOC" w:date="2020-08-31T11:22:00Z">
              <w:r w:rsidRPr="00E905C1" w:rsidDel="009A1469">
                <w:rPr>
                  <w:rFonts w:ascii="Arial" w:hAnsi="Arial" w:cs="Arial"/>
                </w:rPr>
                <w:delText>Document</w:delText>
              </w:r>
            </w:del>
          </w:p>
        </w:tc>
        <w:tc>
          <w:tcPr>
            <w:tcW w:w="278" w:type="pct"/>
            <w:vAlign w:val="center"/>
          </w:tcPr>
          <w:p w14:paraId="72C3B0EB" w14:textId="6C1133E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33" w:author="Can Hong NGOC" w:date="2020-08-31T11:22:00Z"/>
                <w:rFonts w:ascii="Arial" w:hAnsi="Arial" w:cs="Arial"/>
                <w:sz w:val="20"/>
                <w:szCs w:val="20"/>
              </w:rPr>
              <w:pPrChange w:id="1634"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635" w:author="Can Hong NGOC" w:date="2020-08-31T11:22:00Z">
              <w:r w:rsidRPr="00E905C1" w:rsidDel="009A1469">
                <w:rPr>
                  <w:rFonts w:ascii="Arial" w:hAnsi="Arial" w:cs="Arial"/>
                </w:rPr>
                <w:delText>E</w:delText>
              </w:r>
            </w:del>
          </w:p>
        </w:tc>
        <w:tc>
          <w:tcPr>
            <w:tcW w:w="253" w:type="pct"/>
            <w:vAlign w:val="center"/>
          </w:tcPr>
          <w:p w14:paraId="58671EBB" w14:textId="0D8DE139"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36" w:author="Can Hong NGOC" w:date="2020-08-31T11:22:00Z"/>
                <w:rFonts w:ascii="Arial" w:hAnsi="Arial" w:cs="Arial"/>
                <w:sz w:val="20"/>
                <w:szCs w:val="20"/>
              </w:rPr>
              <w:pPrChange w:id="163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638" w:author="Can Hong NGOC" w:date="2020-08-31T11:22:00Z">
              <w:r w:rsidRPr="00E905C1" w:rsidDel="009A1469">
                <w:rPr>
                  <w:rFonts w:ascii="Arial" w:hAnsi="Arial" w:cs="Arial"/>
                </w:rPr>
                <w:delText>E</w:delText>
              </w:r>
            </w:del>
          </w:p>
        </w:tc>
        <w:tc>
          <w:tcPr>
            <w:tcW w:w="252" w:type="pct"/>
            <w:vAlign w:val="center"/>
          </w:tcPr>
          <w:p w14:paraId="0712D36A" w14:textId="5965A40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39" w:author="Can Hong NGOC" w:date="2020-08-31T11:22:00Z"/>
                <w:rFonts w:ascii="Arial" w:hAnsi="Arial" w:cs="Arial"/>
                <w:sz w:val="20"/>
                <w:szCs w:val="20"/>
              </w:rPr>
              <w:pPrChange w:id="164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641" w:author="Can Hong NGOC" w:date="2020-08-31T11:22:00Z">
              <w:r w:rsidRPr="00E905C1" w:rsidDel="009A1469">
                <w:rPr>
                  <w:rFonts w:ascii="Arial" w:hAnsi="Arial" w:cs="Arial"/>
                </w:rPr>
                <w:delText>E</w:delText>
              </w:r>
            </w:del>
          </w:p>
        </w:tc>
      </w:tr>
      <w:tr w:rsidR="00936C83" w:rsidRPr="00E905C1" w:rsidDel="009A1469" w14:paraId="7BE78C2E" w14:textId="46CEE769" w:rsidTr="00424C9D">
        <w:trPr>
          <w:cnfStyle w:val="000000100000" w:firstRow="0" w:lastRow="0" w:firstColumn="0" w:lastColumn="0" w:oddVBand="0" w:evenVBand="0" w:oddHBand="1" w:evenHBand="0" w:firstRowFirstColumn="0" w:firstRowLastColumn="0" w:lastRowFirstColumn="0" w:lastRowLastColumn="0"/>
          <w:trHeight w:val="1070"/>
          <w:del w:id="1642"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125E4B70" w14:textId="5B881FB2" w:rsidR="00936C83" w:rsidRPr="00E905C1" w:rsidDel="009A1469" w:rsidRDefault="00936C83" w:rsidP="00E61E86">
            <w:pPr>
              <w:rPr>
                <w:del w:id="1643" w:author="Can Hong NGOC" w:date="2020-08-31T11:22:00Z"/>
                <w:rFonts w:ascii="Arial" w:hAnsi="Arial" w:cs="Arial"/>
                <w:sz w:val="20"/>
                <w:szCs w:val="20"/>
              </w:rPr>
            </w:pPr>
            <w:del w:id="1644" w:author="Can Hong NGOC" w:date="2020-08-31T11:22:00Z">
              <w:r w:rsidRPr="00E905C1" w:rsidDel="009A1469">
                <w:rPr>
                  <w:rFonts w:ascii="Arial" w:hAnsi="Arial" w:cs="Arial"/>
                </w:rPr>
                <w:delText>VK.T007</w:delText>
              </w:r>
            </w:del>
          </w:p>
        </w:tc>
        <w:tc>
          <w:tcPr>
            <w:tcW w:w="1013" w:type="pct"/>
          </w:tcPr>
          <w:p w14:paraId="4680CD72" w14:textId="57ACA2C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45" w:author="Can Hong NGOC" w:date="2020-08-31T11:22:00Z"/>
                <w:rFonts w:ascii="Arial" w:hAnsi="Arial" w:cs="Arial"/>
                <w:sz w:val="20"/>
                <w:szCs w:val="20"/>
              </w:rPr>
            </w:pPr>
            <w:del w:id="1646" w:author="Can Hong NGOC" w:date="2020-08-31T11:22:00Z">
              <w:r w:rsidRPr="00E905C1" w:rsidDel="009A1469">
                <w:rPr>
                  <w:rFonts w:ascii="Arial" w:hAnsi="Arial" w:cs="Arial"/>
                </w:rPr>
                <w:delText>Perform User Acceptance Testing (UAT)</w:delText>
              </w:r>
            </w:del>
          </w:p>
        </w:tc>
        <w:tc>
          <w:tcPr>
            <w:tcW w:w="1396" w:type="pct"/>
          </w:tcPr>
          <w:p w14:paraId="56566C60" w14:textId="14DBA2F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47" w:author="Can Hong NGOC" w:date="2020-08-31T11:22:00Z"/>
                <w:rFonts w:ascii="Arial" w:hAnsi="Arial" w:cs="Arial"/>
                <w:sz w:val="20"/>
                <w:szCs w:val="20"/>
              </w:rPr>
            </w:pPr>
            <w:del w:id="1648" w:author="Can Hong NGOC" w:date="2020-08-31T11:22:00Z">
              <w:r w:rsidRPr="00E905C1" w:rsidDel="009A1469">
                <w:rPr>
                  <w:rFonts w:ascii="Arial" w:hAnsi="Arial" w:cs="Arial"/>
                </w:rPr>
                <w:delText>Support client testing and conduct of operational validation to ensure that the configured Solution is performing as specified.</w:delText>
              </w:r>
            </w:del>
          </w:p>
          <w:p w14:paraId="4C88702C" w14:textId="4908B93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49" w:author="Can Hong NGOC" w:date="2020-08-31T11:22:00Z"/>
                <w:rFonts w:ascii="Arial" w:hAnsi="Arial" w:cs="Arial"/>
                <w:sz w:val="20"/>
                <w:szCs w:val="20"/>
              </w:rPr>
            </w:pPr>
          </w:p>
        </w:tc>
        <w:tc>
          <w:tcPr>
            <w:tcW w:w="698" w:type="pct"/>
          </w:tcPr>
          <w:p w14:paraId="294424E6" w14:textId="1340F68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50" w:author="Can Hong NGOC" w:date="2020-08-31T11:22:00Z"/>
                <w:rFonts w:ascii="Arial" w:hAnsi="Arial" w:cs="Arial"/>
                <w:sz w:val="20"/>
                <w:szCs w:val="20"/>
              </w:rPr>
            </w:pPr>
            <w:del w:id="1651" w:author="Can Hong NGOC" w:date="2020-08-31T11:22:00Z">
              <w:r w:rsidRPr="00E905C1" w:rsidDel="009A1469">
                <w:rPr>
                  <w:rFonts w:ascii="Arial" w:hAnsi="Arial" w:cs="Arial"/>
                </w:rPr>
                <w:delText xml:space="preserve">TD003 </w:delText>
              </w:r>
            </w:del>
          </w:p>
          <w:p w14:paraId="36484806" w14:textId="506A18D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52" w:author="Can Hong NGOC" w:date="2020-08-31T11:22:00Z"/>
                <w:rFonts w:ascii="Arial" w:hAnsi="Arial" w:cs="Arial"/>
                <w:sz w:val="20"/>
                <w:szCs w:val="20"/>
              </w:rPr>
            </w:pPr>
            <w:del w:id="1653" w:author="Can Hong NGOC" w:date="2020-08-31T11:22:00Z">
              <w:r w:rsidRPr="00E905C1" w:rsidDel="009A1469">
                <w:rPr>
                  <w:rFonts w:ascii="Arial" w:hAnsi="Arial" w:cs="Arial"/>
                </w:rPr>
                <w:delText>Issue Log</w:delText>
              </w:r>
            </w:del>
          </w:p>
        </w:tc>
        <w:tc>
          <w:tcPr>
            <w:tcW w:w="744" w:type="pct"/>
          </w:tcPr>
          <w:p w14:paraId="0DFFD810" w14:textId="3555E8A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54" w:author="Can Hong NGOC" w:date="2020-08-31T11:22:00Z"/>
                <w:rFonts w:ascii="Arial" w:hAnsi="Arial" w:cs="Arial"/>
                <w:sz w:val="20"/>
                <w:szCs w:val="20"/>
              </w:rPr>
            </w:pPr>
            <w:del w:id="1655" w:author="Can Hong NGOC" w:date="2020-08-31T11:22:00Z">
              <w:r w:rsidRPr="00E905C1" w:rsidDel="009A1469">
                <w:rPr>
                  <w:rFonts w:ascii="Arial" w:hAnsi="Arial" w:cs="Arial"/>
                </w:rPr>
                <w:delText>Document</w:delText>
              </w:r>
            </w:del>
          </w:p>
        </w:tc>
        <w:tc>
          <w:tcPr>
            <w:tcW w:w="278" w:type="pct"/>
            <w:vAlign w:val="center"/>
          </w:tcPr>
          <w:p w14:paraId="2B109509" w14:textId="267D69F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56" w:author="Can Hong NGOC" w:date="2020-08-31T11:22:00Z"/>
                <w:rFonts w:ascii="Arial" w:hAnsi="Arial" w:cs="Arial"/>
                <w:sz w:val="20"/>
                <w:szCs w:val="20"/>
              </w:rPr>
              <w:pPrChange w:id="165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58" w:author="Can Hong NGOC" w:date="2020-08-31T11:22:00Z">
              <w:r w:rsidRPr="00E905C1" w:rsidDel="009A1469">
                <w:rPr>
                  <w:rFonts w:ascii="Arial" w:hAnsi="Arial" w:cs="Arial"/>
                </w:rPr>
                <w:delText>S</w:delText>
              </w:r>
            </w:del>
          </w:p>
        </w:tc>
        <w:tc>
          <w:tcPr>
            <w:tcW w:w="253" w:type="pct"/>
            <w:vAlign w:val="center"/>
          </w:tcPr>
          <w:p w14:paraId="36324F17" w14:textId="1B85D7D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59" w:author="Can Hong NGOC" w:date="2020-08-31T11:22:00Z"/>
                <w:rFonts w:ascii="Arial" w:hAnsi="Arial" w:cs="Arial"/>
                <w:sz w:val="20"/>
                <w:szCs w:val="20"/>
              </w:rPr>
              <w:pPrChange w:id="166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61" w:author="Can Hong NGOC" w:date="2020-08-31T11:22:00Z">
              <w:r w:rsidRPr="00E905C1" w:rsidDel="009A1469">
                <w:rPr>
                  <w:rFonts w:ascii="Arial" w:hAnsi="Arial" w:cs="Arial"/>
                </w:rPr>
                <w:delText>S</w:delText>
              </w:r>
            </w:del>
          </w:p>
        </w:tc>
        <w:tc>
          <w:tcPr>
            <w:tcW w:w="252" w:type="pct"/>
            <w:vAlign w:val="center"/>
          </w:tcPr>
          <w:p w14:paraId="4310F082" w14:textId="00E4063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62" w:author="Can Hong NGOC" w:date="2020-08-31T11:22:00Z"/>
                <w:rFonts w:ascii="Arial" w:hAnsi="Arial" w:cs="Arial"/>
                <w:sz w:val="20"/>
                <w:szCs w:val="20"/>
              </w:rPr>
              <w:pPrChange w:id="166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64" w:author="Can Hong NGOC" w:date="2020-08-31T11:22:00Z">
              <w:r w:rsidRPr="00E905C1" w:rsidDel="009A1469">
                <w:rPr>
                  <w:rFonts w:ascii="Arial" w:hAnsi="Arial" w:cs="Arial"/>
                </w:rPr>
                <w:delText>E</w:delText>
              </w:r>
            </w:del>
          </w:p>
        </w:tc>
      </w:tr>
      <w:tr w:rsidR="00936C83" w:rsidRPr="00E905C1" w:rsidDel="009A1469" w14:paraId="075CB439" w14:textId="31D62369" w:rsidTr="00424C9D">
        <w:trPr>
          <w:trHeight w:val="1070"/>
          <w:del w:id="1665"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7CF9C28F" w14:textId="643B45FC" w:rsidR="00936C83" w:rsidRPr="00E905C1" w:rsidDel="009A1469" w:rsidRDefault="00936C83" w:rsidP="00E61E86">
            <w:pPr>
              <w:rPr>
                <w:del w:id="1666" w:author="Can Hong NGOC" w:date="2020-08-31T11:22:00Z"/>
                <w:rFonts w:ascii="Arial" w:hAnsi="Arial" w:cs="Arial"/>
                <w:sz w:val="20"/>
                <w:szCs w:val="20"/>
              </w:rPr>
            </w:pPr>
            <w:del w:id="1667" w:author="Can Hong NGOC" w:date="2020-08-31T11:22:00Z">
              <w:r w:rsidRPr="00E905C1" w:rsidDel="009A1469">
                <w:rPr>
                  <w:rFonts w:ascii="Arial" w:hAnsi="Arial" w:cs="Arial"/>
                </w:rPr>
                <w:delText>VK.T008</w:delText>
              </w:r>
            </w:del>
          </w:p>
        </w:tc>
        <w:tc>
          <w:tcPr>
            <w:tcW w:w="1013" w:type="pct"/>
          </w:tcPr>
          <w:p w14:paraId="14A9DFEA" w14:textId="7055117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68" w:author="Can Hong NGOC" w:date="2020-08-31T11:22:00Z"/>
                <w:rFonts w:ascii="Arial" w:hAnsi="Arial" w:cs="Arial"/>
                <w:sz w:val="20"/>
                <w:szCs w:val="20"/>
              </w:rPr>
            </w:pPr>
            <w:del w:id="1669" w:author="Can Hong NGOC" w:date="2020-08-31T11:22:00Z">
              <w:r w:rsidRPr="00E905C1" w:rsidDel="009A1469">
                <w:rPr>
                  <w:rFonts w:ascii="Arial" w:hAnsi="Arial" w:cs="Arial"/>
                </w:rPr>
                <w:delText>Apply UAT Fixes</w:delText>
              </w:r>
            </w:del>
          </w:p>
        </w:tc>
        <w:tc>
          <w:tcPr>
            <w:tcW w:w="1396" w:type="pct"/>
          </w:tcPr>
          <w:p w14:paraId="53FFC024" w14:textId="7E76771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70" w:author="Can Hong NGOC" w:date="2020-08-31T11:22:00Z"/>
                <w:rFonts w:ascii="Arial" w:hAnsi="Arial" w:cs="Arial"/>
                <w:sz w:val="20"/>
                <w:szCs w:val="20"/>
              </w:rPr>
            </w:pPr>
            <w:del w:id="1671" w:author="Can Hong NGOC" w:date="2020-08-31T11:22:00Z">
              <w:r w:rsidRPr="00E905C1" w:rsidDel="009A1469">
                <w:rPr>
                  <w:rFonts w:ascii="Arial" w:hAnsi="Arial" w:cs="Arial"/>
                </w:rPr>
                <w:delText>Apply changes/fixes required &amp; Retesting of failed scenarios to ensure meeting agreed exit criteria</w:delText>
              </w:r>
            </w:del>
          </w:p>
        </w:tc>
        <w:tc>
          <w:tcPr>
            <w:tcW w:w="698" w:type="pct"/>
          </w:tcPr>
          <w:p w14:paraId="157AFE65" w14:textId="54265EB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72" w:author="Can Hong NGOC" w:date="2020-08-31T11:22:00Z"/>
                <w:rFonts w:ascii="Arial" w:hAnsi="Arial" w:cs="Arial"/>
                <w:sz w:val="20"/>
                <w:szCs w:val="20"/>
              </w:rPr>
            </w:pPr>
            <w:del w:id="1673" w:author="Can Hong NGOC" w:date="2020-08-31T11:22:00Z">
              <w:r w:rsidRPr="00E905C1" w:rsidDel="009A1469">
                <w:rPr>
                  <w:rFonts w:ascii="Arial" w:hAnsi="Arial" w:cs="Arial"/>
                </w:rPr>
                <w:delText>TD003 &amp; TD006 UAT Sign Off</w:delText>
              </w:r>
            </w:del>
          </w:p>
        </w:tc>
        <w:tc>
          <w:tcPr>
            <w:tcW w:w="744" w:type="pct"/>
          </w:tcPr>
          <w:p w14:paraId="2A7E2FF3" w14:textId="73C8067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74" w:author="Can Hong NGOC" w:date="2020-08-31T11:22:00Z"/>
                <w:rFonts w:ascii="Arial" w:hAnsi="Arial" w:cs="Arial"/>
                <w:sz w:val="20"/>
                <w:szCs w:val="20"/>
              </w:rPr>
            </w:pPr>
            <w:del w:id="1675" w:author="Can Hong NGOC" w:date="2020-08-31T11:22:00Z">
              <w:r w:rsidRPr="00E905C1" w:rsidDel="009A1469">
                <w:rPr>
                  <w:rFonts w:ascii="Arial" w:hAnsi="Arial" w:cs="Arial"/>
                </w:rPr>
                <w:delText>Document</w:delText>
              </w:r>
            </w:del>
          </w:p>
        </w:tc>
        <w:tc>
          <w:tcPr>
            <w:tcW w:w="278" w:type="pct"/>
            <w:vAlign w:val="center"/>
          </w:tcPr>
          <w:p w14:paraId="46024D27" w14:textId="267DFD7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76" w:author="Can Hong NGOC" w:date="2020-08-31T11:22:00Z"/>
                <w:rFonts w:ascii="Arial" w:hAnsi="Arial" w:cs="Arial"/>
                <w:sz w:val="20"/>
                <w:szCs w:val="20"/>
              </w:rPr>
              <w:pPrChange w:id="167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678" w:author="Can Hong NGOC" w:date="2020-08-31T11:22:00Z">
              <w:r w:rsidRPr="00E905C1" w:rsidDel="009A1469">
                <w:rPr>
                  <w:rFonts w:ascii="Arial" w:hAnsi="Arial" w:cs="Arial"/>
                </w:rPr>
                <w:delText>E</w:delText>
              </w:r>
            </w:del>
          </w:p>
        </w:tc>
        <w:tc>
          <w:tcPr>
            <w:tcW w:w="253" w:type="pct"/>
            <w:vAlign w:val="center"/>
          </w:tcPr>
          <w:p w14:paraId="61569CC5" w14:textId="7D9F98D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79" w:author="Can Hong NGOC" w:date="2020-08-31T11:22:00Z"/>
                <w:rFonts w:ascii="Arial" w:hAnsi="Arial" w:cs="Arial"/>
                <w:sz w:val="20"/>
                <w:szCs w:val="20"/>
              </w:rPr>
              <w:pPrChange w:id="168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681" w:author="Can Hong NGOC" w:date="2020-08-31T11:22:00Z">
              <w:r w:rsidRPr="00E905C1" w:rsidDel="009A1469">
                <w:rPr>
                  <w:rFonts w:ascii="Arial" w:hAnsi="Arial" w:cs="Arial"/>
                </w:rPr>
                <w:delText>E</w:delText>
              </w:r>
            </w:del>
          </w:p>
        </w:tc>
        <w:tc>
          <w:tcPr>
            <w:tcW w:w="252" w:type="pct"/>
            <w:vAlign w:val="center"/>
          </w:tcPr>
          <w:p w14:paraId="52C915F8" w14:textId="2D3A54D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682" w:author="Can Hong NGOC" w:date="2020-08-31T11:22:00Z"/>
                <w:rFonts w:ascii="Arial" w:hAnsi="Arial" w:cs="Arial"/>
                <w:sz w:val="20"/>
                <w:szCs w:val="20"/>
              </w:rPr>
              <w:pPrChange w:id="168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684" w:author="Can Hong NGOC" w:date="2020-08-31T11:22:00Z">
              <w:r w:rsidRPr="00E905C1" w:rsidDel="009A1469">
                <w:rPr>
                  <w:rFonts w:ascii="Arial" w:hAnsi="Arial" w:cs="Arial"/>
                </w:rPr>
                <w:delText>E</w:delText>
              </w:r>
            </w:del>
          </w:p>
        </w:tc>
      </w:tr>
      <w:tr w:rsidR="00936C83" w:rsidRPr="00E905C1" w:rsidDel="009A1469" w14:paraId="5BF4B65B" w14:textId="6F42860B" w:rsidTr="00424C9D">
        <w:trPr>
          <w:cnfStyle w:val="000000100000" w:firstRow="0" w:lastRow="0" w:firstColumn="0" w:lastColumn="0" w:oddVBand="0" w:evenVBand="0" w:oddHBand="1" w:evenHBand="0" w:firstRowFirstColumn="0" w:firstRowLastColumn="0" w:lastRowFirstColumn="0" w:lastRowLastColumn="0"/>
          <w:trHeight w:val="1125"/>
          <w:del w:id="1685"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0A7A9C1E" w14:textId="0715E375" w:rsidR="00936C83" w:rsidRPr="00E905C1" w:rsidDel="009A1469" w:rsidRDefault="00936C83" w:rsidP="00E61E86">
            <w:pPr>
              <w:rPr>
                <w:del w:id="1686" w:author="Can Hong NGOC" w:date="2020-08-31T11:22:00Z"/>
                <w:rFonts w:ascii="Arial" w:hAnsi="Arial" w:cs="Arial"/>
                <w:sz w:val="20"/>
                <w:szCs w:val="20"/>
              </w:rPr>
            </w:pPr>
            <w:del w:id="1687" w:author="Can Hong NGOC" w:date="2020-08-31T11:22:00Z">
              <w:r w:rsidRPr="00E905C1" w:rsidDel="009A1469">
                <w:rPr>
                  <w:rFonts w:ascii="Arial" w:hAnsi="Arial" w:cs="Arial"/>
                </w:rPr>
                <w:delText>VK.T009</w:delText>
              </w:r>
            </w:del>
          </w:p>
        </w:tc>
        <w:tc>
          <w:tcPr>
            <w:tcW w:w="1013" w:type="pct"/>
          </w:tcPr>
          <w:p w14:paraId="1CC3E139" w14:textId="087F4FC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88" w:author="Can Hong NGOC" w:date="2020-08-31T11:22:00Z"/>
                <w:rFonts w:ascii="Arial" w:hAnsi="Arial" w:cs="Arial"/>
                <w:sz w:val="20"/>
                <w:szCs w:val="20"/>
              </w:rPr>
            </w:pPr>
            <w:del w:id="1689" w:author="Can Hong NGOC" w:date="2020-08-31T11:22:00Z">
              <w:r w:rsidRPr="00E905C1" w:rsidDel="009A1469">
                <w:rPr>
                  <w:rFonts w:ascii="Arial" w:hAnsi="Arial" w:cs="Arial"/>
                </w:rPr>
                <w:delText>Update business procedures &amp; processes</w:delText>
              </w:r>
            </w:del>
          </w:p>
        </w:tc>
        <w:tc>
          <w:tcPr>
            <w:tcW w:w="1396" w:type="pct"/>
          </w:tcPr>
          <w:p w14:paraId="21A415A2" w14:textId="0E92C0B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90" w:author="Can Hong NGOC" w:date="2020-08-31T11:22:00Z"/>
                <w:rFonts w:ascii="Arial" w:hAnsi="Arial" w:cs="Arial"/>
                <w:sz w:val="20"/>
                <w:szCs w:val="20"/>
              </w:rPr>
            </w:pPr>
            <w:del w:id="1691" w:author="Can Hong NGOC" w:date="2020-08-31T11:22:00Z">
              <w:r w:rsidRPr="00E905C1" w:rsidDel="009A1469">
                <w:rPr>
                  <w:rFonts w:ascii="Arial" w:hAnsi="Arial" w:cs="Arial"/>
                </w:rPr>
                <w:delText>Client to document updated business procedures &amp; processes</w:delText>
              </w:r>
            </w:del>
          </w:p>
        </w:tc>
        <w:tc>
          <w:tcPr>
            <w:tcW w:w="698" w:type="pct"/>
            <w:hideMark/>
          </w:tcPr>
          <w:p w14:paraId="2EDEBE18" w14:textId="0D6EFD9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92" w:author="Can Hong NGOC" w:date="2020-08-31T11:22:00Z"/>
                <w:rFonts w:ascii="Arial" w:hAnsi="Arial" w:cs="Arial"/>
                <w:sz w:val="20"/>
                <w:szCs w:val="20"/>
              </w:rPr>
            </w:pPr>
            <w:del w:id="1693" w:author="Can Hong NGOC" w:date="2020-08-31T11:22:00Z">
              <w:r w:rsidRPr="00E905C1" w:rsidDel="009A1469">
                <w:rPr>
                  <w:rFonts w:ascii="Arial" w:hAnsi="Arial" w:cs="Arial"/>
                </w:rPr>
                <w:delText>TD007 Operations Manual</w:delText>
              </w:r>
            </w:del>
          </w:p>
        </w:tc>
        <w:tc>
          <w:tcPr>
            <w:tcW w:w="744" w:type="pct"/>
            <w:hideMark/>
          </w:tcPr>
          <w:p w14:paraId="322F7B2E" w14:textId="5CCBF22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94" w:author="Can Hong NGOC" w:date="2020-08-31T11:22:00Z"/>
                <w:rFonts w:ascii="Arial" w:hAnsi="Arial" w:cs="Arial"/>
                <w:sz w:val="20"/>
                <w:szCs w:val="20"/>
              </w:rPr>
            </w:pPr>
            <w:del w:id="1695" w:author="Can Hong NGOC" w:date="2020-08-31T11:22:00Z">
              <w:r w:rsidRPr="00E905C1" w:rsidDel="009A1469">
                <w:rPr>
                  <w:rFonts w:ascii="Arial" w:hAnsi="Arial" w:cs="Arial"/>
                </w:rPr>
                <w:delText>Document</w:delText>
              </w:r>
            </w:del>
          </w:p>
        </w:tc>
        <w:tc>
          <w:tcPr>
            <w:tcW w:w="278" w:type="pct"/>
            <w:vAlign w:val="center"/>
            <w:hideMark/>
          </w:tcPr>
          <w:p w14:paraId="62957318" w14:textId="0EE12B1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96" w:author="Can Hong NGOC" w:date="2020-08-31T11:22:00Z"/>
                <w:rFonts w:ascii="Arial" w:hAnsi="Arial" w:cs="Arial"/>
                <w:sz w:val="20"/>
                <w:szCs w:val="20"/>
              </w:rPr>
              <w:pPrChange w:id="169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698" w:author="Can Hong NGOC" w:date="2020-08-31T11:22:00Z">
              <w:r w:rsidRPr="00E905C1" w:rsidDel="009A1469">
                <w:rPr>
                  <w:rFonts w:ascii="Arial" w:hAnsi="Arial" w:cs="Arial"/>
                </w:rPr>
                <w:delText>S</w:delText>
              </w:r>
            </w:del>
          </w:p>
        </w:tc>
        <w:tc>
          <w:tcPr>
            <w:tcW w:w="253" w:type="pct"/>
            <w:vAlign w:val="center"/>
          </w:tcPr>
          <w:p w14:paraId="1A6D4254" w14:textId="6F3EC8B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699" w:author="Can Hong NGOC" w:date="2020-08-31T11:22:00Z"/>
                <w:rFonts w:ascii="Arial" w:hAnsi="Arial" w:cs="Arial"/>
                <w:sz w:val="20"/>
                <w:szCs w:val="20"/>
              </w:rPr>
              <w:pPrChange w:id="170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c>
          <w:tcPr>
            <w:tcW w:w="252" w:type="pct"/>
            <w:vAlign w:val="center"/>
            <w:hideMark/>
          </w:tcPr>
          <w:p w14:paraId="6C96457D" w14:textId="6FA6DB9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01" w:author="Can Hong NGOC" w:date="2020-08-31T11:22:00Z"/>
                <w:rFonts w:ascii="Arial" w:hAnsi="Arial" w:cs="Arial"/>
                <w:sz w:val="20"/>
                <w:szCs w:val="20"/>
              </w:rPr>
              <w:pPrChange w:id="1702"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703" w:author="Can Hong NGOC" w:date="2020-08-31T11:22:00Z">
              <w:r w:rsidRPr="00E905C1" w:rsidDel="009A1469">
                <w:rPr>
                  <w:rFonts w:ascii="Arial" w:hAnsi="Arial" w:cs="Arial"/>
                </w:rPr>
                <w:delText>E</w:delText>
              </w:r>
            </w:del>
          </w:p>
        </w:tc>
      </w:tr>
      <w:tr w:rsidR="00936C83" w:rsidRPr="00E905C1" w:rsidDel="009A1469" w14:paraId="77A1945B" w14:textId="3CACF9D8" w:rsidTr="00424C9D">
        <w:trPr>
          <w:trHeight w:val="1203"/>
          <w:del w:id="1704"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hideMark/>
          </w:tcPr>
          <w:p w14:paraId="5604BB44" w14:textId="0C2E918E" w:rsidR="00936C83" w:rsidRPr="00E905C1" w:rsidDel="009A1469" w:rsidRDefault="00936C83" w:rsidP="00E61E86">
            <w:pPr>
              <w:rPr>
                <w:del w:id="1705" w:author="Can Hong NGOC" w:date="2020-08-31T11:22:00Z"/>
                <w:rFonts w:ascii="Arial" w:hAnsi="Arial" w:cs="Arial"/>
                <w:sz w:val="20"/>
                <w:szCs w:val="20"/>
              </w:rPr>
            </w:pPr>
            <w:del w:id="1706" w:author="Can Hong NGOC" w:date="2020-08-31T11:22:00Z">
              <w:r w:rsidRPr="00E905C1" w:rsidDel="009A1469">
                <w:rPr>
                  <w:rFonts w:ascii="Arial" w:hAnsi="Arial" w:cs="Arial"/>
                </w:rPr>
                <w:delText>VK.T011</w:delText>
              </w:r>
            </w:del>
          </w:p>
        </w:tc>
        <w:tc>
          <w:tcPr>
            <w:tcW w:w="1013" w:type="pct"/>
            <w:hideMark/>
          </w:tcPr>
          <w:p w14:paraId="0E91035C" w14:textId="252EBDF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07" w:author="Can Hong NGOC" w:date="2020-08-31T11:22:00Z"/>
                <w:rFonts w:ascii="Arial" w:hAnsi="Arial" w:cs="Arial"/>
                <w:sz w:val="20"/>
                <w:szCs w:val="20"/>
              </w:rPr>
            </w:pPr>
            <w:del w:id="1708" w:author="Can Hong NGOC" w:date="2020-08-31T11:22:00Z">
              <w:r w:rsidRPr="00E905C1" w:rsidDel="009A1469">
                <w:rPr>
                  <w:rFonts w:ascii="Arial" w:hAnsi="Arial" w:cs="Arial"/>
                </w:rPr>
                <w:delText>Set up UAT Environment</w:delText>
              </w:r>
            </w:del>
          </w:p>
        </w:tc>
        <w:tc>
          <w:tcPr>
            <w:tcW w:w="1396" w:type="pct"/>
          </w:tcPr>
          <w:p w14:paraId="6C3AAA39" w14:textId="3CBF084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09" w:author="Can Hong NGOC" w:date="2020-08-31T11:22:00Z"/>
                <w:rFonts w:ascii="Arial" w:hAnsi="Arial" w:cs="Arial"/>
                <w:sz w:val="20"/>
                <w:szCs w:val="20"/>
              </w:rPr>
            </w:pPr>
            <w:del w:id="1710" w:author="Can Hong NGOC" w:date="2020-08-31T11:22:00Z">
              <w:r w:rsidRPr="00E905C1" w:rsidDel="009A1469">
                <w:rPr>
                  <w:rFonts w:ascii="Arial" w:hAnsi="Arial" w:cs="Arial"/>
                </w:rPr>
                <w:delText>Client to prepare UAT Environment by installing final application model configuration of the Solution.</w:delText>
              </w:r>
            </w:del>
          </w:p>
        </w:tc>
        <w:tc>
          <w:tcPr>
            <w:tcW w:w="698" w:type="pct"/>
            <w:hideMark/>
          </w:tcPr>
          <w:p w14:paraId="21A149B1" w14:textId="432F4CC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11" w:author="Can Hong NGOC" w:date="2020-08-31T11:22:00Z"/>
                <w:rFonts w:ascii="Arial" w:hAnsi="Arial" w:cs="Arial"/>
                <w:sz w:val="20"/>
                <w:szCs w:val="20"/>
              </w:rPr>
            </w:pPr>
            <w:del w:id="1712" w:author="Can Hong NGOC" w:date="2020-08-31T11:22:00Z">
              <w:r w:rsidRPr="00E905C1" w:rsidDel="009A1469">
                <w:rPr>
                  <w:rFonts w:ascii="Arial" w:hAnsi="Arial" w:cs="Arial"/>
                </w:rPr>
                <w:delText>TD008 UAT Environment Ready</w:delText>
              </w:r>
            </w:del>
          </w:p>
          <w:p w14:paraId="4394BDE1" w14:textId="08A1B12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13" w:author="Can Hong NGOC" w:date="2020-08-31T11:22:00Z"/>
                <w:rFonts w:ascii="Arial" w:hAnsi="Arial" w:cs="Arial"/>
                <w:sz w:val="20"/>
                <w:szCs w:val="20"/>
              </w:rPr>
            </w:pPr>
          </w:p>
        </w:tc>
        <w:tc>
          <w:tcPr>
            <w:tcW w:w="744" w:type="pct"/>
            <w:hideMark/>
          </w:tcPr>
          <w:p w14:paraId="3C452B84" w14:textId="17B5344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14" w:author="Can Hong NGOC" w:date="2020-08-31T11:22:00Z"/>
                <w:rFonts w:ascii="Arial" w:hAnsi="Arial" w:cs="Arial"/>
                <w:sz w:val="20"/>
                <w:szCs w:val="20"/>
              </w:rPr>
            </w:pPr>
            <w:del w:id="1715" w:author="Can Hong NGOC" w:date="2020-08-31T11:22:00Z">
              <w:r w:rsidRPr="00E905C1" w:rsidDel="009A1469">
                <w:rPr>
                  <w:rFonts w:ascii="Arial" w:hAnsi="Arial" w:cs="Arial"/>
                </w:rPr>
                <w:delText>System</w:delText>
              </w:r>
            </w:del>
          </w:p>
        </w:tc>
        <w:tc>
          <w:tcPr>
            <w:tcW w:w="278" w:type="pct"/>
            <w:vAlign w:val="center"/>
            <w:hideMark/>
          </w:tcPr>
          <w:p w14:paraId="44A34B6F" w14:textId="22215BC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16" w:author="Can Hong NGOC" w:date="2020-08-31T11:22:00Z"/>
                <w:rFonts w:ascii="Arial" w:hAnsi="Arial" w:cs="Arial"/>
                <w:sz w:val="20"/>
                <w:szCs w:val="20"/>
              </w:rPr>
              <w:pPrChange w:id="1717"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18" w:author="Can Hong NGOC" w:date="2020-08-31T11:22:00Z">
              <w:r w:rsidRPr="00E905C1" w:rsidDel="009A1469">
                <w:rPr>
                  <w:rFonts w:ascii="Arial" w:hAnsi="Arial" w:cs="Arial"/>
                </w:rPr>
                <w:delText>S</w:delText>
              </w:r>
            </w:del>
          </w:p>
        </w:tc>
        <w:tc>
          <w:tcPr>
            <w:tcW w:w="253" w:type="pct"/>
            <w:vAlign w:val="center"/>
          </w:tcPr>
          <w:p w14:paraId="4791AB0E" w14:textId="2F7D0C1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19" w:author="Can Hong NGOC" w:date="2020-08-31T11:22:00Z"/>
                <w:rFonts w:ascii="Arial" w:hAnsi="Arial" w:cs="Arial"/>
                <w:sz w:val="20"/>
                <w:szCs w:val="20"/>
              </w:rPr>
              <w:pPrChange w:id="172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21" w:author="Can Hong NGOC" w:date="2020-08-31T11:22:00Z">
              <w:r w:rsidRPr="00E905C1" w:rsidDel="009A1469">
                <w:rPr>
                  <w:rFonts w:ascii="Arial" w:hAnsi="Arial" w:cs="Arial"/>
                </w:rPr>
                <w:delText>S</w:delText>
              </w:r>
            </w:del>
          </w:p>
        </w:tc>
        <w:tc>
          <w:tcPr>
            <w:tcW w:w="252" w:type="pct"/>
            <w:vAlign w:val="center"/>
            <w:hideMark/>
          </w:tcPr>
          <w:p w14:paraId="3A5C07BC" w14:textId="0EED323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22" w:author="Can Hong NGOC" w:date="2020-08-31T11:22:00Z"/>
                <w:rFonts w:ascii="Arial" w:hAnsi="Arial" w:cs="Arial"/>
                <w:sz w:val="20"/>
                <w:szCs w:val="20"/>
              </w:rPr>
              <w:pPrChange w:id="172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24" w:author="Can Hong NGOC" w:date="2020-08-31T11:22:00Z">
              <w:r w:rsidRPr="00E905C1" w:rsidDel="009A1469">
                <w:rPr>
                  <w:rFonts w:ascii="Arial" w:hAnsi="Arial" w:cs="Arial"/>
                </w:rPr>
                <w:delText>E</w:delText>
              </w:r>
            </w:del>
          </w:p>
        </w:tc>
      </w:tr>
      <w:tr w:rsidR="00936C83" w:rsidRPr="00E905C1" w:rsidDel="009A1469" w14:paraId="27316A06" w14:textId="2AEF615B" w:rsidTr="00424C9D">
        <w:trPr>
          <w:cnfStyle w:val="000000100000" w:firstRow="0" w:lastRow="0" w:firstColumn="0" w:lastColumn="0" w:oddVBand="0" w:evenVBand="0" w:oddHBand="1" w:evenHBand="0" w:firstRowFirstColumn="0" w:firstRowLastColumn="0" w:lastRowFirstColumn="0" w:lastRowLastColumn="0"/>
          <w:trHeight w:val="1203"/>
          <w:del w:id="1725"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0CC557D4" w14:textId="4EE2283A" w:rsidR="00936C83" w:rsidRPr="00E905C1" w:rsidDel="009A1469" w:rsidRDefault="00936C83" w:rsidP="00E61E86">
            <w:pPr>
              <w:rPr>
                <w:del w:id="1726" w:author="Can Hong NGOC" w:date="2020-08-31T11:22:00Z"/>
                <w:rFonts w:ascii="Arial" w:hAnsi="Arial" w:cs="Arial"/>
                <w:sz w:val="20"/>
                <w:szCs w:val="20"/>
              </w:rPr>
            </w:pPr>
            <w:del w:id="1727" w:author="Can Hong NGOC" w:date="2020-08-31T11:22:00Z">
              <w:r w:rsidRPr="00E905C1" w:rsidDel="009A1469">
                <w:rPr>
                  <w:rFonts w:ascii="Arial" w:hAnsi="Arial" w:cs="Arial"/>
                </w:rPr>
                <w:delText>VK.T012</w:delText>
              </w:r>
            </w:del>
          </w:p>
        </w:tc>
        <w:tc>
          <w:tcPr>
            <w:tcW w:w="1013" w:type="pct"/>
          </w:tcPr>
          <w:p w14:paraId="09C721BB" w14:textId="61C3BB6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28" w:author="Can Hong NGOC" w:date="2020-08-31T11:22:00Z"/>
                <w:rFonts w:ascii="Arial" w:hAnsi="Arial" w:cs="Arial"/>
                <w:sz w:val="20"/>
                <w:szCs w:val="20"/>
              </w:rPr>
            </w:pPr>
            <w:del w:id="1729" w:author="Can Hong NGOC" w:date="2020-08-31T11:22:00Z">
              <w:r w:rsidRPr="00E905C1" w:rsidDel="009A1469">
                <w:rPr>
                  <w:rFonts w:ascii="Arial" w:hAnsi="Arial" w:cs="Arial"/>
                </w:rPr>
                <w:delText>Perform Performance testing</w:delText>
              </w:r>
            </w:del>
          </w:p>
        </w:tc>
        <w:tc>
          <w:tcPr>
            <w:tcW w:w="1396" w:type="pct"/>
          </w:tcPr>
          <w:p w14:paraId="3765C1E0" w14:textId="25C45CC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30" w:author="Can Hong NGOC" w:date="2020-08-31T11:22:00Z"/>
                <w:rFonts w:ascii="Arial" w:hAnsi="Arial" w:cs="Arial"/>
                <w:sz w:val="20"/>
                <w:szCs w:val="20"/>
              </w:rPr>
            </w:pPr>
            <w:del w:id="1731" w:author="Can Hong NGOC" w:date="2020-08-31T11:22:00Z">
              <w:r w:rsidRPr="00E905C1" w:rsidDel="009A1469">
                <w:rPr>
                  <w:rFonts w:ascii="Arial" w:hAnsi="Arial" w:cs="Arial"/>
                </w:rPr>
                <w:delText xml:space="preserve">Support bank to do performance testing with agreed volume user login simultaneously  </w:delText>
              </w:r>
            </w:del>
          </w:p>
        </w:tc>
        <w:tc>
          <w:tcPr>
            <w:tcW w:w="698" w:type="pct"/>
          </w:tcPr>
          <w:p w14:paraId="55CB7807" w14:textId="0D86D7D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32" w:author="Can Hong NGOC" w:date="2020-08-31T11:22:00Z"/>
                <w:rFonts w:ascii="Arial" w:hAnsi="Arial" w:cs="Arial"/>
                <w:sz w:val="20"/>
                <w:szCs w:val="20"/>
              </w:rPr>
            </w:pPr>
            <w:del w:id="1733" w:author="Can Hong NGOC" w:date="2020-08-31T11:22:00Z">
              <w:r w:rsidRPr="00E905C1" w:rsidDel="009A1469">
                <w:rPr>
                  <w:rFonts w:ascii="Arial" w:hAnsi="Arial" w:cs="Arial"/>
                </w:rPr>
                <w:delText>T012 Issue Log &amp; Test report</w:delText>
              </w:r>
            </w:del>
          </w:p>
        </w:tc>
        <w:tc>
          <w:tcPr>
            <w:tcW w:w="744" w:type="pct"/>
          </w:tcPr>
          <w:p w14:paraId="79C89395" w14:textId="26D9AFA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34" w:author="Can Hong NGOC" w:date="2020-08-31T11:22:00Z"/>
                <w:rFonts w:ascii="Arial" w:hAnsi="Arial" w:cs="Arial"/>
                <w:sz w:val="20"/>
                <w:szCs w:val="20"/>
              </w:rPr>
            </w:pPr>
            <w:del w:id="1735" w:author="Can Hong NGOC" w:date="2020-08-31T11:22:00Z">
              <w:r w:rsidRPr="00E905C1" w:rsidDel="009A1469">
                <w:rPr>
                  <w:rFonts w:ascii="Arial" w:hAnsi="Arial" w:cs="Arial"/>
                </w:rPr>
                <w:delText xml:space="preserve">Document </w:delText>
              </w:r>
            </w:del>
          </w:p>
        </w:tc>
        <w:tc>
          <w:tcPr>
            <w:tcW w:w="278" w:type="pct"/>
            <w:vAlign w:val="center"/>
          </w:tcPr>
          <w:p w14:paraId="1ED2C2AD" w14:textId="62BB2BC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36" w:author="Can Hong NGOC" w:date="2020-08-31T11:22:00Z"/>
                <w:rFonts w:ascii="Arial" w:hAnsi="Arial" w:cs="Arial"/>
                <w:sz w:val="20"/>
                <w:szCs w:val="20"/>
              </w:rPr>
              <w:pPrChange w:id="1737"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738" w:author="Can Hong NGOC" w:date="2020-08-31T11:22:00Z">
              <w:r w:rsidRPr="00E905C1" w:rsidDel="009A1469">
                <w:rPr>
                  <w:rFonts w:ascii="Arial" w:hAnsi="Arial" w:cs="Arial"/>
                </w:rPr>
                <w:delText>S</w:delText>
              </w:r>
            </w:del>
          </w:p>
        </w:tc>
        <w:tc>
          <w:tcPr>
            <w:tcW w:w="253" w:type="pct"/>
            <w:vAlign w:val="center"/>
          </w:tcPr>
          <w:p w14:paraId="168330F4" w14:textId="418C720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39" w:author="Can Hong NGOC" w:date="2020-08-31T11:22:00Z"/>
                <w:rFonts w:ascii="Arial" w:hAnsi="Arial" w:cs="Arial"/>
                <w:sz w:val="20"/>
                <w:szCs w:val="20"/>
              </w:rPr>
              <w:pPrChange w:id="174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c>
          <w:tcPr>
            <w:tcW w:w="252" w:type="pct"/>
            <w:vAlign w:val="center"/>
          </w:tcPr>
          <w:p w14:paraId="41F9CCC5" w14:textId="55A4B63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41" w:author="Can Hong NGOC" w:date="2020-08-31T11:22:00Z"/>
                <w:rFonts w:ascii="Arial" w:hAnsi="Arial" w:cs="Arial"/>
                <w:sz w:val="20"/>
                <w:szCs w:val="20"/>
              </w:rPr>
              <w:pPrChange w:id="1742"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743" w:author="Can Hong NGOC" w:date="2020-08-31T11:22:00Z">
              <w:r w:rsidRPr="00E905C1" w:rsidDel="009A1469">
                <w:rPr>
                  <w:rFonts w:ascii="Arial" w:hAnsi="Arial" w:cs="Arial"/>
                </w:rPr>
                <w:delText>E</w:delText>
              </w:r>
            </w:del>
          </w:p>
        </w:tc>
      </w:tr>
      <w:tr w:rsidR="00936C83" w:rsidRPr="00E905C1" w:rsidDel="009A1469" w14:paraId="36D4082A" w14:textId="4B439E83" w:rsidTr="00424C9D">
        <w:trPr>
          <w:trHeight w:val="1203"/>
          <w:del w:id="1744"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2DBD3475" w14:textId="2DDE2B3C" w:rsidR="00936C83" w:rsidRPr="00E905C1" w:rsidDel="009A1469" w:rsidRDefault="00936C83" w:rsidP="00E61E86">
            <w:pPr>
              <w:rPr>
                <w:del w:id="1745" w:author="Can Hong NGOC" w:date="2020-08-31T11:22:00Z"/>
                <w:rFonts w:ascii="Arial" w:hAnsi="Arial" w:cs="Arial"/>
                <w:sz w:val="20"/>
                <w:szCs w:val="20"/>
              </w:rPr>
            </w:pPr>
            <w:del w:id="1746" w:author="Can Hong NGOC" w:date="2020-08-31T11:22:00Z">
              <w:r w:rsidRPr="00E905C1" w:rsidDel="009A1469">
                <w:rPr>
                  <w:rFonts w:ascii="Arial" w:hAnsi="Arial" w:cs="Arial"/>
                </w:rPr>
                <w:delText>VK.T013</w:delText>
              </w:r>
            </w:del>
          </w:p>
        </w:tc>
        <w:tc>
          <w:tcPr>
            <w:tcW w:w="1013" w:type="pct"/>
          </w:tcPr>
          <w:p w14:paraId="4E9242E5" w14:textId="4A8F868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47" w:author="Can Hong NGOC" w:date="2020-08-31T11:22:00Z"/>
                <w:rFonts w:ascii="Arial" w:hAnsi="Arial" w:cs="Arial"/>
                <w:sz w:val="20"/>
                <w:szCs w:val="20"/>
              </w:rPr>
            </w:pPr>
            <w:del w:id="1748" w:author="Can Hong NGOC" w:date="2020-08-31T11:22:00Z">
              <w:r w:rsidRPr="00E905C1" w:rsidDel="009A1469">
                <w:rPr>
                  <w:rFonts w:ascii="Arial" w:hAnsi="Arial" w:cs="Arial"/>
                </w:rPr>
                <w:delText xml:space="preserve">Perform  non-functional test (Fail over, Switch over, Synchronization) </w:delText>
              </w:r>
            </w:del>
          </w:p>
        </w:tc>
        <w:tc>
          <w:tcPr>
            <w:tcW w:w="1396" w:type="pct"/>
          </w:tcPr>
          <w:p w14:paraId="5C1D3597" w14:textId="16BEDA1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49" w:author="Can Hong NGOC" w:date="2020-08-31T11:22:00Z"/>
                <w:rFonts w:ascii="Arial" w:hAnsi="Arial" w:cs="Arial"/>
                <w:sz w:val="20"/>
                <w:szCs w:val="20"/>
              </w:rPr>
            </w:pPr>
            <w:del w:id="1750" w:author="Can Hong NGOC" w:date="2020-08-31T11:22:00Z">
              <w:r w:rsidRPr="00E905C1" w:rsidDel="009A1469">
                <w:rPr>
                  <w:rFonts w:ascii="Arial" w:hAnsi="Arial" w:cs="Arial"/>
                </w:rPr>
                <w:delText>Support Bank to do functional test (Fail over, Switch over, Synchronization)</w:delText>
              </w:r>
            </w:del>
          </w:p>
        </w:tc>
        <w:tc>
          <w:tcPr>
            <w:tcW w:w="698" w:type="pct"/>
          </w:tcPr>
          <w:p w14:paraId="679DB8FF" w14:textId="5ACA303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51" w:author="Can Hong NGOC" w:date="2020-08-31T11:22:00Z"/>
                <w:rFonts w:ascii="Arial" w:hAnsi="Arial" w:cs="Arial"/>
                <w:sz w:val="20"/>
                <w:szCs w:val="20"/>
              </w:rPr>
            </w:pPr>
            <w:del w:id="1752" w:author="Can Hong NGOC" w:date="2020-08-31T11:22:00Z">
              <w:r w:rsidRPr="00E905C1" w:rsidDel="009A1469">
                <w:rPr>
                  <w:rFonts w:ascii="Arial" w:hAnsi="Arial" w:cs="Arial"/>
                </w:rPr>
                <w:delText>T013 issue log &amp; Test report</w:delText>
              </w:r>
            </w:del>
          </w:p>
        </w:tc>
        <w:tc>
          <w:tcPr>
            <w:tcW w:w="744" w:type="pct"/>
          </w:tcPr>
          <w:p w14:paraId="28CEF1FE" w14:textId="69CF8CC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53" w:author="Can Hong NGOC" w:date="2020-08-31T11:22:00Z"/>
                <w:rFonts w:ascii="Arial" w:hAnsi="Arial" w:cs="Arial"/>
                <w:sz w:val="20"/>
                <w:szCs w:val="20"/>
              </w:rPr>
            </w:pPr>
            <w:del w:id="1754" w:author="Can Hong NGOC" w:date="2020-08-31T11:22:00Z">
              <w:r w:rsidRPr="00E905C1" w:rsidDel="009A1469">
                <w:rPr>
                  <w:rFonts w:ascii="Arial" w:hAnsi="Arial" w:cs="Arial"/>
                </w:rPr>
                <w:delText>Document</w:delText>
              </w:r>
            </w:del>
          </w:p>
        </w:tc>
        <w:tc>
          <w:tcPr>
            <w:tcW w:w="278" w:type="pct"/>
            <w:vAlign w:val="center"/>
          </w:tcPr>
          <w:p w14:paraId="26267192" w14:textId="0B41390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55" w:author="Can Hong NGOC" w:date="2020-08-31T11:22:00Z"/>
                <w:rFonts w:ascii="Arial" w:hAnsi="Arial" w:cs="Arial"/>
                <w:sz w:val="20"/>
                <w:szCs w:val="20"/>
              </w:rPr>
              <w:pPrChange w:id="1756"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57" w:author="Can Hong NGOC" w:date="2020-08-31T11:22:00Z">
              <w:r w:rsidRPr="00E905C1" w:rsidDel="009A1469">
                <w:rPr>
                  <w:rFonts w:ascii="Arial" w:hAnsi="Arial" w:cs="Arial"/>
                </w:rPr>
                <w:delText>S</w:delText>
              </w:r>
            </w:del>
          </w:p>
        </w:tc>
        <w:tc>
          <w:tcPr>
            <w:tcW w:w="253" w:type="pct"/>
            <w:vAlign w:val="center"/>
          </w:tcPr>
          <w:p w14:paraId="2BDFAEC7" w14:textId="7DA074F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58" w:author="Can Hong NGOC" w:date="2020-08-31T11:22:00Z"/>
                <w:rFonts w:ascii="Arial" w:hAnsi="Arial" w:cs="Arial"/>
                <w:sz w:val="20"/>
                <w:szCs w:val="20"/>
              </w:rPr>
              <w:pPrChange w:id="1759"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60" w:author="Can Hong NGOC" w:date="2020-08-31T11:22:00Z">
              <w:r w:rsidRPr="00E905C1" w:rsidDel="009A1469">
                <w:rPr>
                  <w:rFonts w:ascii="Arial" w:hAnsi="Arial" w:cs="Arial"/>
                </w:rPr>
                <w:delText>S</w:delText>
              </w:r>
            </w:del>
          </w:p>
        </w:tc>
        <w:tc>
          <w:tcPr>
            <w:tcW w:w="252" w:type="pct"/>
            <w:vAlign w:val="center"/>
          </w:tcPr>
          <w:p w14:paraId="3F40DFBC" w14:textId="6B1978F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61" w:author="Can Hong NGOC" w:date="2020-08-31T11:22:00Z"/>
                <w:rFonts w:ascii="Arial" w:hAnsi="Arial" w:cs="Arial"/>
                <w:sz w:val="20"/>
                <w:szCs w:val="20"/>
              </w:rPr>
              <w:pPrChange w:id="1762"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63" w:author="Can Hong NGOC" w:date="2020-08-31T11:22:00Z">
              <w:r w:rsidRPr="00E905C1" w:rsidDel="009A1469">
                <w:rPr>
                  <w:rFonts w:ascii="Arial" w:hAnsi="Arial" w:cs="Arial"/>
                </w:rPr>
                <w:delText>E</w:delText>
              </w:r>
            </w:del>
          </w:p>
        </w:tc>
      </w:tr>
      <w:tr w:rsidR="00936C83" w:rsidRPr="00E905C1" w:rsidDel="009A1469" w14:paraId="10AB3097" w14:textId="7D3F8DB0" w:rsidTr="00424C9D">
        <w:trPr>
          <w:cnfStyle w:val="000000100000" w:firstRow="0" w:lastRow="0" w:firstColumn="0" w:lastColumn="0" w:oddVBand="0" w:evenVBand="0" w:oddHBand="1" w:evenHBand="0" w:firstRowFirstColumn="0" w:firstRowLastColumn="0" w:lastRowFirstColumn="0" w:lastRowLastColumn="0"/>
          <w:trHeight w:val="1203"/>
          <w:del w:id="1764"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7F49F710" w14:textId="2BCCA2F3" w:rsidR="00936C83" w:rsidRPr="00E905C1" w:rsidDel="009A1469" w:rsidRDefault="00936C83" w:rsidP="00E61E86">
            <w:pPr>
              <w:rPr>
                <w:del w:id="1765" w:author="Can Hong NGOC" w:date="2020-08-31T11:22:00Z"/>
                <w:rFonts w:ascii="Arial" w:hAnsi="Arial" w:cs="Arial"/>
                <w:sz w:val="20"/>
                <w:szCs w:val="20"/>
              </w:rPr>
            </w:pPr>
            <w:del w:id="1766" w:author="Can Hong NGOC" w:date="2020-08-31T11:22:00Z">
              <w:r w:rsidRPr="00E905C1" w:rsidDel="009A1469">
                <w:rPr>
                  <w:rFonts w:ascii="Arial" w:hAnsi="Arial" w:cs="Arial"/>
                </w:rPr>
                <w:delText>VK.T014</w:delText>
              </w:r>
            </w:del>
          </w:p>
        </w:tc>
        <w:tc>
          <w:tcPr>
            <w:tcW w:w="1013" w:type="pct"/>
          </w:tcPr>
          <w:p w14:paraId="53982FC6" w14:textId="1CA86C5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67" w:author="Can Hong NGOC" w:date="2020-08-31T11:22:00Z"/>
                <w:rFonts w:ascii="Arial" w:hAnsi="Arial" w:cs="Arial"/>
                <w:sz w:val="20"/>
                <w:szCs w:val="20"/>
              </w:rPr>
            </w:pPr>
            <w:del w:id="1768" w:author="Can Hong NGOC" w:date="2020-08-31T11:22:00Z">
              <w:r w:rsidRPr="00E905C1" w:rsidDel="009A1469">
                <w:rPr>
                  <w:rFonts w:ascii="Arial" w:hAnsi="Arial" w:cs="Arial"/>
                </w:rPr>
                <w:delText>Perform Security test</w:delText>
              </w:r>
            </w:del>
          </w:p>
        </w:tc>
        <w:tc>
          <w:tcPr>
            <w:tcW w:w="1396" w:type="pct"/>
          </w:tcPr>
          <w:p w14:paraId="106DAEA7" w14:textId="6350EDD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69" w:author="Can Hong NGOC" w:date="2020-08-31T11:22:00Z"/>
                <w:rFonts w:ascii="Arial" w:hAnsi="Arial" w:cs="Arial"/>
                <w:sz w:val="20"/>
                <w:szCs w:val="20"/>
              </w:rPr>
            </w:pPr>
            <w:del w:id="1770" w:author="Can Hong NGOC" w:date="2020-08-31T11:22:00Z">
              <w:r w:rsidRPr="00E905C1" w:rsidDel="009A1469">
                <w:rPr>
                  <w:rFonts w:ascii="Arial" w:hAnsi="Arial" w:cs="Arial"/>
                </w:rPr>
                <w:delText>Support Bank to do security test</w:delText>
              </w:r>
            </w:del>
          </w:p>
        </w:tc>
        <w:tc>
          <w:tcPr>
            <w:tcW w:w="698" w:type="pct"/>
          </w:tcPr>
          <w:p w14:paraId="5AD1E979" w14:textId="30D125B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71" w:author="Can Hong NGOC" w:date="2020-08-31T11:22:00Z"/>
                <w:rFonts w:ascii="Arial" w:hAnsi="Arial" w:cs="Arial"/>
                <w:sz w:val="20"/>
                <w:szCs w:val="20"/>
              </w:rPr>
            </w:pPr>
            <w:del w:id="1772" w:author="Can Hong NGOC" w:date="2020-08-31T11:22:00Z">
              <w:r w:rsidRPr="00E905C1" w:rsidDel="009A1469">
                <w:rPr>
                  <w:rFonts w:ascii="Arial" w:hAnsi="Arial" w:cs="Arial"/>
                </w:rPr>
                <w:delText>T013 issue log &amp; Test report</w:delText>
              </w:r>
            </w:del>
          </w:p>
        </w:tc>
        <w:tc>
          <w:tcPr>
            <w:tcW w:w="744" w:type="pct"/>
          </w:tcPr>
          <w:p w14:paraId="41F6B8A0" w14:textId="32E8E7DB"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73" w:author="Can Hong NGOC" w:date="2020-08-31T11:22:00Z"/>
                <w:rFonts w:ascii="Arial" w:hAnsi="Arial" w:cs="Arial"/>
                <w:sz w:val="20"/>
                <w:szCs w:val="20"/>
              </w:rPr>
            </w:pPr>
            <w:del w:id="1774" w:author="Can Hong NGOC" w:date="2020-08-31T11:22:00Z">
              <w:r w:rsidRPr="00E905C1" w:rsidDel="009A1469">
                <w:rPr>
                  <w:rFonts w:ascii="Arial" w:hAnsi="Arial" w:cs="Arial"/>
                </w:rPr>
                <w:delText>Document</w:delText>
              </w:r>
            </w:del>
          </w:p>
        </w:tc>
        <w:tc>
          <w:tcPr>
            <w:tcW w:w="278" w:type="pct"/>
            <w:vAlign w:val="center"/>
          </w:tcPr>
          <w:p w14:paraId="31159AA8" w14:textId="06F0938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75" w:author="Can Hong NGOC" w:date="2020-08-31T11:22:00Z"/>
                <w:rFonts w:ascii="Arial" w:hAnsi="Arial" w:cs="Arial"/>
                <w:sz w:val="20"/>
                <w:szCs w:val="20"/>
              </w:rPr>
              <w:pPrChange w:id="177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777" w:author="Can Hong NGOC" w:date="2020-08-31T11:22:00Z">
              <w:r w:rsidRPr="00E905C1" w:rsidDel="009A1469">
                <w:rPr>
                  <w:rFonts w:ascii="Arial" w:hAnsi="Arial" w:cs="Arial"/>
                </w:rPr>
                <w:delText>S</w:delText>
              </w:r>
            </w:del>
          </w:p>
        </w:tc>
        <w:tc>
          <w:tcPr>
            <w:tcW w:w="253" w:type="pct"/>
            <w:vAlign w:val="center"/>
          </w:tcPr>
          <w:p w14:paraId="24DAF247" w14:textId="56597C9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78" w:author="Can Hong NGOC" w:date="2020-08-31T11:22:00Z"/>
                <w:rFonts w:ascii="Arial" w:hAnsi="Arial" w:cs="Arial"/>
                <w:sz w:val="20"/>
                <w:szCs w:val="20"/>
              </w:rPr>
              <w:pPrChange w:id="1779"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c>
          <w:tcPr>
            <w:tcW w:w="252" w:type="pct"/>
            <w:vAlign w:val="center"/>
          </w:tcPr>
          <w:p w14:paraId="7E8D6010" w14:textId="16B6C8B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780" w:author="Can Hong NGOC" w:date="2020-08-31T11:22:00Z"/>
                <w:rFonts w:ascii="Arial" w:hAnsi="Arial" w:cs="Arial"/>
                <w:sz w:val="20"/>
                <w:szCs w:val="20"/>
              </w:rPr>
              <w:pPrChange w:id="1781"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782" w:author="Can Hong NGOC" w:date="2020-08-31T11:22:00Z">
              <w:r w:rsidRPr="00E905C1" w:rsidDel="009A1469">
                <w:rPr>
                  <w:rFonts w:ascii="Arial" w:hAnsi="Arial" w:cs="Arial"/>
                </w:rPr>
                <w:delText>E</w:delText>
              </w:r>
            </w:del>
          </w:p>
        </w:tc>
      </w:tr>
      <w:tr w:rsidR="00936C83" w:rsidRPr="00E905C1" w:rsidDel="009A1469" w14:paraId="3DB29D5E" w14:textId="5234CB9C" w:rsidTr="00424C9D">
        <w:trPr>
          <w:trHeight w:val="1203"/>
          <w:del w:id="1783" w:author="Can Hong NGOC" w:date="2020-08-31T11:22:00Z"/>
        </w:trPr>
        <w:tc>
          <w:tcPr>
            <w:cnfStyle w:val="001000000000" w:firstRow="0" w:lastRow="0" w:firstColumn="1" w:lastColumn="0" w:oddVBand="0" w:evenVBand="0" w:oddHBand="0" w:evenHBand="0" w:firstRowFirstColumn="0" w:firstRowLastColumn="0" w:lastRowFirstColumn="0" w:lastRowLastColumn="0"/>
            <w:tcW w:w="366" w:type="pct"/>
            <w:noWrap/>
          </w:tcPr>
          <w:p w14:paraId="1273BE31" w14:textId="466802C6" w:rsidR="00936C83" w:rsidRPr="00E905C1" w:rsidDel="009A1469" w:rsidRDefault="00936C83" w:rsidP="00E61E86">
            <w:pPr>
              <w:rPr>
                <w:del w:id="1784" w:author="Can Hong NGOC" w:date="2020-08-31T11:22:00Z"/>
                <w:rFonts w:ascii="Arial" w:hAnsi="Arial" w:cs="Arial"/>
                <w:sz w:val="20"/>
                <w:szCs w:val="20"/>
                <w:highlight w:val="yellow"/>
              </w:rPr>
            </w:pPr>
            <w:del w:id="1785" w:author="Can Hong NGOC" w:date="2020-08-31T11:22:00Z">
              <w:r w:rsidRPr="00E905C1" w:rsidDel="009A1469">
                <w:rPr>
                  <w:rFonts w:ascii="Arial" w:hAnsi="Arial" w:cs="Arial"/>
                </w:rPr>
                <w:delText>VK.T015</w:delText>
              </w:r>
            </w:del>
          </w:p>
        </w:tc>
        <w:tc>
          <w:tcPr>
            <w:tcW w:w="1013" w:type="pct"/>
          </w:tcPr>
          <w:p w14:paraId="7D540D27" w14:textId="567BB16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86" w:author="Can Hong NGOC" w:date="2020-08-31T11:22:00Z"/>
                <w:rFonts w:ascii="Arial" w:hAnsi="Arial" w:cs="Arial"/>
                <w:sz w:val="20"/>
                <w:szCs w:val="20"/>
                <w:highlight w:val="yellow"/>
              </w:rPr>
            </w:pPr>
            <w:del w:id="1787" w:author="Can Hong NGOC" w:date="2020-08-31T11:22:00Z">
              <w:r w:rsidRPr="00E905C1" w:rsidDel="009A1469">
                <w:rPr>
                  <w:rFonts w:ascii="Arial" w:hAnsi="Arial" w:cs="Arial"/>
                </w:rPr>
                <w:delText>Solution Architecture document (Final version)</w:delText>
              </w:r>
            </w:del>
          </w:p>
        </w:tc>
        <w:tc>
          <w:tcPr>
            <w:tcW w:w="1396" w:type="pct"/>
          </w:tcPr>
          <w:p w14:paraId="1C898995" w14:textId="46490A7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88" w:author="Can Hong NGOC" w:date="2020-08-31T11:22:00Z"/>
                <w:rFonts w:ascii="Arial" w:hAnsi="Arial" w:cs="Arial"/>
                <w:sz w:val="20"/>
                <w:szCs w:val="20"/>
                <w:highlight w:val="yellow"/>
              </w:rPr>
            </w:pPr>
            <w:del w:id="1789" w:author="Can Hong NGOC" w:date="2020-08-31T11:22:00Z">
              <w:r w:rsidRPr="00E905C1" w:rsidDel="009A1469">
                <w:rPr>
                  <w:rFonts w:ascii="Arial" w:hAnsi="Arial" w:cs="Arial"/>
                </w:rPr>
                <w:delText>Solution Architecture document (Final version including DC, HA, DR)</w:delText>
              </w:r>
            </w:del>
          </w:p>
        </w:tc>
        <w:tc>
          <w:tcPr>
            <w:tcW w:w="698" w:type="pct"/>
          </w:tcPr>
          <w:p w14:paraId="636FC8B5" w14:textId="2AA6F6D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90" w:author="Can Hong NGOC" w:date="2020-08-31T11:22:00Z"/>
                <w:rFonts w:ascii="Arial" w:hAnsi="Arial" w:cs="Arial"/>
                <w:sz w:val="20"/>
                <w:szCs w:val="20"/>
                <w:highlight w:val="yellow"/>
              </w:rPr>
            </w:pPr>
            <w:del w:id="1791" w:author="Can Hong NGOC" w:date="2020-08-31T11:22:00Z">
              <w:r w:rsidRPr="00E905C1" w:rsidDel="009A1469">
                <w:rPr>
                  <w:rFonts w:ascii="Arial" w:hAnsi="Arial" w:cs="Arial"/>
                </w:rPr>
                <w:delText>T015 Solution Architecture document (Final version)</w:delText>
              </w:r>
            </w:del>
          </w:p>
        </w:tc>
        <w:tc>
          <w:tcPr>
            <w:tcW w:w="744" w:type="pct"/>
          </w:tcPr>
          <w:p w14:paraId="5273AEB4" w14:textId="702E293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92" w:author="Can Hong NGOC" w:date="2020-08-31T11:22:00Z"/>
                <w:rFonts w:ascii="Arial" w:hAnsi="Arial" w:cs="Arial"/>
                <w:sz w:val="20"/>
                <w:szCs w:val="20"/>
                <w:highlight w:val="yellow"/>
              </w:rPr>
            </w:pPr>
            <w:del w:id="1793" w:author="Can Hong NGOC" w:date="2020-08-31T11:22:00Z">
              <w:r w:rsidRPr="00E905C1" w:rsidDel="009A1469">
                <w:rPr>
                  <w:rFonts w:ascii="Arial" w:hAnsi="Arial" w:cs="Arial"/>
                </w:rPr>
                <w:delText>Document</w:delText>
              </w:r>
            </w:del>
          </w:p>
        </w:tc>
        <w:tc>
          <w:tcPr>
            <w:tcW w:w="278" w:type="pct"/>
            <w:vAlign w:val="center"/>
          </w:tcPr>
          <w:p w14:paraId="3B021F42" w14:textId="04C5D60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94" w:author="Can Hong NGOC" w:date="2020-08-31T11:22:00Z"/>
                <w:rFonts w:ascii="Arial" w:hAnsi="Arial" w:cs="Arial"/>
                <w:sz w:val="20"/>
                <w:szCs w:val="20"/>
                <w:highlight w:val="yellow"/>
              </w:rPr>
              <w:pPrChange w:id="1795"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96" w:author="Can Hong NGOC" w:date="2020-08-31T11:22:00Z">
              <w:r w:rsidRPr="00E905C1" w:rsidDel="009A1469">
                <w:rPr>
                  <w:rFonts w:ascii="Arial" w:hAnsi="Arial" w:cs="Arial"/>
                </w:rPr>
                <w:delText>E</w:delText>
              </w:r>
            </w:del>
          </w:p>
        </w:tc>
        <w:tc>
          <w:tcPr>
            <w:tcW w:w="253" w:type="pct"/>
            <w:vAlign w:val="center"/>
          </w:tcPr>
          <w:p w14:paraId="5B760815" w14:textId="6A790CB6"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797" w:author="Can Hong NGOC" w:date="2020-08-31T11:22:00Z"/>
                <w:rFonts w:ascii="Arial" w:hAnsi="Arial" w:cs="Arial"/>
                <w:sz w:val="20"/>
                <w:szCs w:val="20"/>
              </w:rPr>
              <w:pPrChange w:id="1798"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799" w:author="Can Hong NGOC" w:date="2020-08-31T11:22:00Z">
              <w:r w:rsidRPr="00E905C1" w:rsidDel="009A1469">
                <w:rPr>
                  <w:rFonts w:ascii="Arial" w:hAnsi="Arial" w:cs="Arial"/>
                </w:rPr>
                <w:delText>S</w:delText>
              </w:r>
            </w:del>
          </w:p>
        </w:tc>
        <w:tc>
          <w:tcPr>
            <w:tcW w:w="252" w:type="pct"/>
            <w:vAlign w:val="center"/>
          </w:tcPr>
          <w:p w14:paraId="5A20F70D" w14:textId="5CC02413"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00" w:author="Can Hong NGOC" w:date="2020-08-31T11:22:00Z"/>
                <w:rFonts w:ascii="Arial" w:hAnsi="Arial" w:cs="Arial"/>
                <w:sz w:val="20"/>
                <w:szCs w:val="20"/>
                <w:highlight w:val="yellow"/>
              </w:rPr>
              <w:pPrChange w:id="1801"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802" w:author="Can Hong NGOC" w:date="2020-08-31T11:22:00Z">
              <w:r w:rsidRPr="00E905C1" w:rsidDel="009A1469">
                <w:rPr>
                  <w:rFonts w:ascii="Arial" w:hAnsi="Arial" w:cs="Arial"/>
                </w:rPr>
                <w:delText>S</w:delText>
              </w:r>
            </w:del>
          </w:p>
        </w:tc>
      </w:tr>
    </w:tbl>
    <w:bookmarkEnd w:id="1514"/>
    <w:p w14:paraId="084BEB5B" w14:textId="4E74104A" w:rsidR="00936C83" w:rsidRPr="00424C9D" w:rsidDel="009A1469" w:rsidRDefault="00936C83" w:rsidP="00E61E86">
      <w:pPr>
        <w:rPr>
          <w:del w:id="1803" w:author="Can Hong NGOC" w:date="2020-08-31T11:22:00Z"/>
          <w:rFonts w:ascii="Arial" w:hAnsi="Arial" w:cs="Arial"/>
        </w:rPr>
      </w:pPr>
      <w:del w:id="1804" w:author="Can Hong NGOC" w:date="2020-08-31T11:22:00Z">
        <w:r w:rsidRPr="00424C9D" w:rsidDel="009A1469">
          <w:rPr>
            <w:rFonts w:ascii="Arial" w:hAnsi="Arial" w:cs="Arial"/>
          </w:rPr>
          <w:delText>Gate 4: Testing Complete</w:delText>
        </w:r>
      </w:del>
    </w:p>
    <w:p w14:paraId="6390AB1E" w14:textId="72962A97" w:rsidR="00936C83" w:rsidRPr="00424C9D" w:rsidDel="009A1469" w:rsidRDefault="00936C83">
      <w:pPr>
        <w:rPr>
          <w:del w:id="1805" w:author="Can Hong NGOC" w:date="2020-08-31T11:22:00Z"/>
          <w:rFonts w:ascii="Arial" w:hAnsi="Arial" w:cs="Arial"/>
        </w:rPr>
      </w:pPr>
      <w:del w:id="1806" w:author="Can Hong NGOC" w:date="2020-08-31T11:22:00Z">
        <w:r w:rsidRPr="00424C9D" w:rsidDel="009A1469">
          <w:rPr>
            <w:rFonts w:ascii="Arial" w:hAnsi="Arial" w:cs="Arial"/>
          </w:rPr>
          <w:delText>Client formal approvals/ exit gates will be back to back between Client-</w:delText>
        </w:r>
        <w:r w:rsidR="00AD407A" w:rsidDel="009A1469">
          <w:rPr>
            <w:rFonts w:ascii="Arial" w:hAnsi="Arial" w:cs="Arial"/>
          </w:rPr>
          <w:delText>Finastra</w:delText>
        </w:r>
        <w:r w:rsidRPr="00424C9D" w:rsidDel="009A1469">
          <w:rPr>
            <w:rFonts w:ascii="Arial" w:hAnsi="Arial" w:cs="Arial"/>
          </w:rPr>
          <w:delText>-</w:delText>
        </w:r>
        <w:r w:rsidR="00AD407A" w:rsidDel="009A1469">
          <w:rPr>
            <w:rFonts w:ascii="Arial" w:hAnsi="Arial" w:cs="Arial"/>
          </w:rPr>
          <w:delText>Contractor</w:delText>
        </w:r>
      </w:del>
    </w:p>
    <w:p w14:paraId="40018C6B" w14:textId="05ECCE02" w:rsidR="00936C83" w:rsidRPr="00424C9D" w:rsidDel="009A1469" w:rsidRDefault="00936C83">
      <w:pPr>
        <w:rPr>
          <w:del w:id="1807" w:author="Can Hong NGOC" w:date="2020-08-31T11:22:00Z"/>
          <w:rFonts w:ascii="Arial" w:hAnsi="Arial" w:cs="Arial"/>
        </w:rPr>
        <w:pPrChange w:id="1808" w:author="Can Hong NGOC" w:date="2020-08-31T11:22:00Z">
          <w:pPr>
            <w:pStyle w:val="ListParagraph"/>
            <w:numPr>
              <w:numId w:val="22"/>
            </w:numPr>
            <w:spacing w:after="160" w:line="259" w:lineRule="auto"/>
            <w:ind w:left="288" w:hanging="216"/>
          </w:pPr>
        </w:pPrChange>
      </w:pPr>
      <w:del w:id="1809" w:author="Can Hong NGOC" w:date="2020-08-31T11:22:00Z">
        <w:r w:rsidRPr="00424C9D" w:rsidDel="009A1469">
          <w:rPr>
            <w:rFonts w:ascii="Arial" w:hAnsi="Arial" w:cs="Arial"/>
          </w:rPr>
          <w:delText>Gate 4.1 Signed SIT/UAT Plan</w:delText>
        </w:r>
      </w:del>
    </w:p>
    <w:p w14:paraId="1674BBA4" w14:textId="08616B1F" w:rsidR="00936C83" w:rsidRPr="00424C9D" w:rsidDel="009A1469" w:rsidRDefault="00936C83">
      <w:pPr>
        <w:rPr>
          <w:del w:id="1810" w:author="Can Hong NGOC" w:date="2020-08-31T11:22:00Z"/>
          <w:rFonts w:ascii="Arial" w:hAnsi="Arial" w:cs="Arial"/>
        </w:rPr>
        <w:pPrChange w:id="1811" w:author="Can Hong NGOC" w:date="2020-08-31T11:22:00Z">
          <w:pPr>
            <w:pStyle w:val="ListParagraph"/>
            <w:numPr>
              <w:numId w:val="22"/>
            </w:numPr>
            <w:spacing w:after="160" w:line="259" w:lineRule="auto"/>
            <w:ind w:left="288" w:hanging="216"/>
          </w:pPr>
        </w:pPrChange>
      </w:pPr>
      <w:del w:id="1812" w:author="Can Hong NGOC" w:date="2020-08-31T11:22:00Z">
        <w:r w:rsidRPr="00424C9D" w:rsidDel="009A1469">
          <w:rPr>
            <w:rFonts w:ascii="Arial" w:hAnsi="Arial" w:cs="Arial"/>
          </w:rPr>
          <w:delText>Gate 4.2 Signed Testing Completion</w:delText>
        </w:r>
      </w:del>
    </w:p>
    <w:p w14:paraId="56CDB241" w14:textId="5780F0A9" w:rsidR="00936C83" w:rsidRPr="00FA7A9B" w:rsidDel="009A1469" w:rsidRDefault="00936C83">
      <w:pPr>
        <w:rPr>
          <w:del w:id="1813" w:author="Can Hong NGOC" w:date="2020-08-31T11:22:00Z"/>
          <w:rFonts w:ascii="Arial" w:hAnsi="Arial" w:cs="Arial"/>
        </w:rPr>
        <w:pPrChange w:id="1814" w:author="Can Hong NGOC" w:date="2020-08-31T11:22:00Z">
          <w:pPr>
            <w:pStyle w:val="ListParagraph"/>
            <w:numPr>
              <w:numId w:val="22"/>
            </w:numPr>
            <w:spacing w:after="160" w:line="259" w:lineRule="auto"/>
            <w:ind w:left="288" w:hanging="216"/>
          </w:pPr>
        </w:pPrChange>
      </w:pPr>
      <w:del w:id="1815" w:author="Can Hong NGOC" w:date="2020-08-31T11:22:00Z">
        <w:r w:rsidRPr="00424C9D" w:rsidDel="009A1469">
          <w:rPr>
            <w:rFonts w:ascii="Arial" w:hAnsi="Arial" w:cs="Arial"/>
          </w:rPr>
          <w:delText>Gate 4.3 Signed Mock Conversion Report</w:delText>
        </w:r>
      </w:del>
    </w:p>
    <w:p w14:paraId="2C3C4CD8" w14:textId="089D6BEC" w:rsidR="00936C83" w:rsidRPr="00424C9D" w:rsidDel="009A1469" w:rsidRDefault="00936C83" w:rsidP="00E61E86">
      <w:pPr>
        <w:rPr>
          <w:del w:id="1816" w:author="Can Hong NGOC" w:date="2020-08-31T11:22:00Z"/>
          <w:rFonts w:ascii="Arial" w:hAnsi="Arial" w:cs="Arial"/>
        </w:rPr>
      </w:pPr>
    </w:p>
    <w:p w14:paraId="20D17456" w14:textId="1A41FF20" w:rsidR="00936C83" w:rsidRPr="00424C9D" w:rsidDel="009A1469" w:rsidRDefault="00936C83">
      <w:pPr>
        <w:rPr>
          <w:del w:id="1817" w:author="Can Hong NGOC" w:date="2020-08-31T11:22:00Z"/>
          <w:rFonts w:ascii="Arial" w:hAnsi="Arial" w:cs="Arial"/>
        </w:rPr>
      </w:pPr>
    </w:p>
    <w:p w14:paraId="1E68C1B0" w14:textId="70E51F8D" w:rsidR="00936C83" w:rsidRPr="00424C9D" w:rsidDel="009A1469" w:rsidRDefault="00936C83">
      <w:pPr>
        <w:rPr>
          <w:del w:id="1818" w:author="Can Hong NGOC" w:date="2020-08-31T11:22:00Z"/>
          <w:rFonts w:ascii="Arial" w:hAnsi="Arial" w:cs="Arial"/>
          <w:b/>
        </w:rPr>
      </w:pPr>
      <w:del w:id="1819" w:author="Can Hong NGOC" w:date="2020-08-31T11:22:00Z">
        <w:r w:rsidRPr="00424C9D" w:rsidDel="009A1469">
          <w:rPr>
            <w:rFonts w:ascii="Arial" w:hAnsi="Arial" w:cs="Arial"/>
            <w:b/>
          </w:rPr>
          <w:delText>Close stage deliverables</w:delText>
        </w:r>
      </w:del>
    </w:p>
    <w:tbl>
      <w:tblPr>
        <w:tblStyle w:val="GridTable4-Accent12"/>
        <w:tblW w:w="5000" w:type="pct"/>
        <w:tblLayout w:type="fixed"/>
        <w:tblLook w:val="04A0" w:firstRow="1" w:lastRow="0" w:firstColumn="1" w:lastColumn="0" w:noHBand="0" w:noVBand="1"/>
      </w:tblPr>
      <w:tblGrid>
        <w:gridCol w:w="1211"/>
        <w:gridCol w:w="2976"/>
        <w:gridCol w:w="4022"/>
        <w:gridCol w:w="2064"/>
        <w:gridCol w:w="2200"/>
        <w:gridCol w:w="822"/>
        <w:gridCol w:w="748"/>
        <w:gridCol w:w="745"/>
      </w:tblGrid>
      <w:tr w:rsidR="00936C83" w:rsidRPr="00E905C1" w:rsidDel="009A1469" w14:paraId="17338A37" w14:textId="143A9A29" w:rsidTr="00424C9D">
        <w:trPr>
          <w:cnfStyle w:val="100000000000" w:firstRow="1" w:lastRow="0" w:firstColumn="0" w:lastColumn="0" w:oddVBand="0" w:evenVBand="0" w:oddHBand="0" w:evenHBand="0" w:firstRowFirstColumn="0" w:firstRowLastColumn="0" w:lastRowFirstColumn="0" w:lastRowLastColumn="0"/>
          <w:trHeight w:val="1311"/>
          <w:del w:id="1820"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vAlign w:val="center"/>
            <w:hideMark/>
          </w:tcPr>
          <w:p w14:paraId="33DB4A7D" w14:textId="71F57501" w:rsidR="00936C83" w:rsidRPr="00E905C1" w:rsidDel="009A1469" w:rsidRDefault="00936C83">
            <w:pPr>
              <w:rPr>
                <w:del w:id="1821" w:author="Can Hong NGOC" w:date="2020-08-31T11:22:00Z"/>
                <w:rFonts w:ascii="Arial" w:hAnsi="Arial" w:cs="Arial"/>
                <w:sz w:val="20"/>
                <w:szCs w:val="20"/>
              </w:rPr>
            </w:pPr>
            <w:del w:id="1822" w:author="Can Hong NGOC" w:date="2020-08-31T11:22:00Z">
              <w:r w:rsidRPr="00E905C1" w:rsidDel="009A1469">
                <w:rPr>
                  <w:rFonts w:ascii="Arial" w:hAnsi="Arial" w:cs="Arial"/>
                </w:rPr>
                <w:delText>ID</w:delText>
              </w:r>
            </w:del>
          </w:p>
        </w:tc>
        <w:tc>
          <w:tcPr>
            <w:tcW w:w="1006" w:type="pct"/>
            <w:vAlign w:val="center"/>
            <w:hideMark/>
          </w:tcPr>
          <w:p w14:paraId="7EC5772C" w14:textId="5B010187"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823" w:author="Can Hong NGOC" w:date="2020-08-31T11:22:00Z"/>
                <w:rFonts w:ascii="Arial" w:hAnsi="Arial" w:cs="Arial"/>
                <w:sz w:val="20"/>
                <w:szCs w:val="20"/>
              </w:rPr>
            </w:pPr>
            <w:del w:id="1824" w:author="Can Hong NGOC" w:date="2020-08-31T11:22:00Z">
              <w:r w:rsidRPr="00E905C1" w:rsidDel="009A1469">
                <w:rPr>
                  <w:rFonts w:ascii="Arial" w:hAnsi="Arial" w:cs="Arial"/>
                </w:rPr>
                <w:delText>Activity Name</w:delText>
              </w:r>
            </w:del>
          </w:p>
        </w:tc>
        <w:tc>
          <w:tcPr>
            <w:tcW w:w="1360" w:type="pct"/>
            <w:vAlign w:val="center"/>
          </w:tcPr>
          <w:p w14:paraId="7879C40C" w14:textId="5138AB2F"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825" w:author="Can Hong NGOC" w:date="2020-08-31T11:22:00Z"/>
                <w:rFonts w:ascii="Arial" w:hAnsi="Arial" w:cs="Arial"/>
                <w:sz w:val="20"/>
                <w:szCs w:val="20"/>
              </w:rPr>
            </w:pPr>
            <w:del w:id="1826" w:author="Can Hong NGOC" w:date="2020-08-31T11:22:00Z">
              <w:r w:rsidRPr="00E905C1" w:rsidDel="009A1469">
                <w:rPr>
                  <w:rFonts w:ascii="Arial" w:hAnsi="Arial" w:cs="Arial"/>
                </w:rPr>
                <w:delText>Activity Description</w:delText>
              </w:r>
            </w:del>
          </w:p>
        </w:tc>
        <w:tc>
          <w:tcPr>
            <w:tcW w:w="698" w:type="pct"/>
            <w:vAlign w:val="center"/>
            <w:hideMark/>
          </w:tcPr>
          <w:p w14:paraId="7263044E" w14:textId="182CA098"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827" w:author="Can Hong NGOC" w:date="2020-08-31T11:22:00Z"/>
                <w:rFonts w:ascii="Arial" w:hAnsi="Arial" w:cs="Arial"/>
                <w:sz w:val="20"/>
                <w:szCs w:val="20"/>
              </w:rPr>
            </w:pPr>
            <w:del w:id="1828" w:author="Can Hong NGOC" w:date="2020-08-31T11:22:00Z">
              <w:r w:rsidRPr="00E905C1" w:rsidDel="009A1469">
                <w:rPr>
                  <w:rFonts w:ascii="Arial" w:hAnsi="Arial" w:cs="Arial"/>
                </w:rPr>
                <w:delText>Deliverables</w:delText>
              </w:r>
            </w:del>
          </w:p>
        </w:tc>
        <w:tc>
          <w:tcPr>
            <w:tcW w:w="744" w:type="pct"/>
            <w:vAlign w:val="center"/>
            <w:hideMark/>
          </w:tcPr>
          <w:p w14:paraId="5BA91F97" w14:textId="092AE683"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829" w:author="Can Hong NGOC" w:date="2020-08-31T11:22:00Z"/>
                <w:rFonts w:ascii="Arial" w:hAnsi="Arial" w:cs="Arial"/>
                <w:sz w:val="20"/>
                <w:szCs w:val="20"/>
              </w:rPr>
            </w:pPr>
            <w:del w:id="1830" w:author="Can Hong NGOC" w:date="2020-08-31T11:22:00Z">
              <w:r w:rsidRPr="00E905C1" w:rsidDel="009A1469">
                <w:rPr>
                  <w:rFonts w:ascii="Arial" w:hAnsi="Arial" w:cs="Arial"/>
                </w:rPr>
                <w:delText>Deliverable Type</w:delText>
              </w:r>
            </w:del>
          </w:p>
        </w:tc>
        <w:tc>
          <w:tcPr>
            <w:tcW w:w="278" w:type="pct"/>
            <w:noWrap/>
            <w:textDirection w:val="tbRl"/>
            <w:vAlign w:val="center"/>
            <w:hideMark/>
          </w:tcPr>
          <w:p w14:paraId="022DDC6B" w14:textId="39E6377B"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831" w:author="Can Hong NGOC" w:date="2020-08-31T11:22:00Z"/>
                <w:rFonts w:ascii="Arial" w:hAnsi="Arial" w:cs="Arial"/>
                <w:sz w:val="20"/>
                <w:szCs w:val="20"/>
              </w:rPr>
            </w:pPr>
            <w:del w:id="1832" w:author="Can Hong NGOC" w:date="2020-08-31T11:22:00Z">
              <w:r w:rsidRPr="00E905C1" w:rsidDel="009A1469">
                <w:rPr>
                  <w:rFonts w:ascii="Arial" w:hAnsi="Arial" w:cs="Arial"/>
                </w:rPr>
                <w:delText>Finastra</w:delText>
              </w:r>
            </w:del>
          </w:p>
        </w:tc>
        <w:tc>
          <w:tcPr>
            <w:tcW w:w="253" w:type="pct"/>
            <w:textDirection w:val="tbRl"/>
            <w:vAlign w:val="center"/>
          </w:tcPr>
          <w:p w14:paraId="346DB250" w14:textId="0FA9DBEF"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833" w:author="Can Hong NGOC" w:date="2020-08-31T11:22:00Z"/>
                <w:rFonts w:ascii="Arial" w:hAnsi="Arial" w:cs="Arial"/>
                <w:sz w:val="20"/>
                <w:szCs w:val="20"/>
              </w:rPr>
            </w:pPr>
            <w:del w:id="1834" w:author="Can Hong NGOC" w:date="2020-08-31T11:22:00Z">
              <w:r w:rsidRPr="00E905C1" w:rsidDel="009A1469">
                <w:rPr>
                  <w:rFonts w:ascii="Arial" w:hAnsi="Arial" w:cs="Arial"/>
                </w:rPr>
                <w:delText>Contractor</w:delText>
              </w:r>
            </w:del>
          </w:p>
        </w:tc>
        <w:tc>
          <w:tcPr>
            <w:tcW w:w="252" w:type="pct"/>
            <w:noWrap/>
            <w:textDirection w:val="tbRl"/>
            <w:vAlign w:val="center"/>
            <w:hideMark/>
          </w:tcPr>
          <w:p w14:paraId="6F5E7ECE" w14:textId="463FAF73"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835" w:author="Can Hong NGOC" w:date="2020-08-31T11:22:00Z"/>
                <w:rFonts w:ascii="Arial" w:hAnsi="Arial" w:cs="Arial"/>
                <w:sz w:val="20"/>
                <w:szCs w:val="20"/>
              </w:rPr>
            </w:pPr>
            <w:del w:id="1836" w:author="Can Hong NGOC" w:date="2020-08-31T11:22:00Z">
              <w:r w:rsidRPr="00E905C1" w:rsidDel="009A1469">
                <w:rPr>
                  <w:rFonts w:ascii="Arial" w:hAnsi="Arial" w:cs="Arial"/>
                </w:rPr>
                <w:delText>Client</w:delText>
              </w:r>
            </w:del>
          </w:p>
        </w:tc>
      </w:tr>
      <w:tr w:rsidR="00936C83" w:rsidRPr="00E905C1" w:rsidDel="009A1469" w14:paraId="45807CE6" w14:textId="15BA4CFE" w:rsidTr="00424C9D">
        <w:trPr>
          <w:cnfStyle w:val="000000100000" w:firstRow="0" w:lastRow="0" w:firstColumn="0" w:lastColumn="0" w:oddVBand="0" w:evenVBand="0" w:oddHBand="1" w:evenHBand="0" w:firstRowFirstColumn="0" w:firstRowLastColumn="0" w:lastRowFirstColumn="0" w:lastRowLastColumn="0"/>
          <w:trHeight w:val="863"/>
          <w:del w:id="1837"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hideMark/>
          </w:tcPr>
          <w:p w14:paraId="2F4A30AE" w14:textId="4A9E3A54" w:rsidR="00936C83" w:rsidRPr="00E905C1" w:rsidDel="009A1469" w:rsidRDefault="00936C83" w:rsidP="00E61E86">
            <w:pPr>
              <w:rPr>
                <w:del w:id="1838" w:author="Can Hong NGOC" w:date="2020-08-31T11:22:00Z"/>
                <w:rFonts w:ascii="Arial" w:hAnsi="Arial" w:cs="Arial"/>
                <w:sz w:val="20"/>
                <w:szCs w:val="20"/>
              </w:rPr>
            </w:pPr>
            <w:bookmarkStart w:id="1839" w:name="_Hlk511913064"/>
            <w:del w:id="1840" w:author="Can Hong NGOC" w:date="2020-08-31T11:22:00Z">
              <w:r w:rsidRPr="00E905C1" w:rsidDel="009A1469">
                <w:rPr>
                  <w:rFonts w:ascii="Arial" w:hAnsi="Arial" w:cs="Arial"/>
                </w:rPr>
                <w:delText>VK.DE001</w:delText>
              </w:r>
            </w:del>
          </w:p>
        </w:tc>
        <w:tc>
          <w:tcPr>
            <w:tcW w:w="1006" w:type="pct"/>
            <w:hideMark/>
          </w:tcPr>
          <w:p w14:paraId="4C3A4EBD" w14:textId="42ABEC9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41" w:author="Can Hong NGOC" w:date="2020-08-31T11:22:00Z"/>
                <w:rFonts w:ascii="Arial" w:hAnsi="Arial" w:cs="Arial"/>
                <w:sz w:val="20"/>
                <w:szCs w:val="20"/>
              </w:rPr>
            </w:pPr>
            <w:del w:id="1842" w:author="Can Hong NGOC" w:date="2020-08-31T11:22:00Z">
              <w:r w:rsidRPr="00E905C1" w:rsidDel="009A1469">
                <w:rPr>
                  <w:rFonts w:ascii="Arial" w:hAnsi="Arial" w:cs="Arial"/>
                </w:rPr>
                <w:delText>Install Final System Build and Set-up the production environment</w:delText>
              </w:r>
            </w:del>
          </w:p>
        </w:tc>
        <w:tc>
          <w:tcPr>
            <w:tcW w:w="1360" w:type="pct"/>
          </w:tcPr>
          <w:p w14:paraId="73EB8618" w14:textId="3CD9D5A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43" w:author="Can Hong NGOC" w:date="2020-08-31T11:22:00Z"/>
                <w:rFonts w:ascii="Arial" w:hAnsi="Arial" w:cs="Arial"/>
                <w:sz w:val="20"/>
                <w:szCs w:val="20"/>
              </w:rPr>
            </w:pPr>
            <w:del w:id="1844" w:author="Can Hong NGOC" w:date="2020-08-31T11:22:00Z">
              <w:r w:rsidRPr="00E905C1" w:rsidDel="009A1469">
                <w:rPr>
                  <w:rFonts w:ascii="Arial" w:hAnsi="Arial" w:cs="Arial"/>
                </w:rPr>
                <w:delText>Install Final System Build and Set-up the production environment</w:delText>
              </w:r>
            </w:del>
          </w:p>
        </w:tc>
        <w:tc>
          <w:tcPr>
            <w:tcW w:w="698" w:type="pct"/>
            <w:hideMark/>
          </w:tcPr>
          <w:p w14:paraId="2D8433F7" w14:textId="74DCE60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45" w:author="Can Hong NGOC" w:date="2020-08-31T11:22:00Z"/>
                <w:rFonts w:ascii="Arial" w:hAnsi="Arial" w:cs="Arial"/>
                <w:sz w:val="20"/>
                <w:szCs w:val="20"/>
              </w:rPr>
            </w:pPr>
            <w:del w:id="1846" w:author="Can Hong NGOC" w:date="2020-08-31T11:22:00Z">
              <w:r w:rsidRPr="00E905C1" w:rsidDel="009A1469">
                <w:rPr>
                  <w:rFonts w:ascii="Arial" w:hAnsi="Arial" w:cs="Arial"/>
                </w:rPr>
                <w:delText>DED001 Production Environment</w:delText>
              </w:r>
            </w:del>
          </w:p>
        </w:tc>
        <w:tc>
          <w:tcPr>
            <w:tcW w:w="744" w:type="pct"/>
            <w:hideMark/>
          </w:tcPr>
          <w:p w14:paraId="43CA5E47" w14:textId="4D543AE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47" w:author="Can Hong NGOC" w:date="2020-08-31T11:22:00Z"/>
                <w:rFonts w:ascii="Arial" w:hAnsi="Arial" w:cs="Arial"/>
                <w:sz w:val="20"/>
                <w:szCs w:val="20"/>
              </w:rPr>
            </w:pPr>
            <w:del w:id="1848" w:author="Can Hong NGOC" w:date="2020-08-31T11:22:00Z">
              <w:r w:rsidRPr="00E905C1" w:rsidDel="009A1469">
                <w:rPr>
                  <w:rFonts w:ascii="Arial" w:hAnsi="Arial" w:cs="Arial"/>
                </w:rPr>
                <w:delText>Configuration</w:delText>
              </w:r>
            </w:del>
          </w:p>
        </w:tc>
        <w:tc>
          <w:tcPr>
            <w:tcW w:w="278" w:type="pct"/>
            <w:vAlign w:val="center"/>
            <w:hideMark/>
          </w:tcPr>
          <w:p w14:paraId="458F9193" w14:textId="4486FF8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49" w:author="Can Hong NGOC" w:date="2020-08-31T11:22:00Z"/>
                <w:rFonts w:ascii="Arial" w:hAnsi="Arial" w:cs="Arial"/>
                <w:sz w:val="20"/>
                <w:szCs w:val="20"/>
              </w:rPr>
              <w:pPrChange w:id="185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851" w:author="Can Hong NGOC" w:date="2020-08-31T11:22:00Z">
              <w:r w:rsidRPr="00E905C1" w:rsidDel="009A1469">
                <w:rPr>
                  <w:rFonts w:ascii="Arial" w:hAnsi="Arial" w:cs="Arial"/>
                </w:rPr>
                <w:delText>S</w:delText>
              </w:r>
            </w:del>
          </w:p>
        </w:tc>
        <w:tc>
          <w:tcPr>
            <w:tcW w:w="253" w:type="pct"/>
            <w:vAlign w:val="center"/>
          </w:tcPr>
          <w:p w14:paraId="2FD08EB1" w14:textId="1B65E88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52" w:author="Can Hong NGOC" w:date="2020-08-31T11:22:00Z"/>
                <w:rFonts w:ascii="Arial" w:hAnsi="Arial" w:cs="Arial"/>
                <w:sz w:val="20"/>
                <w:szCs w:val="20"/>
              </w:rPr>
              <w:pPrChange w:id="185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854" w:author="Can Hong NGOC" w:date="2020-08-31T11:22:00Z">
              <w:r w:rsidRPr="00E905C1" w:rsidDel="009A1469">
                <w:rPr>
                  <w:rFonts w:ascii="Arial" w:hAnsi="Arial" w:cs="Arial"/>
                </w:rPr>
                <w:delText>S</w:delText>
              </w:r>
            </w:del>
          </w:p>
        </w:tc>
        <w:tc>
          <w:tcPr>
            <w:tcW w:w="252" w:type="pct"/>
            <w:vAlign w:val="center"/>
            <w:hideMark/>
          </w:tcPr>
          <w:p w14:paraId="6EFEF16B" w14:textId="113768C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55" w:author="Can Hong NGOC" w:date="2020-08-31T11:22:00Z"/>
                <w:rFonts w:ascii="Arial" w:hAnsi="Arial" w:cs="Arial"/>
                <w:sz w:val="20"/>
                <w:szCs w:val="20"/>
              </w:rPr>
              <w:pPrChange w:id="185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857" w:author="Can Hong NGOC" w:date="2020-08-31T11:22:00Z">
              <w:r w:rsidRPr="00E905C1" w:rsidDel="009A1469">
                <w:rPr>
                  <w:rFonts w:ascii="Arial" w:hAnsi="Arial" w:cs="Arial"/>
                </w:rPr>
                <w:delText>E</w:delText>
              </w:r>
            </w:del>
          </w:p>
        </w:tc>
      </w:tr>
      <w:tr w:rsidR="00936C83" w:rsidRPr="00E905C1" w:rsidDel="009A1469" w14:paraId="001CCDA3" w14:textId="3F80B59D" w:rsidTr="00424C9D">
        <w:trPr>
          <w:trHeight w:val="863"/>
          <w:del w:id="1858"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tcPr>
          <w:p w14:paraId="6D44541A" w14:textId="54AE863F" w:rsidR="00936C83" w:rsidRPr="00E905C1" w:rsidDel="009A1469" w:rsidRDefault="00936C83" w:rsidP="00E61E86">
            <w:pPr>
              <w:rPr>
                <w:del w:id="1859" w:author="Can Hong NGOC" w:date="2020-08-31T11:22:00Z"/>
                <w:rFonts w:ascii="Arial" w:hAnsi="Arial" w:cs="Arial"/>
                <w:sz w:val="20"/>
                <w:szCs w:val="20"/>
              </w:rPr>
            </w:pPr>
            <w:del w:id="1860" w:author="Can Hong NGOC" w:date="2020-08-31T11:22:00Z">
              <w:r w:rsidRPr="00E905C1" w:rsidDel="009A1469">
                <w:rPr>
                  <w:rFonts w:ascii="Arial" w:hAnsi="Arial" w:cs="Arial"/>
                </w:rPr>
                <w:delText>VK.DE002</w:delText>
              </w:r>
            </w:del>
          </w:p>
        </w:tc>
        <w:tc>
          <w:tcPr>
            <w:tcW w:w="1006" w:type="pct"/>
          </w:tcPr>
          <w:p w14:paraId="715B4D66" w14:textId="1285F9F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61" w:author="Can Hong NGOC" w:date="2020-08-31T11:22:00Z"/>
                <w:rFonts w:ascii="Arial" w:hAnsi="Arial" w:cs="Arial"/>
                <w:sz w:val="20"/>
                <w:szCs w:val="20"/>
              </w:rPr>
            </w:pPr>
            <w:del w:id="1862" w:author="Can Hong NGOC" w:date="2020-08-31T11:22:00Z">
              <w:r w:rsidRPr="00E905C1" w:rsidDel="009A1469">
                <w:rPr>
                  <w:rFonts w:ascii="Arial" w:hAnsi="Arial" w:cs="Arial"/>
                </w:rPr>
                <w:delText>Finalize Cutover Plan, including Resources and Go-Live Checklist</w:delText>
              </w:r>
            </w:del>
          </w:p>
        </w:tc>
        <w:tc>
          <w:tcPr>
            <w:tcW w:w="1360" w:type="pct"/>
          </w:tcPr>
          <w:p w14:paraId="56B527E2" w14:textId="019504A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63" w:author="Can Hong NGOC" w:date="2020-08-31T11:22:00Z"/>
                <w:rFonts w:ascii="Arial" w:hAnsi="Arial" w:cs="Arial"/>
                <w:sz w:val="20"/>
                <w:szCs w:val="20"/>
              </w:rPr>
            </w:pPr>
            <w:del w:id="1864" w:author="Can Hong NGOC" w:date="2020-08-31T11:22:00Z">
              <w:r w:rsidRPr="00E905C1" w:rsidDel="009A1469">
                <w:rPr>
                  <w:rFonts w:ascii="Arial" w:hAnsi="Arial" w:cs="Arial"/>
                </w:rPr>
                <w:delText xml:space="preserve">Client and </w:delText>
              </w:r>
              <w:r w:rsidR="00AD407A" w:rsidRPr="00E905C1" w:rsidDel="009A1469">
                <w:rPr>
                  <w:rFonts w:ascii="Arial" w:hAnsi="Arial" w:cs="Arial"/>
                </w:rPr>
                <w:delText>Finastra</w:delText>
              </w:r>
              <w:r w:rsidRPr="00E905C1" w:rsidDel="009A1469">
                <w:rPr>
                  <w:rFonts w:ascii="Arial" w:hAnsi="Arial" w:cs="Arial"/>
                </w:rPr>
                <w:delText xml:space="preserve"> will build a detailed list of activities and procedures for “Go-Live”</w:delText>
              </w:r>
            </w:del>
          </w:p>
        </w:tc>
        <w:tc>
          <w:tcPr>
            <w:tcW w:w="698" w:type="pct"/>
          </w:tcPr>
          <w:p w14:paraId="7EC7DD3E" w14:textId="3C600D8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65" w:author="Can Hong NGOC" w:date="2020-08-31T11:22:00Z"/>
                <w:rFonts w:ascii="Arial" w:hAnsi="Arial" w:cs="Arial"/>
                <w:sz w:val="20"/>
                <w:szCs w:val="20"/>
              </w:rPr>
            </w:pPr>
            <w:del w:id="1866" w:author="Can Hong NGOC" w:date="2020-08-31T11:22:00Z">
              <w:r w:rsidRPr="00E905C1" w:rsidDel="009A1469">
                <w:rPr>
                  <w:rFonts w:ascii="Arial" w:hAnsi="Arial" w:cs="Arial"/>
                </w:rPr>
                <w:delText>DED002 Final Cutover Plan</w:delText>
              </w:r>
            </w:del>
          </w:p>
        </w:tc>
        <w:tc>
          <w:tcPr>
            <w:tcW w:w="744" w:type="pct"/>
          </w:tcPr>
          <w:p w14:paraId="547F930D" w14:textId="7E54B00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67" w:author="Can Hong NGOC" w:date="2020-08-31T11:22:00Z"/>
                <w:rFonts w:ascii="Arial" w:hAnsi="Arial" w:cs="Arial"/>
                <w:sz w:val="20"/>
                <w:szCs w:val="20"/>
              </w:rPr>
            </w:pPr>
            <w:del w:id="1868" w:author="Can Hong NGOC" w:date="2020-08-31T11:22:00Z">
              <w:r w:rsidRPr="00E905C1" w:rsidDel="009A1469">
                <w:rPr>
                  <w:rFonts w:ascii="Arial" w:hAnsi="Arial" w:cs="Arial"/>
                </w:rPr>
                <w:delText>Document</w:delText>
              </w:r>
            </w:del>
          </w:p>
        </w:tc>
        <w:tc>
          <w:tcPr>
            <w:tcW w:w="278" w:type="pct"/>
            <w:vAlign w:val="center"/>
          </w:tcPr>
          <w:p w14:paraId="3D39398E" w14:textId="3ADC5B6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69" w:author="Can Hong NGOC" w:date="2020-08-31T11:22:00Z"/>
                <w:rFonts w:ascii="Arial" w:hAnsi="Arial" w:cs="Arial"/>
                <w:sz w:val="20"/>
                <w:szCs w:val="20"/>
              </w:rPr>
              <w:pPrChange w:id="187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871" w:author="Can Hong NGOC" w:date="2020-08-31T11:22:00Z">
              <w:r w:rsidRPr="00E905C1" w:rsidDel="009A1469">
                <w:rPr>
                  <w:rFonts w:ascii="Arial" w:hAnsi="Arial" w:cs="Arial"/>
                </w:rPr>
                <w:delText>S</w:delText>
              </w:r>
            </w:del>
          </w:p>
        </w:tc>
        <w:tc>
          <w:tcPr>
            <w:tcW w:w="253" w:type="pct"/>
            <w:vAlign w:val="center"/>
          </w:tcPr>
          <w:p w14:paraId="5761E2A3" w14:textId="4F09E4E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72" w:author="Can Hong NGOC" w:date="2020-08-31T11:22:00Z"/>
                <w:rFonts w:ascii="Arial" w:hAnsi="Arial" w:cs="Arial"/>
                <w:sz w:val="20"/>
                <w:szCs w:val="20"/>
              </w:rPr>
              <w:pPrChange w:id="187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874" w:author="Can Hong NGOC" w:date="2020-08-31T11:22:00Z">
              <w:r w:rsidRPr="00E905C1" w:rsidDel="009A1469">
                <w:rPr>
                  <w:rFonts w:ascii="Arial" w:hAnsi="Arial" w:cs="Arial"/>
                </w:rPr>
                <w:delText>S</w:delText>
              </w:r>
            </w:del>
          </w:p>
        </w:tc>
        <w:tc>
          <w:tcPr>
            <w:tcW w:w="252" w:type="pct"/>
            <w:vAlign w:val="center"/>
          </w:tcPr>
          <w:p w14:paraId="61407030" w14:textId="7528F66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875" w:author="Can Hong NGOC" w:date="2020-08-31T11:22:00Z"/>
                <w:rFonts w:ascii="Arial" w:hAnsi="Arial" w:cs="Arial"/>
                <w:sz w:val="20"/>
                <w:szCs w:val="20"/>
              </w:rPr>
              <w:pPrChange w:id="1876"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877" w:author="Can Hong NGOC" w:date="2020-08-31T11:22:00Z">
              <w:r w:rsidRPr="00E905C1" w:rsidDel="009A1469">
                <w:rPr>
                  <w:rFonts w:ascii="Arial" w:hAnsi="Arial" w:cs="Arial"/>
                </w:rPr>
                <w:delText>E</w:delText>
              </w:r>
            </w:del>
          </w:p>
        </w:tc>
      </w:tr>
      <w:tr w:rsidR="00936C83" w:rsidRPr="00E905C1" w:rsidDel="009A1469" w14:paraId="3C8FBC7A" w14:textId="4599DB3F" w:rsidTr="00424C9D">
        <w:trPr>
          <w:cnfStyle w:val="000000100000" w:firstRow="0" w:lastRow="0" w:firstColumn="0" w:lastColumn="0" w:oddVBand="0" w:evenVBand="0" w:oddHBand="1" w:evenHBand="0" w:firstRowFirstColumn="0" w:firstRowLastColumn="0" w:lastRowFirstColumn="0" w:lastRowLastColumn="0"/>
          <w:trHeight w:val="863"/>
          <w:del w:id="1878"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tcPr>
          <w:p w14:paraId="6C09A4C7" w14:textId="4A54600C" w:rsidR="00936C83" w:rsidRPr="00E905C1" w:rsidDel="009A1469" w:rsidRDefault="00936C83" w:rsidP="00E61E86">
            <w:pPr>
              <w:rPr>
                <w:del w:id="1879" w:author="Can Hong NGOC" w:date="2020-08-31T11:22:00Z"/>
                <w:rFonts w:ascii="Arial" w:hAnsi="Arial" w:cs="Arial"/>
                <w:sz w:val="20"/>
                <w:szCs w:val="20"/>
              </w:rPr>
            </w:pPr>
            <w:del w:id="1880" w:author="Can Hong NGOC" w:date="2020-08-31T11:22:00Z">
              <w:r w:rsidRPr="00E905C1" w:rsidDel="009A1469">
                <w:rPr>
                  <w:rFonts w:ascii="Arial" w:hAnsi="Arial" w:cs="Arial"/>
                </w:rPr>
                <w:delText>VK.DE003</w:delText>
              </w:r>
            </w:del>
          </w:p>
        </w:tc>
        <w:tc>
          <w:tcPr>
            <w:tcW w:w="1006" w:type="pct"/>
          </w:tcPr>
          <w:p w14:paraId="490359D5" w14:textId="6318E4F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81" w:author="Can Hong NGOC" w:date="2020-08-31T11:22:00Z"/>
                <w:rFonts w:ascii="Arial" w:hAnsi="Arial" w:cs="Arial"/>
                <w:sz w:val="20"/>
                <w:szCs w:val="20"/>
              </w:rPr>
            </w:pPr>
            <w:del w:id="1882" w:author="Can Hong NGOC" w:date="2020-08-31T11:22:00Z">
              <w:r w:rsidRPr="00E905C1" w:rsidDel="009A1469">
                <w:rPr>
                  <w:rFonts w:ascii="Arial" w:hAnsi="Arial" w:cs="Arial"/>
                </w:rPr>
                <w:delText>Collate technical handover system documentation</w:delText>
              </w:r>
            </w:del>
          </w:p>
        </w:tc>
        <w:tc>
          <w:tcPr>
            <w:tcW w:w="1360" w:type="pct"/>
          </w:tcPr>
          <w:p w14:paraId="209A2C0E" w14:textId="137B14C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83" w:author="Can Hong NGOC" w:date="2020-08-31T11:22:00Z"/>
                <w:rFonts w:ascii="Arial" w:hAnsi="Arial" w:cs="Arial"/>
                <w:sz w:val="20"/>
                <w:szCs w:val="20"/>
              </w:rPr>
            </w:pPr>
            <w:del w:id="1884" w:author="Can Hong NGOC" w:date="2020-08-31T11:22:00Z">
              <w:r w:rsidRPr="00E905C1" w:rsidDel="009A1469">
                <w:rPr>
                  <w:rFonts w:ascii="Arial" w:hAnsi="Arial" w:cs="Arial"/>
                </w:rPr>
                <w:delText xml:space="preserve">Client and </w:delText>
              </w:r>
              <w:r w:rsidR="00AD407A" w:rsidRPr="00E905C1" w:rsidDel="009A1469">
                <w:rPr>
                  <w:rFonts w:ascii="Arial" w:hAnsi="Arial" w:cs="Arial"/>
                </w:rPr>
                <w:delText>Finastra</w:delText>
              </w:r>
              <w:r w:rsidRPr="00E905C1" w:rsidDel="009A1469">
                <w:rPr>
                  <w:rFonts w:ascii="Arial" w:hAnsi="Arial" w:cs="Arial"/>
                </w:rPr>
                <w:delText xml:space="preserve"> will finalise technical documentation of the network, architecture, operations procedures etc.</w:delText>
              </w:r>
            </w:del>
          </w:p>
        </w:tc>
        <w:tc>
          <w:tcPr>
            <w:tcW w:w="698" w:type="pct"/>
          </w:tcPr>
          <w:p w14:paraId="5598C93C" w14:textId="353CCFD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85" w:author="Can Hong NGOC" w:date="2020-08-31T11:22:00Z"/>
                <w:rFonts w:ascii="Arial" w:hAnsi="Arial" w:cs="Arial"/>
                <w:sz w:val="20"/>
                <w:szCs w:val="20"/>
              </w:rPr>
            </w:pPr>
            <w:del w:id="1886" w:author="Can Hong NGOC" w:date="2020-08-31T11:22:00Z">
              <w:r w:rsidRPr="00E905C1" w:rsidDel="009A1469">
                <w:rPr>
                  <w:rFonts w:ascii="Arial" w:hAnsi="Arial" w:cs="Arial"/>
                </w:rPr>
                <w:delText>DED003 Technical Site Document</w:delText>
              </w:r>
            </w:del>
          </w:p>
        </w:tc>
        <w:tc>
          <w:tcPr>
            <w:tcW w:w="744" w:type="pct"/>
          </w:tcPr>
          <w:p w14:paraId="616CECD2" w14:textId="6D5A7C7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87" w:author="Can Hong NGOC" w:date="2020-08-31T11:22:00Z"/>
                <w:rFonts w:ascii="Arial" w:hAnsi="Arial" w:cs="Arial"/>
                <w:sz w:val="20"/>
                <w:szCs w:val="20"/>
              </w:rPr>
            </w:pPr>
            <w:del w:id="1888" w:author="Can Hong NGOC" w:date="2020-08-31T11:22:00Z">
              <w:r w:rsidRPr="00E905C1" w:rsidDel="009A1469">
                <w:rPr>
                  <w:rFonts w:ascii="Arial" w:hAnsi="Arial" w:cs="Arial"/>
                </w:rPr>
                <w:delText>Document</w:delText>
              </w:r>
            </w:del>
          </w:p>
        </w:tc>
        <w:tc>
          <w:tcPr>
            <w:tcW w:w="278" w:type="pct"/>
            <w:vAlign w:val="center"/>
          </w:tcPr>
          <w:p w14:paraId="2AC60EF4" w14:textId="6302F0A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89" w:author="Can Hong NGOC" w:date="2020-08-31T11:22:00Z"/>
                <w:rFonts w:ascii="Arial" w:hAnsi="Arial" w:cs="Arial"/>
                <w:sz w:val="20"/>
                <w:szCs w:val="20"/>
              </w:rPr>
              <w:pPrChange w:id="189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891" w:author="Can Hong NGOC" w:date="2020-08-31T11:22:00Z">
              <w:r w:rsidRPr="00E905C1" w:rsidDel="009A1469">
                <w:rPr>
                  <w:rFonts w:ascii="Arial" w:hAnsi="Arial" w:cs="Arial"/>
                </w:rPr>
                <w:delText>E</w:delText>
              </w:r>
            </w:del>
          </w:p>
        </w:tc>
        <w:tc>
          <w:tcPr>
            <w:tcW w:w="253" w:type="pct"/>
            <w:vAlign w:val="center"/>
          </w:tcPr>
          <w:p w14:paraId="0B38783E" w14:textId="3B1E0805"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92" w:author="Can Hong NGOC" w:date="2020-08-31T11:22:00Z"/>
                <w:rFonts w:ascii="Arial" w:hAnsi="Arial" w:cs="Arial"/>
                <w:sz w:val="20"/>
                <w:szCs w:val="20"/>
              </w:rPr>
              <w:pPrChange w:id="189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894" w:author="Can Hong NGOC" w:date="2020-08-31T11:22:00Z">
              <w:r w:rsidRPr="00E905C1" w:rsidDel="009A1469">
                <w:rPr>
                  <w:rFonts w:ascii="Arial" w:hAnsi="Arial" w:cs="Arial"/>
                </w:rPr>
                <w:delText>E</w:delText>
              </w:r>
            </w:del>
          </w:p>
        </w:tc>
        <w:tc>
          <w:tcPr>
            <w:tcW w:w="252" w:type="pct"/>
            <w:vAlign w:val="center"/>
          </w:tcPr>
          <w:p w14:paraId="10698E96" w14:textId="01F5967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895" w:author="Can Hong NGOC" w:date="2020-08-31T11:22:00Z"/>
                <w:rFonts w:ascii="Arial" w:hAnsi="Arial" w:cs="Arial"/>
                <w:sz w:val="20"/>
                <w:szCs w:val="20"/>
              </w:rPr>
              <w:pPrChange w:id="189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897" w:author="Can Hong NGOC" w:date="2020-08-31T11:22:00Z">
              <w:r w:rsidRPr="00E905C1" w:rsidDel="009A1469">
                <w:rPr>
                  <w:rFonts w:ascii="Arial" w:hAnsi="Arial" w:cs="Arial"/>
                </w:rPr>
                <w:delText>E</w:delText>
              </w:r>
            </w:del>
          </w:p>
        </w:tc>
      </w:tr>
      <w:tr w:rsidR="00936C83" w:rsidRPr="00E905C1" w:rsidDel="009A1469" w14:paraId="75DB1393" w14:textId="2B8C0FE2" w:rsidTr="00424C9D">
        <w:trPr>
          <w:trHeight w:val="863"/>
          <w:del w:id="1898"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tcPr>
          <w:p w14:paraId="713E5FB2" w14:textId="653AA067" w:rsidR="00936C83" w:rsidRPr="00E905C1" w:rsidDel="009A1469" w:rsidRDefault="00936C83" w:rsidP="00E61E86">
            <w:pPr>
              <w:rPr>
                <w:del w:id="1899" w:author="Can Hong NGOC" w:date="2020-08-31T11:22:00Z"/>
                <w:rFonts w:ascii="Arial" w:hAnsi="Arial" w:cs="Arial"/>
                <w:sz w:val="20"/>
                <w:szCs w:val="20"/>
              </w:rPr>
            </w:pPr>
            <w:del w:id="1900" w:author="Can Hong NGOC" w:date="2020-08-31T11:22:00Z">
              <w:r w:rsidRPr="00E905C1" w:rsidDel="009A1469">
                <w:rPr>
                  <w:rFonts w:ascii="Arial" w:hAnsi="Arial" w:cs="Arial"/>
                </w:rPr>
                <w:delText>VK.DE004</w:delText>
              </w:r>
            </w:del>
          </w:p>
        </w:tc>
        <w:tc>
          <w:tcPr>
            <w:tcW w:w="1006" w:type="pct"/>
          </w:tcPr>
          <w:p w14:paraId="00EA2588" w14:textId="4EEFA5E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01" w:author="Can Hong NGOC" w:date="2020-08-31T11:22:00Z"/>
                <w:rFonts w:ascii="Arial" w:hAnsi="Arial" w:cs="Arial"/>
                <w:sz w:val="20"/>
                <w:szCs w:val="20"/>
              </w:rPr>
            </w:pPr>
            <w:del w:id="1902" w:author="Can Hong NGOC" w:date="2020-08-31T11:22:00Z">
              <w:r w:rsidRPr="00E905C1" w:rsidDel="009A1469">
                <w:rPr>
                  <w:rFonts w:ascii="Arial" w:hAnsi="Arial" w:cs="Arial"/>
                </w:rPr>
                <w:delText>Execute Cutover Plan</w:delText>
              </w:r>
            </w:del>
          </w:p>
        </w:tc>
        <w:tc>
          <w:tcPr>
            <w:tcW w:w="1360" w:type="pct"/>
          </w:tcPr>
          <w:p w14:paraId="31AE7B3E" w14:textId="50E8810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03" w:author="Can Hong NGOC" w:date="2020-08-31T11:22:00Z"/>
                <w:rFonts w:ascii="Arial" w:hAnsi="Arial" w:cs="Arial"/>
                <w:sz w:val="20"/>
                <w:szCs w:val="20"/>
              </w:rPr>
            </w:pPr>
            <w:del w:id="1904" w:author="Can Hong NGOC" w:date="2020-08-31T11:22:00Z">
              <w:r w:rsidRPr="00E905C1" w:rsidDel="009A1469">
                <w:rPr>
                  <w:rFonts w:ascii="Arial" w:hAnsi="Arial" w:cs="Arial"/>
                </w:rPr>
                <w:delText xml:space="preserve">The Client will execute the final production cutover plan. </w:delText>
              </w:r>
              <w:r w:rsidR="00AD407A" w:rsidRPr="00E905C1" w:rsidDel="009A1469">
                <w:rPr>
                  <w:rFonts w:ascii="Arial" w:hAnsi="Arial" w:cs="Arial"/>
                </w:rPr>
                <w:delText>Finastra</w:delText>
              </w:r>
              <w:r w:rsidRPr="00E905C1" w:rsidDel="009A1469">
                <w:rPr>
                  <w:rFonts w:ascii="Arial" w:hAnsi="Arial" w:cs="Arial"/>
                </w:rPr>
                <w:delText xml:space="preserve"> will provide consultancy support: assist Client in conversion during the go-live weekend and for the rollout activities.</w:delText>
              </w:r>
            </w:del>
          </w:p>
        </w:tc>
        <w:tc>
          <w:tcPr>
            <w:tcW w:w="698" w:type="pct"/>
          </w:tcPr>
          <w:p w14:paraId="0DBAD324" w14:textId="429134A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05" w:author="Can Hong NGOC" w:date="2020-08-31T11:22:00Z"/>
                <w:rFonts w:ascii="Arial" w:hAnsi="Arial" w:cs="Arial"/>
                <w:sz w:val="20"/>
                <w:szCs w:val="20"/>
              </w:rPr>
            </w:pPr>
            <w:del w:id="1906" w:author="Can Hong NGOC" w:date="2020-08-31T11:22:00Z">
              <w:r w:rsidRPr="00E905C1" w:rsidDel="009A1469">
                <w:rPr>
                  <w:rFonts w:ascii="Arial" w:hAnsi="Arial" w:cs="Arial"/>
                </w:rPr>
                <w:delText>DED004 Live System</w:delText>
              </w:r>
            </w:del>
          </w:p>
        </w:tc>
        <w:tc>
          <w:tcPr>
            <w:tcW w:w="744" w:type="pct"/>
          </w:tcPr>
          <w:p w14:paraId="5342D458" w14:textId="58FEB29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07" w:author="Can Hong NGOC" w:date="2020-08-31T11:22:00Z"/>
                <w:rFonts w:ascii="Arial" w:hAnsi="Arial" w:cs="Arial"/>
                <w:sz w:val="20"/>
                <w:szCs w:val="20"/>
              </w:rPr>
            </w:pPr>
            <w:del w:id="1908" w:author="Can Hong NGOC" w:date="2020-08-31T11:22:00Z">
              <w:r w:rsidRPr="00E905C1" w:rsidDel="009A1469">
                <w:rPr>
                  <w:rFonts w:ascii="Arial" w:hAnsi="Arial" w:cs="Arial"/>
                </w:rPr>
                <w:delText>Configuration</w:delText>
              </w:r>
            </w:del>
          </w:p>
        </w:tc>
        <w:tc>
          <w:tcPr>
            <w:tcW w:w="278" w:type="pct"/>
            <w:vAlign w:val="center"/>
          </w:tcPr>
          <w:p w14:paraId="45D9285F" w14:textId="1916B65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09" w:author="Can Hong NGOC" w:date="2020-08-31T11:22:00Z"/>
                <w:rFonts w:ascii="Arial" w:hAnsi="Arial" w:cs="Arial"/>
                <w:sz w:val="20"/>
                <w:szCs w:val="20"/>
              </w:rPr>
              <w:pPrChange w:id="191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911" w:author="Can Hong NGOC" w:date="2020-08-31T11:22:00Z">
              <w:r w:rsidRPr="00E905C1" w:rsidDel="009A1469">
                <w:rPr>
                  <w:rFonts w:ascii="Arial" w:hAnsi="Arial" w:cs="Arial"/>
                </w:rPr>
                <w:delText>S</w:delText>
              </w:r>
            </w:del>
          </w:p>
        </w:tc>
        <w:tc>
          <w:tcPr>
            <w:tcW w:w="253" w:type="pct"/>
            <w:vAlign w:val="center"/>
          </w:tcPr>
          <w:p w14:paraId="36EE91FD" w14:textId="2A5C8B2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12" w:author="Can Hong NGOC" w:date="2020-08-31T11:22:00Z"/>
                <w:rFonts w:ascii="Arial" w:hAnsi="Arial" w:cs="Arial"/>
                <w:sz w:val="20"/>
                <w:szCs w:val="20"/>
              </w:rPr>
              <w:pPrChange w:id="191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914" w:author="Can Hong NGOC" w:date="2020-08-31T11:22:00Z">
              <w:r w:rsidRPr="00E905C1" w:rsidDel="009A1469">
                <w:rPr>
                  <w:rFonts w:ascii="Arial" w:hAnsi="Arial" w:cs="Arial"/>
                </w:rPr>
                <w:delText>S</w:delText>
              </w:r>
            </w:del>
          </w:p>
        </w:tc>
        <w:tc>
          <w:tcPr>
            <w:tcW w:w="252" w:type="pct"/>
            <w:vAlign w:val="center"/>
          </w:tcPr>
          <w:p w14:paraId="796369B4" w14:textId="2121DF9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15" w:author="Can Hong NGOC" w:date="2020-08-31T11:22:00Z"/>
                <w:rFonts w:ascii="Arial" w:hAnsi="Arial" w:cs="Arial"/>
                <w:sz w:val="20"/>
                <w:szCs w:val="20"/>
              </w:rPr>
              <w:pPrChange w:id="1916"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917" w:author="Can Hong NGOC" w:date="2020-08-31T11:22:00Z">
              <w:r w:rsidRPr="00E905C1" w:rsidDel="009A1469">
                <w:rPr>
                  <w:rFonts w:ascii="Arial" w:hAnsi="Arial" w:cs="Arial"/>
                </w:rPr>
                <w:delText>E</w:delText>
              </w:r>
            </w:del>
          </w:p>
        </w:tc>
      </w:tr>
      <w:tr w:rsidR="00936C83" w:rsidRPr="00E905C1" w:rsidDel="009A1469" w14:paraId="3CF50657" w14:textId="33004D38" w:rsidTr="00424C9D">
        <w:trPr>
          <w:cnfStyle w:val="000000100000" w:firstRow="0" w:lastRow="0" w:firstColumn="0" w:lastColumn="0" w:oddVBand="0" w:evenVBand="0" w:oddHBand="1" w:evenHBand="0" w:firstRowFirstColumn="0" w:firstRowLastColumn="0" w:lastRowFirstColumn="0" w:lastRowLastColumn="0"/>
          <w:trHeight w:val="863"/>
          <w:del w:id="1918"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tcPr>
          <w:p w14:paraId="708AF1E6" w14:textId="2E95A851" w:rsidR="00936C83" w:rsidRPr="00E905C1" w:rsidDel="009A1469" w:rsidRDefault="00936C83" w:rsidP="00E61E86">
            <w:pPr>
              <w:rPr>
                <w:del w:id="1919" w:author="Can Hong NGOC" w:date="2020-08-31T11:22:00Z"/>
                <w:rFonts w:ascii="Arial" w:hAnsi="Arial" w:cs="Arial"/>
                <w:sz w:val="20"/>
                <w:szCs w:val="20"/>
              </w:rPr>
            </w:pPr>
            <w:del w:id="1920" w:author="Can Hong NGOC" w:date="2020-08-31T11:22:00Z">
              <w:r w:rsidRPr="00E905C1" w:rsidDel="009A1469">
                <w:rPr>
                  <w:rFonts w:ascii="Arial" w:hAnsi="Arial" w:cs="Arial"/>
                </w:rPr>
                <w:delText>VK.DE005</w:delText>
              </w:r>
            </w:del>
          </w:p>
        </w:tc>
        <w:tc>
          <w:tcPr>
            <w:tcW w:w="1006" w:type="pct"/>
          </w:tcPr>
          <w:p w14:paraId="1D6EFC5E" w14:textId="0FD1E3E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21" w:author="Can Hong NGOC" w:date="2020-08-31T11:22:00Z"/>
                <w:rFonts w:ascii="Arial" w:hAnsi="Arial" w:cs="Arial"/>
                <w:sz w:val="20"/>
                <w:szCs w:val="20"/>
              </w:rPr>
            </w:pPr>
            <w:del w:id="1922" w:author="Can Hong NGOC" w:date="2020-08-31T11:22:00Z">
              <w:r w:rsidRPr="00E905C1" w:rsidDel="009A1469">
                <w:rPr>
                  <w:rFonts w:ascii="Arial" w:hAnsi="Arial" w:cs="Arial"/>
                </w:rPr>
                <w:delText>Provide post-live support</w:delText>
              </w:r>
            </w:del>
          </w:p>
        </w:tc>
        <w:tc>
          <w:tcPr>
            <w:tcW w:w="1360" w:type="pct"/>
          </w:tcPr>
          <w:p w14:paraId="45D466B5" w14:textId="7F9E1E4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23" w:author="Can Hong NGOC" w:date="2020-08-31T11:22:00Z"/>
                <w:rFonts w:ascii="Arial" w:hAnsi="Arial" w:cs="Arial"/>
                <w:sz w:val="20"/>
                <w:szCs w:val="20"/>
              </w:rPr>
            </w:pPr>
            <w:del w:id="1924" w:author="Can Hong NGOC" w:date="2020-08-31T11:22:00Z">
              <w:r w:rsidRPr="00E905C1" w:rsidDel="009A1469">
                <w:rPr>
                  <w:rFonts w:ascii="Arial" w:hAnsi="Arial" w:cs="Arial"/>
                </w:rPr>
                <w:delText xml:space="preserve">Without prejudice to </w:delText>
              </w:r>
              <w:r w:rsidR="00AD407A" w:rsidRPr="00E905C1" w:rsidDel="009A1469">
                <w:rPr>
                  <w:rFonts w:ascii="Arial" w:hAnsi="Arial" w:cs="Arial"/>
                </w:rPr>
                <w:delText>Finastra</w:delText>
              </w:r>
              <w:r w:rsidRPr="00E905C1" w:rsidDel="009A1469">
                <w:rPr>
                  <w:rFonts w:ascii="Arial" w:hAnsi="Arial" w:cs="Arial"/>
                </w:rPr>
                <w:delText xml:space="preserve">’s obligations to provide Maintenance Services in accordance with the Framework Terms, </w:delText>
              </w:r>
              <w:r w:rsidR="00AD407A" w:rsidRPr="00E905C1" w:rsidDel="009A1469">
                <w:rPr>
                  <w:rFonts w:ascii="Arial" w:hAnsi="Arial" w:cs="Arial"/>
                </w:rPr>
                <w:delText xml:space="preserve">Finastra </w:delText>
              </w:r>
              <w:r w:rsidRPr="00E905C1" w:rsidDel="009A1469">
                <w:rPr>
                  <w:rFonts w:ascii="Arial" w:hAnsi="Arial" w:cs="Arial"/>
                </w:rPr>
                <w:delText>will provide post Go-Live support</w:delText>
              </w:r>
            </w:del>
          </w:p>
        </w:tc>
        <w:tc>
          <w:tcPr>
            <w:tcW w:w="698" w:type="pct"/>
          </w:tcPr>
          <w:p w14:paraId="00750F51" w14:textId="2774507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25" w:author="Can Hong NGOC" w:date="2020-08-31T11:22:00Z"/>
                <w:rFonts w:ascii="Arial" w:hAnsi="Arial" w:cs="Arial"/>
                <w:sz w:val="20"/>
                <w:szCs w:val="20"/>
              </w:rPr>
            </w:pPr>
            <w:del w:id="1926" w:author="Can Hong NGOC" w:date="2020-08-31T11:22:00Z">
              <w:r w:rsidRPr="00E905C1" w:rsidDel="009A1469">
                <w:rPr>
                  <w:rFonts w:ascii="Arial" w:hAnsi="Arial" w:cs="Arial"/>
                </w:rPr>
                <w:delText>DE005 Issue &amp; Risk Log</w:delText>
              </w:r>
            </w:del>
          </w:p>
        </w:tc>
        <w:tc>
          <w:tcPr>
            <w:tcW w:w="744" w:type="pct"/>
          </w:tcPr>
          <w:p w14:paraId="25D93692" w14:textId="32A0474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27" w:author="Can Hong NGOC" w:date="2020-08-31T11:22:00Z"/>
                <w:rFonts w:ascii="Arial" w:hAnsi="Arial" w:cs="Arial"/>
                <w:sz w:val="20"/>
                <w:szCs w:val="20"/>
              </w:rPr>
            </w:pPr>
            <w:del w:id="1928" w:author="Can Hong NGOC" w:date="2020-08-31T11:22:00Z">
              <w:r w:rsidRPr="00E905C1" w:rsidDel="009A1469">
                <w:rPr>
                  <w:rFonts w:ascii="Arial" w:hAnsi="Arial" w:cs="Arial"/>
                </w:rPr>
                <w:delText>Document</w:delText>
              </w:r>
            </w:del>
          </w:p>
        </w:tc>
        <w:tc>
          <w:tcPr>
            <w:tcW w:w="278" w:type="pct"/>
            <w:vAlign w:val="center"/>
          </w:tcPr>
          <w:p w14:paraId="190F55F6" w14:textId="0703BE5A"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29" w:author="Can Hong NGOC" w:date="2020-08-31T11:22:00Z"/>
                <w:rFonts w:ascii="Arial" w:hAnsi="Arial" w:cs="Arial"/>
                <w:sz w:val="20"/>
                <w:szCs w:val="20"/>
              </w:rPr>
              <w:pPrChange w:id="193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931" w:author="Can Hong NGOC" w:date="2020-08-31T11:22:00Z">
              <w:r w:rsidRPr="00E905C1" w:rsidDel="009A1469">
                <w:rPr>
                  <w:rFonts w:ascii="Arial" w:hAnsi="Arial" w:cs="Arial"/>
                </w:rPr>
                <w:delText>E</w:delText>
              </w:r>
            </w:del>
          </w:p>
        </w:tc>
        <w:tc>
          <w:tcPr>
            <w:tcW w:w="253" w:type="pct"/>
            <w:vAlign w:val="center"/>
          </w:tcPr>
          <w:p w14:paraId="7C6171F4" w14:textId="5E7CC13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32" w:author="Can Hong NGOC" w:date="2020-08-31T11:22:00Z"/>
                <w:rFonts w:ascii="Arial" w:hAnsi="Arial" w:cs="Arial"/>
                <w:sz w:val="20"/>
                <w:szCs w:val="20"/>
              </w:rPr>
              <w:pPrChange w:id="193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934" w:author="Can Hong NGOC" w:date="2020-08-31T11:22:00Z">
              <w:r w:rsidRPr="00E905C1" w:rsidDel="009A1469">
                <w:rPr>
                  <w:rFonts w:ascii="Arial" w:hAnsi="Arial" w:cs="Arial"/>
                </w:rPr>
                <w:delText>E</w:delText>
              </w:r>
            </w:del>
          </w:p>
        </w:tc>
        <w:tc>
          <w:tcPr>
            <w:tcW w:w="252" w:type="pct"/>
            <w:vAlign w:val="center"/>
          </w:tcPr>
          <w:p w14:paraId="415D8CF2" w14:textId="37FE549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35" w:author="Can Hong NGOC" w:date="2020-08-31T11:22:00Z"/>
                <w:rFonts w:ascii="Arial" w:hAnsi="Arial" w:cs="Arial"/>
                <w:sz w:val="20"/>
                <w:szCs w:val="20"/>
              </w:rPr>
              <w:pPrChange w:id="193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1937" w:author="Can Hong NGOC" w:date="2020-08-31T11:22:00Z">
              <w:r w:rsidRPr="00E905C1" w:rsidDel="009A1469">
                <w:rPr>
                  <w:rFonts w:ascii="Arial" w:hAnsi="Arial" w:cs="Arial"/>
                </w:rPr>
                <w:delText>E</w:delText>
              </w:r>
            </w:del>
          </w:p>
        </w:tc>
      </w:tr>
      <w:tr w:rsidR="00936C83" w:rsidRPr="00E905C1" w:rsidDel="009A1469" w14:paraId="6B868130" w14:textId="06068131" w:rsidTr="00424C9D">
        <w:trPr>
          <w:trHeight w:val="863"/>
          <w:del w:id="1938" w:author="Can Hong NGOC" w:date="2020-08-31T11:22:00Z"/>
        </w:trPr>
        <w:tc>
          <w:tcPr>
            <w:cnfStyle w:val="001000000000" w:firstRow="0" w:lastRow="0" w:firstColumn="1" w:lastColumn="0" w:oddVBand="0" w:evenVBand="0" w:oddHBand="0" w:evenHBand="0" w:firstRowFirstColumn="0" w:firstRowLastColumn="0" w:lastRowFirstColumn="0" w:lastRowLastColumn="0"/>
            <w:tcW w:w="409" w:type="pct"/>
            <w:noWrap/>
          </w:tcPr>
          <w:p w14:paraId="1F011D10" w14:textId="50EC6E0C" w:rsidR="00936C83" w:rsidRPr="00E905C1" w:rsidDel="009A1469" w:rsidRDefault="00936C83" w:rsidP="00E61E86">
            <w:pPr>
              <w:rPr>
                <w:del w:id="1939" w:author="Can Hong NGOC" w:date="2020-08-31T11:22:00Z"/>
                <w:rFonts w:ascii="Arial" w:hAnsi="Arial" w:cs="Arial"/>
                <w:sz w:val="20"/>
                <w:szCs w:val="20"/>
              </w:rPr>
            </w:pPr>
            <w:del w:id="1940" w:author="Can Hong NGOC" w:date="2020-08-31T11:22:00Z">
              <w:r w:rsidRPr="00E905C1" w:rsidDel="009A1469">
                <w:rPr>
                  <w:rFonts w:ascii="Arial" w:hAnsi="Arial" w:cs="Arial"/>
                </w:rPr>
                <w:delText>VK.DE005</w:delText>
              </w:r>
            </w:del>
          </w:p>
        </w:tc>
        <w:tc>
          <w:tcPr>
            <w:tcW w:w="1006" w:type="pct"/>
          </w:tcPr>
          <w:p w14:paraId="08C4A00B" w14:textId="447E86B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41" w:author="Can Hong NGOC" w:date="2020-08-31T11:22:00Z"/>
                <w:rFonts w:ascii="Arial" w:hAnsi="Arial" w:cs="Arial"/>
                <w:sz w:val="20"/>
                <w:szCs w:val="20"/>
              </w:rPr>
            </w:pPr>
            <w:del w:id="1942" w:author="Can Hong NGOC" w:date="2020-08-31T11:22:00Z">
              <w:r w:rsidRPr="00E905C1" w:rsidDel="009A1469">
                <w:rPr>
                  <w:rFonts w:ascii="Arial" w:hAnsi="Arial" w:cs="Arial"/>
                </w:rPr>
                <w:delText>Regression test of final build for production</w:delText>
              </w:r>
            </w:del>
          </w:p>
        </w:tc>
        <w:tc>
          <w:tcPr>
            <w:tcW w:w="1360" w:type="pct"/>
          </w:tcPr>
          <w:p w14:paraId="7A3C866E" w14:textId="2D30298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43" w:author="Can Hong NGOC" w:date="2020-08-31T11:22:00Z"/>
                <w:rFonts w:ascii="Arial" w:hAnsi="Arial" w:cs="Arial"/>
                <w:sz w:val="20"/>
                <w:szCs w:val="20"/>
              </w:rPr>
            </w:pPr>
            <w:del w:id="1944" w:author="Can Hong NGOC" w:date="2020-08-31T11:22:00Z">
              <w:r w:rsidRPr="00E905C1" w:rsidDel="009A1469">
                <w:rPr>
                  <w:rFonts w:ascii="Arial" w:hAnsi="Arial" w:cs="Arial"/>
                </w:rPr>
                <w:delText>Regression test of final build for production</w:delText>
              </w:r>
            </w:del>
          </w:p>
        </w:tc>
        <w:tc>
          <w:tcPr>
            <w:tcW w:w="698" w:type="pct"/>
          </w:tcPr>
          <w:p w14:paraId="7EFE3241" w14:textId="561EDE7E"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45" w:author="Can Hong NGOC" w:date="2020-08-31T11:22:00Z"/>
                <w:rFonts w:ascii="Arial" w:hAnsi="Arial" w:cs="Arial"/>
                <w:sz w:val="20"/>
                <w:szCs w:val="20"/>
              </w:rPr>
            </w:pPr>
            <w:del w:id="1946" w:author="Can Hong NGOC" w:date="2020-08-31T11:22:00Z">
              <w:r w:rsidRPr="00E905C1" w:rsidDel="009A1469">
                <w:rPr>
                  <w:rFonts w:ascii="Arial" w:hAnsi="Arial" w:cs="Arial"/>
                </w:rPr>
                <w:delText>DED006 Regression test report</w:delText>
              </w:r>
            </w:del>
          </w:p>
        </w:tc>
        <w:tc>
          <w:tcPr>
            <w:tcW w:w="744" w:type="pct"/>
          </w:tcPr>
          <w:p w14:paraId="78DAD109" w14:textId="384A1648"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47" w:author="Can Hong NGOC" w:date="2020-08-31T11:22:00Z"/>
                <w:rFonts w:ascii="Arial" w:hAnsi="Arial" w:cs="Arial"/>
                <w:sz w:val="20"/>
                <w:szCs w:val="20"/>
              </w:rPr>
            </w:pPr>
            <w:del w:id="1948" w:author="Can Hong NGOC" w:date="2020-08-31T11:22:00Z">
              <w:r w:rsidRPr="00E905C1" w:rsidDel="009A1469">
                <w:rPr>
                  <w:rFonts w:ascii="Arial" w:hAnsi="Arial" w:cs="Arial"/>
                </w:rPr>
                <w:delText>Document</w:delText>
              </w:r>
            </w:del>
          </w:p>
        </w:tc>
        <w:tc>
          <w:tcPr>
            <w:tcW w:w="278" w:type="pct"/>
            <w:vAlign w:val="center"/>
          </w:tcPr>
          <w:p w14:paraId="7D9235FC" w14:textId="42BDCCC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49" w:author="Can Hong NGOC" w:date="2020-08-31T11:22:00Z"/>
                <w:rFonts w:ascii="Arial" w:hAnsi="Arial" w:cs="Arial"/>
                <w:sz w:val="20"/>
                <w:szCs w:val="20"/>
              </w:rPr>
              <w:pPrChange w:id="195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951" w:author="Can Hong NGOC" w:date="2020-08-31T11:22:00Z">
              <w:r w:rsidRPr="00E905C1" w:rsidDel="009A1469">
                <w:rPr>
                  <w:rFonts w:ascii="Arial" w:hAnsi="Arial" w:cs="Arial"/>
                </w:rPr>
                <w:delText>S</w:delText>
              </w:r>
            </w:del>
          </w:p>
        </w:tc>
        <w:tc>
          <w:tcPr>
            <w:tcW w:w="253" w:type="pct"/>
            <w:vAlign w:val="center"/>
          </w:tcPr>
          <w:p w14:paraId="6D2DFE27" w14:textId="38FB71D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52" w:author="Can Hong NGOC" w:date="2020-08-31T11:22:00Z"/>
                <w:rFonts w:ascii="Arial" w:hAnsi="Arial" w:cs="Arial"/>
                <w:sz w:val="20"/>
                <w:szCs w:val="20"/>
              </w:rPr>
              <w:pPrChange w:id="195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954" w:author="Can Hong NGOC" w:date="2020-08-31T11:22:00Z">
              <w:r w:rsidRPr="00E905C1" w:rsidDel="009A1469">
                <w:rPr>
                  <w:rFonts w:ascii="Arial" w:hAnsi="Arial" w:cs="Arial"/>
                </w:rPr>
                <w:delText>S</w:delText>
              </w:r>
            </w:del>
          </w:p>
        </w:tc>
        <w:tc>
          <w:tcPr>
            <w:tcW w:w="252" w:type="pct"/>
            <w:vAlign w:val="center"/>
          </w:tcPr>
          <w:p w14:paraId="187C16E1" w14:textId="3CF10981"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1955" w:author="Can Hong NGOC" w:date="2020-08-31T11:22:00Z"/>
                <w:rFonts w:ascii="Arial" w:hAnsi="Arial" w:cs="Arial"/>
                <w:sz w:val="20"/>
                <w:szCs w:val="20"/>
              </w:rPr>
              <w:pPrChange w:id="1956"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1957" w:author="Can Hong NGOC" w:date="2020-08-31T11:22:00Z">
              <w:r w:rsidRPr="00E905C1" w:rsidDel="009A1469">
                <w:rPr>
                  <w:rFonts w:ascii="Arial" w:hAnsi="Arial" w:cs="Arial"/>
                </w:rPr>
                <w:delText>E</w:delText>
              </w:r>
            </w:del>
          </w:p>
        </w:tc>
      </w:tr>
    </w:tbl>
    <w:bookmarkEnd w:id="1839"/>
    <w:p w14:paraId="22170B45" w14:textId="4296FAC9" w:rsidR="00936C83" w:rsidRPr="00424C9D" w:rsidDel="009A1469" w:rsidRDefault="00936C83" w:rsidP="00E61E86">
      <w:pPr>
        <w:rPr>
          <w:del w:id="1958" w:author="Can Hong NGOC" w:date="2020-08-31T11:22:00Z"/>
          <w:rFonts w:ascii="Arial" w:hAnsi="Arial" w:cs="Arial"/>
        </w:rPr>
      </w:pPr>
      <w:del w:id="1959" w:author="Can Hong NGOC" w:date="2020-08-31T11:22:00Z">
        <w:r w:rsidRPr="00424C9D" w:rsidDel="009A1469">
          <w:rPr>
            <w:rFonts w:ascii="Arial" w:hAnsi="Arial" w:cs="Arial"/>
          </w:rPr>
          <w:delText>Gate 5: Go-Live Complete</w:delText>
        </w:r>
      </w:del>
    </w:p>
    <w:p w14:paraId="69182138" w14:textId="731E836F" w:rsidR="00936C83" w:rsidRPr="00424C9D" w:rsidDel="009A1469" w:rsidRDefault="00936C83">
      <w:pPr>
        <w:rPr>
          <w:del w:id="1960" w:author="Can Hong NGOC" w:date="2020-08-31T11:22:00Z"/>
          <w:rFonts w:ascii="Arial" w:hAnsi="Arial" w:cs="Arial"/>
        </w:rPr>
      </w:pPr>
      <w:del w:id="1961" w:author="Can Hong NGOC" w:date="2020-08-31T11:22:00Z">
        <w:r w:rsidRPr="00424C9D" w:rsidDel="009A1469">
          <w:rPr>
            <w:rFonts w:ascii="Arial" w:hAnsi="Arial" w:cs="Arial"/>
          </w:rPr>
          <w:delText>Client formal approvals/ exit gates will be back to back between Client-</w:delText>
        </w:r>
        <w:r w:rsidR="00AD407A" w:rsidDel="009A1469">
          <w:rPr>
            <w:rFonts w:ascii="Arial" w:hAnsi="Arial" w:cs="Arial"/>
          </w:rPr>
          <w:delText>Finastra</w:delText>
        </w:r>
        <w:r w:rsidRPr="00424C9D" w:rsidDel="009A1469">
          <w:rPr>
            <w:rFonts w:ascii="Arial" w:hAnsi="Arial" w:cs="Arial"/>
          </w:rPr>
          <w:delText>-</w:delText>
        </w:r>
        <w:r w:rsidR="00AD407A" w:rsidDel="009A1469">
          <w:rPr>
            <w:rFonts w:ascii="Arial" w:hAnsi="Arial" w:cs="Arial"/>
          </w:rPr>
          <w:delText>Contractor</w:delText>
        </w:r>
      </w:del>
    </w:p>
    <w:p w14:paraId="5DBF424D" w14:textId="74A52FB5" w:rsidR="00936C83" w:rsidRPr="00424C9D" w:rsidDel="009A1469" w:rsidRDefault="00936C83">
      <w:pPr>
        <w:rPr>
          <w:del w:id="1962" w:author="Can Hong NGOC" w:date="2020-08-31T11:22:00Z"/>
          <w:rFonts w:ascii="Arial" w:hAnsi="Arial" w:cs="Arial"/>
        </w:rPr>
        <w:pPrChange w:id="1963" w:author="Can Hong NGOC" w:date="2020-08-31T11:22:00Z">
          <w:pPr>
            <w:pStyle w:val="ListParagraph"/>
            <w:numPr>
              <w:numId w:val="22"/>
            </w:numPr>
            <w:spacing w:after="160" w:line="259" w:lineRule="auto"/>
            <w:ind w:left="288" w:hanging="216"/>
          </w:pPr>
        </w:pPrChange>
      </w:pPr>
      <w:del w:id="1964" w:author="Can Hong NGOC" w:date="2020-08-31T11:22:00Z">
        <w:r w:rsidRPr="00424C9D" w:rsidDel="009A1469">
          <w:rPr>
            <w:rFonts w:ascii="Arial" w:hAnsi="Arial" w:cs="Arial"/>
          </w:rPr>
          <w:delText>Gate 5.1. Agreed Final Cutover Plan</w:delText>
        </w:r>
      </w:del>
    </w:p>
    <w:p w14:paraId="0D5F5F77" w14:textId="002432A9" w:rsidR="00936C83" w:rsidRPr="00424C9D" w:rsidDel="009A1469" w:rsidRDefault="00936C83">
      <w:pPr>
        <w:rPr>
          <w:del w:id="1965" w:author="Can Hong NGOC" w:date="2020-08-31T11:22:00Z"/>
          <w:rFonts w:ascii="Arial" w:hAnsi="Arial" w:cs="Arial"/>
        </w:rPr>
        <w:pPrChange w:id="1966" w:author="Can Hong NGOC" w:date="2020-08-31T11:22:00Z">
          <w:pPr>
            <w:pStyle w:val="ListParagraph"/>
            <w:numPr>
              <w:numId w:val="22"/>
            </w:numPr>
            <w:spacing w:after="160" w:line="259" w:lineRule="auto"/>
            <w:ind w:left="288" w:hanging="216"/>
          </w:pPr>
        </w:pPrChange>
      </w:pPr>
      <w:del w:id="1967" w:author="Can Hong NGOC" w:date="2020-08-31T11:22:00Z">
        <w:r w:rsidRPr="00424C9D" w:rsidDel="009A1469">
          <w:rPr>
            <w:rFonts w:ascii="Arial" w:hAnsi="Arial" w:cs="Arial"/>
          </w:rPr>
          <w:delText>Gate 5.2. Signed Go-Live</w:delText>
        </w:r>
      </w:del>
    </w:p>
    <w:p w14:paraId="1EDE0364" w14:textId="07B83346" w:rsidR="00936C83" w:rsidRPr="00424C9D" w:rsidDel="009A1469" w:rsidRDefault="00936C83">
      <w:pPr>
        <w:rPr>
          <w:del w:id="1968" w:author="Can Hong NGOC" w:date="2020-08-31T11:22:00Z"/>
          <w:rFonts w:ascii="Arial" w:hAnsi="Arial" w:cs="Arial"/>
        </w:rPr>
        <w:pPrChange w:id="1969" w:author="Can Hong NGOC" w:date="2020-08-31T11:22:00Z">
          <w:pPr>
            <w:pStyle w:val="ListParagraph"/>
            <w:numPr>
              <w:numId w:val="22"/>
            </w:numPr>
            <w:spacing w:after="160" w:line="259" w:lineRule="auto"/>
            <w:ind w:left="288" w:hanging="216"/>
          </w:pPr>
        </w:pPrChange>
      </w:pPr>
      <w:del w:id="1970" w:author="Can Hong NGOC" w:date="2020-08-31T11:22:00Z">
        <w:r w:rsidRPr="00424C9D" w:rsidDel="009A1469">
          <w:rPr>
            <w:rFonts w:ascii="Arial" w:hAnsi="Arial" w:cs="Arial"/>
          </w:rPr>
          <w:delText>Gate 5.3. Completed Post Go-Live Support</w:delText>
        </w:r>
      </w:del>
    </w:p>
    <w:p w14:paraId="4634DEC8" w14:textId="4093A88C" w:rsidR="00936C83" w:rsidRPr="00424C9D" w:rsidDel="009A1469" w:rsidRDefault="00936C83">
      <w:pPr>
        <w:rPr>
          <w:del w:id="1971" w:author="Can Hong NGOC" w:date="2020-08-31T11:22:00Z"/>
          <w:rFonts w:ascii="Arial" w:hAnsi="Arial" w:cs="Arial"/>
        </w:rPr>
        <w:pPrChange w:id="1972" w:author="Can Hong NGOC" w:date="2020-08-31T11:22:00Z">
          <w:pPr>
            <w:spacing w:after="160" w:line="259" w:lineRule="auto"/>
          </w:pPr>
        </w:pPrChange>
      </w:pPr>
    </w:p>
    <w:p w14:paraId="7553751F" w14:textId="7BB5D9D7" w:rsidR="00936C83" w:rsidRPr="00424C9D" w:rsidDel="009A1469" w:rsidRDefault="00936C83">
      <w:pPr>
        <w:rPr>
          <w:del w:id="1973" w:author="Can Hong NGOC" w:date="2020-08-31T11:22:00Z"/>
          <w:rFonts w:ascii="Arial" w:hAnsi="Arial" w:cs="Arial"/>
          <w:b/>
        </w:rPr>
        <w:pPrChange w:id="1974" w:author="Can Hong NGOC" w:date="2020-08-31T11:22:00Z">
          <w:pPr>
            <w:spacing w:after="160" w:line="259" w:lineRule="auto"/>
          </w:pPr>
        </w:pPrChange>
      </w:pPr>
      <w:del w:id="1975" w:author="Can Hong NGOC" w:date="2020-08-31T11:22:00Z">
        <w:r w:rsidRPr="00424C9D" w:rsidDel="009A1469">
          <w:rPr>
            <w:rFonts w:ascii="Arial" w:hAnsi="Arial" w:cs="Arial"/>
            <w:b/>
          </w:rPr>
          <w:delText>Deploy stage deliverables</w:delText>
        </w:r>
      </w:del>
    </w:p>
    <w:tbl>
      <w:tblPr>
        <w:tblStyle w:val="GridTable4-Accent12"/>
        <w:tblW w:w="5000" w:type="pct"/>
        <w:tblLayout w:type="fixed"/>
        <w:tblLook w:val="04A0" w:firstRow="1" w:lastRow="0" w:firstColumn="1" w:lastColumn="0" w:noHBand="0" w:noVBand="1"/>
      </w:tblPr>
      <w:tblGrid>
        <w:gridCol w:w="1125"/>
        <w:gridCol w:w="1940"/>
        <w:gridCol w:w="5149"/>
        <w:gridCol w:w="2638"/>
        <w:gridCol w:w="1618"/>
        <w:gridCol w:w="822"/>
        <w:gridCol w:w="748"/>
        <w:gridCol w:w="748"/>
      </w:tblGrid>
      <w:tr w:rsidR="00936C83" w:rsidRPr="00E905C1" w:rsidDel="009A1469" w14:paraId="5F25EE9F" w14:textId="366F3784" w:rsidTr="00424C9D">
        <w:trPr>
          <w:cnfStyle w:val="100000000000" w:firstRow="1" w:lastRow="0" w:firstColumn="0" w:lastColumn="0" w:oddVBand="0" w:evenVBand="0" w:oddHBand="0" w:evenHBand="0" w:firstRowFirstColumn="0" w:firstRowLastColumn="0" w:lastRowFirstColumn="0" w:lastRowLastColumn="0"/>
          <w:trHeight w:val="1311"/>
          <w:del w:id="1976" w:author="Can Hong NGOC" w:date="2020-08-31T11:22:00Z"/>
        </w:trPr>
        <w:tc>
          <w:tcPr>
            <w:cnfStyle w:val="001000000000" w:firstRow="0" w:lastRow="0" w:firstColumn="1" w:lastColumn="0" w:oddVBand="0" w:evenVBand="0" w:oddHBand="0" w:evenHBand="0" w:firstRowFirstColumn="0" w:firstRowLastColumn="0" w:lastRowFirstColumn="0" w:lastRowLastColumn="0"/>
            <w:tcW w:w="380" w:type="pct"/>
            <w:noWrap/>
            <w:vAlign w:val="center"/>
            <w:hideMark/>
          </w:tcPr>
          <w:p w14:paraId="1DC117A1" w14:textId="77DE6361" w:rsidR="00936C83" w:rsidRPr="00E905C1" w:rsidDel="009A1469" w:rsidRDefault="00936C83" w:rsidP="00E61E86">
            <w:pPr>
              <w:rPr>
                <w:del w:id="1977" w:author="Can Hong NGOC" w:date="2020-08-31T11:22:00Z"/>
                <w:rFonts w:ascii="Arial" w:hAnsi="Arial" w:cs="Arial"/>
                <w:sz w:val="20"/>
                <w:szCs w:val="20"/>
              </w:rPr>
            </w:pPr>
            <w:del w:id="1978" w:author="Can Hong NGOC" w:date="2020-08-31T11:22:00Z">
              <w:r w:rsidRPr="00E905C1" w:rsidDel="009A1469">
                <w:rPr>
                  <w:rFonts w:ascii="Arial" w:hAnsi="Arial" w:cs="Arial"/>
                </w:rPr>
                <w:delText>ID</w:delText>
              </w:r>
            </w:del>
          </w:p>
        </w:tc>
        <w:tc>
          <w:tcPr>
            <w:tcW w:w="656" w:type="pct"/>
            <w:vAlign w:val="center"/>
            <w:hideMark/>
          </w:tcPr>
          <w:p w14:paraId="13B44E96" w14:textId="3588D0F7"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979" w:author="Can Hong NGOC" w:date="2020-08-31T11:22:00Z"/>
                <w:rFonts w:ascii="Arial" w:hAnsi="Arial" w:cs="Arial"/>
                <w:sz w:val="20"/>
                <w:szCs w:val="20"/>
              </w:rPr>
            </w:pPr>
            <w:del w:id="1980" w:author="Can Hong NGOC" w:date="2020-08-31T11:22:00Z">
              <w:r w:rsidRPr="00E905C1" w:rsidDel="009A1469">
                <w:rPr>
                  <w:rFonts w:ascii="Arial" w:hAnsi="Arial" w:cs="Arial"/>
                </w:rPr>
                <w:delText>Activity Name</w:delText>
              </w:r>
            </w:del>
          </w:p>
        </w:tc>
        <w:tc>
          <w:tcPr>
            <w:tcW w:w="1741" w:type="pct"/>
            <w:vAlign w:val="center"/>
          </w:tcPr>
          <w:p w14:paraId="073794D5" w14:textId="1DD56288"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981" w:author="Can Hong NGOC" w:date="2020-08-31T11:22:00Z"/>
                <w:rFonts w:ascii="Arial" w:hAnsi="Arial" w:cs="Arial"/>
                <w:sz w:val="20"/>
                <w:szCs w:val="20"/>
              </w:rPr>
            </w:pPr>
            <w:del w:id="1982" w:author="Can Hong NGOC" w:date="2020-08-31T11:22:00Z">
              <w:r w:rsidRPr="00E905C1" w:rsidDel="009A1469">
                <w:rPr>
                  <w:rFonts w:ascii="Arial" w:hAnsi="Arial" w:cs="Arial"/>
                </w:rPr>
                <w:delText>Activity Description</w:delText>
              </w:r>
            </w:del>
          </w:p>
        </w:tc>
        <w:tc>
          <w:tcPr>
            <w:tcW w:w="892" w:type="pct"/>
            <w:vAlign w:val="center"/>
            <w:hideMark/>
          </w:tcPr>
          <w:p w14:paraId="7A5555AA" w14:textId="7522ADD8"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983" w:author="Can Hong NGOC" w:date="2020-08-31T11:22:00Z"/>
                <w:rFonts w:ascii="Arial" w:hAnsi="Arial" w:cs="Arial"/>
                <w:sz w:val="20"/>
                <w:szCs w:val="20"/>
              </w:rPr>
            </w:pPr>
            <w:del w:id="1984" w:author="Can Hong NGOC" w:date="2020-08-31T11:22:00Z">
              <w:r w:rsidRPr="00E905C1" w:rsidDel="009A1469">
                <w:rPr>
                  <w:rFonts w:ascii="Arial" w:hAnsi="Arial" w:cs="Arial"/>
                </w:rPr>
                <w:delText>Deliverables</w:delText>
              </w:r>
            </w:del>
          </w:p>
        </w:tc>
        <w:tc>
          <w:tcPr>
            <w:tcW w:w="547" w:type="pct"/>
            <w:vAlign w:val="center"/>
            <w:hideMark/>
          </w:tcPr>
          <w:p w14:paraId="36C453FE" w14:textId="5C322BAD"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985" w:author="Can Hong NGOC" w:date="2020-08-31T11:22:00Z"/>
                <w:rFonts w:ascii="Arial" w:hAnsi="Arial" w:cs="Arial"/>
                <w:sz w:val="20"/>
                <w:szCs w:val="20"/>
              </w:rPr>
            </w:pPr>
            <w:del w:id="1986" w:author="Can Hong NGOC" w:date="2020-08-31T11:22:00Z">
              <w:r w:rsidRPr="00E905C1" w:rsidDel="009A1469">
                <w:rPr>
                  <w:rFonts w:ascii="Arial" w:hAnsi="Arial" w:cs="Arial"/>
                </w:rPr>
                <w:delText>Deliverable Type</w:delText>
              </w:r>
            </w:del>
          </w:p>
        </w:tc>
        <w:tc>
          <w:tcPr>
            <w:tcW w:w="278" w:type="pct"/>
            <w:noWrap/>
            <w:textDirection w:val="tbRl"/>
            <w:vAlign w:val="center"/>
            <w:hideMark/>
          </w:tcPr>
          <w:p w14:paraId="24D70D38" w14:textId="3BD801B4"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987" w:author="Can Hong NGOC" w:date="2020-08-31T11:22:00Z"/>
                <w:rFonts w:ascii="Arial" w:hAnsi="Arial" w:cs="Arial"/>
                <w:sz w:val="20"/>
                <w:szCs w:val="20"/>
              </w:rPr>
            </w:pPr>
            <w:del w:id="1988" w:author="Can Hong NGOC" w:date="2020-08-31T11:22:00Z">
              <w:r w:rsidRPr="00E905C1" w:rsidDel="009A1469">
                <w:rPr>
                  <w:rFonts w:ascii="Arial" w:hAnsi="Arial" w:cs="Arial"/>
                </w:rPr>
                <w:delText>Finastra</w:delText>
              </w:r>
            </w:del>
          </w:p>
        </w:tc>
        <w:tc>
          <w:tcPr>
            <w:tcW w:w="253" w:type="pct"/>
            <w:textDirection w:val="tbRl"/>
          </w:tcPr>
          <w:p w14:paraId="6922DDEE" w14:textId="1790E976" w:rsidR="00936C83" w:rsidRPr="00E905C1" w:rsidDel="009A1469" w:rsidRDefault="00AD407A">
            <w:pPr>
              <w:cnfStyle w:val="100000000000" w:firstRow="1" w:lastRow="0" w:firstColumn="0" w:lastColumn="0" w:oddVBand="0" w:evenVBand="0" w:oddHBand="0" w:evenHBand="0" w:firstRowFirstColumn="0" w:firstRowLastColumn="0" w:lastRowFirstColumn="0" w:lastRowLastColumn="0"/>
              <w:rPr>
                <w:del w:id="1989" w:author="Can Hong NGOC" w:date="2020-08-31T11:22:00Z"/>
                <w:rFonts w:ascii="Arial" w:hAnsi="Arial" w:cs="Arial"/>
                <w:sz w:val="20"/>
                <w:szCs w:val="20"/>
              </w:rPr>
            </w:pPr>
            <w:del w:id="1990" w:author="Can Hong NGOC" w:date="2020-08-31T11:22:00Z">
              <w:r w:rsidRPr="00E905C1" w:rsidDel="009A1469">
                <w:rPr>
                  <w:rFonts w:ascii="Arial" w:hAnsi="Arial" w:cs="Arial"/>
                </w:rPr>
                <w:delText>Contractor</w:delText>
              </w:r>
            </w:del>
          </w:p>
        </w:tc>
        <w:tc>
          <w:tcPr>
            <w:tcW w:w="253" w:type="pct"/>
            <w:noWrap/>
            <w:textDirection w:val="tbRl"/>
            <w:vAlign w:val="center"/>
            <w:hideMark/>
          </w:tcPr>
          <w:p w14:paraId="79A8E353" w14:textId="4B6D2D49" w:rsidR="00936C83" w:rsidRPr="00E905C1" w:rsidDel="009A1469" w:rsidRDefault="00936C83">
            <w:pPr>
              <w:cnfStyle w:val="100000000000" w:firstRow="1" w:lastRow="0" w:firstColumn="0" w:lastColumn="0" w:oddVBand="0" w:evenVBand="0" w:oddHBand="0" w:evenHBand="0" w:firstRowFirstColumn="0" w:firstRowLastColumn="0" w:lastRowFirstColumn="0" w:lastRowLastColumn="0"/>
              <w:rPr>
                <w:del w:id="1991" w:author="Can Hong NGOC" w:date="2020-08-31T11:22:00Z"/>
                <w:rFonts w:ascii="Arial" w:hAnsi="Arial" w:cs="Arial"/>
                <w:sz w:val="20"/>
                <w:szCs w:val="20"/>
              </w:rPr>
            </w:pPr>
            <w:del w:id="1992" w:author="Can Hong NGOC" w:date="2020-08-31T11:22:00Z">
              <w:r w:rsidRPr="00E905C1" w:rsidDel="009A1469">
                <w:rPr>
                  <w:rFonts w:ascii="Arial" w:hAnsi="Arial" w:cs="Arial"/>
                </w:rPr>
                <w:delText>Client</w:delText>
              </w:r>
            </w:del>
          </w:p>
        </w:tc>
      </w:tr>
      <w:tr w:rsidR="00936C83" w:rsidRPr="00E905C1" w:rsidDel="009A1469" w14:paraId="5387A08E" w14:textId="027722E5" w:rsidTr="00424C9D">
        <w:trPr>
          <w:cnfStyle w:val="000000100000" w:firstRow="0" w:lastRow="0" w:firstColumn="0" w:lastColumn="0" w:oddVBand="0" w:evenVBand="0" w:oddHBand="1" w:evenHBand="0" w:firstRowFirstColumn="0" w:firstRowLastColumn="0" w:lastRowFirstColumn="0" w:lastRowLastColumn="0"/>
          <w:trHeight w:val="863"/>
          <w:del w:id="1993" w:author="Can Hong NGOC" w:date="2020-08-31T11:22:00Z"/>
        </w:trPr>
        <w:tc>
          <w:tcPr>
            <w:cnfStyle w:val="001000000000" w:firstRow="0" w:lastRow="0" w:firstColumn="1" w:lastColumn="0" w:oddVBand="0" w:evenVBand="0" w:oddHBand="0" w:evenHBand="0" w:firstRowFirstColumn="0" w:firstRowLastColumn="0" w:lastRowFirstColumn="0" w:lastRowLastColumn="0"/>
            <w:tcW w:w="380" w:type="pct"/>
            <w:noWrap/>
            <w:hideMark/>
          </w:tcPr>
          <w:p w14:paraId="4D40332F" w14:textId="2DD380B3" w:rsidR="00936C83" w:rsidRPr="00E905C1" w:rsidDel="009A1469" w:rsidRDefault="00936C83" w:rsidP="00E61E86">
            <w:pPr>
              <w:rPr>
                <w:del w:id="1994" w:author="Can Hong NGOC" w:date="2020-08-31T11:22:00Z"/>
                <w:rFonts w:ascii="Arial" w:hAnsi="Arial" w:cs="Arial"/>
                <w:sz w:val="20"/>
                <w:szCs w:val="20"/>
              </w:rPr>
            </w:pPr>
            <w:bookmarkStart w:id="1995" w:name="_Hlk511913299"/>
            <w:del w:id="1996" w:author="Can Hong NGOC" w:date="2020-08-31T11:22:00Z">
              <w:r w:rsidRPr="00E905C1" w:rsidDel="009A1469">
                <w:rPr>
                  <w:rFonts w:ascii="Arial" w:hAnsi="Arial" w:cs="Arial"/>
                </w:rPr>
                <w:delText>VK.C001</w:delText>
              </w:r>
            </w:del>
          </w:p>
        </w:tc>
        <w:tc>
          <w:tcPr>
            <w:tcW w:w="656" w:type="pct"/>
            <w:hideMark/>
          </w:tcPr>
          <w:p w14:paraId="32F881B8" w14:textId="78CC7F1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1997" w:author="Can Hong NGOC" w:date="2020-08-31T11:22:00Z"/>
                <w:rFonts w:ascii="Arial" w:hAnsi="Arial" w:cs="Arial"/>
                <w:sz w:val="20"/>
                <w:szCs w:val="20"/>
              </w:rPr>
            </w:pPr>
            <w:del w:id="1998" w:author="Can Hong NGOC" w:date="2020-08-31T11:22:00Z">
              <w:r w:rsidRPr="00E905C1" w:rsidDel="009A1469">
                <w:rPr>
                  <w:rFonts w:ascii="Arial" w:hAnsi="Arial" w:cs="Arial"/>
                </w:rPr>
                <w:delText>Handover to CS</w:delText>
              </w:r>
            </w:del>
          </w:p>
        </w:tc>
        <w:tc>
          <w:tcPr>
            <w:tcW w:w="1741" w:type="pct"/>
          </w:tcPr>
          <w:p w14:paraId="02953C0D" w14:textId="769764AF" w:rsidR="00936C83" w:rsidRPr="00E905C1" w:rsidDel="009A1469" w:rsidRDefault="00AD407A">
            <w:pPr>
              <w:cnfStyle w:val="000000100000" w:firstRow="0" w:lastRow="0" w:firstColumn="0" w:lastColumn="0" w:oddVBand="0" w:evenVBand="0" w:oddHBand="1" w:evenHBand="0" w:firstRowFirstColumn="0" w:firstRowLastColumn="0" w:lastRowFirstColumn="0" w:lastRowLastColumn="0"/>
              <w:rPr>
                <w:del w:id="1999" w:author="Can Hong NGOC" w:date="2020-08-31T11:22:00Z"/>
                <w:rFonts w:ascii="Arial" w:hAnsi="Arial" w:cs="Arial"/>
                <w:sz w:val="20"/>
                <w:szCs w:val="20"/>
              </w:rPr>
            </w:pPr>
            <w:del w:id="2000" w:author="Can Hong NGOC" w:date="2020-08-31T11:22:00Z">
              <w:r w:rsidRPr="00E905C1" w:rsidDel="009A1469">
                <w:rPr>
                  <w:rFonts w:ascii="Arial" w:hAnsi="Arial" w:cs="Arial"/>
                </w:rPr>
                <w:delText>Finastra</w:delText>
              </w:r>
              <w:r w:rsidR="00936C83" w:rsidRPr="00E905C1" w:rsidDel="009A1469">
                <w:rPr>
                  <w:rFonts w:ascii="Arial" w:hAnsi="Arial" w:cs="Arial"/>
                </w:rPr>
                <w:delText xml:space="preserve"> will introduce Customer Support team to </w:delText>
              </w:r>
              <w:r w:rsidRPr="00E905C1" w:rsidDel="009A1469">
                <w:rPr>
                  <w:rFonts w:ascii="Arial" w:hAnsi="Arial" w:cs="Arial"/>
                </w:rPr>
                <w:delText>C</w:delText>
              </w:r>
              <w:r w:rsidR="00936C83" w:rsidRPr="00E905C1" w:rsidDel="009A1469">
                <w:rPr>
                  <w:rFonts w:ascii="Arial" w:hAnsi="Arial" w:cs="Arial"/>
                </w:rPr>
                <w:delText>lient and handover any outstanding issues to CS.</w:delText>
              </w:r>
            </w:del>
          </w:p>
        </w:tc>
        <w:tc>
          <w:tcPr>
            <w:tcW w:w="892" w:type="pct"/>
            <w:hideMark/>
          </w:tcPr>
          <w:p w14:paraId="322D67C9" w14:textId="4624F8F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01" w:author="Can Hong NGOC" w:date="2020-08-31T11:22:00Z"/>
                <w:rFonts w:ascii="Arial" w:hAnsi="Arial" w:cs="Arial"/>
                <w:sz w:val="20"/>
                <w:szCs w:val="20"/>
              </w:rPr>
            </w:pPr>
            <w:del w:id="2002" w:author="Can Hong NGOC" w:date="2020-08-31T11:22:00Z">
              <w:r w:rsidRPr="00E905C1" w:rsidDel="009A1469">
                <w:rPr>
                  <w:rFonts w:ascii="Arial" w:hAnsi="Arial" w:cs="Arial"/>
                </w:rPr>
                <w:delText xml:space="preserve">CD001 Outstanding Issues Log </w:delText>
              </w:r>
            </w:del>
          </w:p>
          <w:p w14:paraId="12F3522E" w14:textId="56D13694"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03" w:author="Can Hong NGOC" w:date="2020-08-31T11:22:00Z"/>
                <w:rFonts w:ascii="Arial" w:hAnsi="Arial" w:cs="Arial"/>
                <w:sz w:val="20"/>
                <w:szCs w:val="20"/>
              </w:rPr>
            </w:pPr>
            <w:del w:id="2004" w:author="Can Hong NGOC" w:date="2020-08-31T11:22:00Z">
              <w:r w:rsidRPr="00E905C1" w:rsidDel="009A1469">
                <w:rPr>
                  <w:rFonts w:ascii="Arial" w:hAnsi="Arial" w:cs="Arial"/>
                </w:rPr>
                <w:delText xml:space="preserve">and </w:delText>
              </w:r>
            </w:del>
          </w:p>
          <w:p w14:paraId="1BA4761F" w14:textId="15BDBDD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05" w:author="Can Hong NGOC" w:date="2020-08-31T11:22:00Z"/>
                <w:rFonts w:ascii="Arial" w:hAnsi="Arial" w:cs="Arial"/>
                <w:sz w:val="20"/>
                <w:szCs w:val="20"/>
              </w:rPr>
            </w:pPr>
            <w:del w:id="2006" w:author="Can Hong NGOC" w:date="2020-08-31T11:22:00Z">
              <w:r w:rsidRPr="00E905C1" w:rsidDel="009A1469">
                <w:rPr>
                  <w:rFonts w:ascii="Arial" w:hAnsi="Arial" w:cs="Arial"/>
                </w:rPr>
                <w:delText>C002 GS to CS Checklist</w:delText>
              </w:r>
            </w:del>
          </w:p>
        </w:tc>
        <w:tc>
          <w:tcPr>
            <w:tcW w:w="547" w:type="pct"/>
            <w:hideMark/>
          </w:tcPr>
          <w:p w14:paraId="0F543AB6" w14:textId="2CED107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07" w:author="Can Hong NGOC" w:date="2020-08-31T11:22:00Z"/>
                <w:rFonts w:ascii="Arial" w:hAnsi="Arial" w:cs="Arial"/>
                <w:sz w:val="20"/>
                <w:szCs w:val="20"/>
              </w:rPr>
            </w:pPr>
            <w:del w:id="2008" w:author="Can Hong NGOC" w:date="2020-08-31T11:22:00Z">
              <w:r w:rsidRPr="00E905C1" w:rsidDel="009A1469">
                <w:rPr>
                  <w:rFonts w:ascii="Arial" w:hAnsi="Arial" w:cs="Arial"/>
                </w:rPr>
                <w:delText>Document</w:delText>
              </w:r>
            </w:del>
          </w:p>
        </w:tc>
        <w:tc>
          <w:tcPr>
            <w:tcW w:w="278" w:type="pct"/>
            <w:vAlign w:val="center"/>
            <w:hideMark/>
          </w:tcPr>
          <w:p w14:paraId="2D5D1B7B" w14:textId="694D15F3"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09" w:author="Can Hong NGOC" w:date="2020-08-31T11:22:00Z"/>
                <w:rFonts w:ascii="Arial" w:hAnsi="Arial" w:cs="Arial"/>
                <w:sz w:val="20"/>
                <w:szCs w:val="20"/>
              </w:rPr>
              <w:pPrChange w:id="201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11" w:author="Can Hong NGOC" w:date="2020-08-31T11:22:00Z">
              <w:r w:rsidRPr="00E905C1" w:rsidDel="009A1469">
                <w:rPr>
                  <w:rFonts w:ascii="Arial" w:hAnsi="Arial" w:cs="Arial"/>
                </w:rPr>
                <w:delText>E</w:delText>
              </w:r>
            </w:del>
          </w:p>
        </w:tc>
        <w:tc>
          <w:tcPr>
            <w:tcW w:w="253" w:type="pct"/>
            <w:vAlign w:val="center"/>
          </w:tcPr>
          <w:p w14:paraId="67F3FC79" w14:textId="128D629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12" w:author="Can Hong NGOC" w:date="2020-08-31T11:22:00Z"/>
                <w:rFonts w:ascii="Arial" w:hAnsi="Arial" w:cs="Arial"/>
                <w:sz w:val="20"/>
                <w:szCs w:val="20"/>
              </w:rPr>
              <w:pPrChange w:id="201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14" w:author="Can Hong NGOC" w:date="2020-08-31T11:22:00Z">
              <w:r w:rsidRPr="00E905C1" w:rsidDel="009A1469">
                <w:rPr>
                  <w:rFonts w:ascii="Arial" w:hAnsi="Arial" w:cs="Arial"/>
                </w:rPr>
                <w:delText>S</w:delText>
              </w:r>
            </w:del>
          </w:p>
        </w:tc>
        <w:tc>
          <w:tcPr>
            <w:tcW w:w="253" w:type="pct"/>
            <w:vAlign w:val="center"/>
            <w:hideMark/>
          </w:tcPr>
          <w:p w14:paraId="1629900B" w14:textId="49A2B7EF"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15" w:author="Can Hong NGOC" w:date="2020-08-31T11:22:00Z"/>
                <w:rFonts w:ascii="Arial" w:hAnsi="Arial" w:cs="Arial"/>
                <w:sz w:val="20"/>
                <w:szCs w:val="20"/>
              </w:rPr>
              <w:pPrChange w:id="201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17" w:author="Can Hong NGOC" w:date="2020-08-31T11:22:00Z">
              <w:r w:rsidRPr="00E905C1" w:rsidDel="009A1469">
                <w:rPr>
                  <w:rFonts w:ascii="Arial" w:hAnsi="Arial" w:cs="Arial"/>
                </w:rPr>
                <w:delText>P</w:delText>
              </w:r>
            </w:del>
          </w:p>
        </w:tc>
      </w:tr>
      <w:tr w:rsidR="00936C83" w:rsidRPr="00E905C1" w:rsidDel="009A1469" w14:paraId="2CC2E02F" w14:textId="415A3E0D" w:rsidTr="00424C9D">
        <w:trPr>
          <w:trHeight w:val="863"/>
          <w:del w:id="2018" w:author="Can Hong NGOC" w:date="2020-08-31T11:22:00Z"/>
        </w:trPr>
        <w:tc>
          <w:tcPr>
            <w:cnfStyle w:val="001000000000" w:firstRow="0" w:lastRow="0" w:firstColumn="1" w:lastColumn="0" w:oddVBand="0" w:evenVBand="0" w:oddHBand="0" w:evenHBand="0" w:firstRowFirstColumn="0" w:firstRowLastColumn="0" w:lastRowFirstColumn="0" w:lastRowLastColumn="0"/>
            <w:tcW w:w="380" w:type="pct"/>
            <w:noWrap/>
          </w:tcPr>
          <w:p w14:paraId="15274806" w14:textId="37D85366" w:rsidR="00936C83" w:rsidRPr="00E905C1" w:rsidDel="009A1469" w:rsidRDefault="00936C83" w:rsidP="00E61E86">
            <w:pPr>
              <w:rPr>
                <w:del w:id="2019" w:author="Can Hong NGOC" w:date="2020-08-31T11:22:00Z"/>
                <w:rFonts w:ascii="Arial" w:hAnsi="Arial" w:cs="Arial"/>
                <w:sz w:val="20"/>
                <w:szCs w:val="20"/>
              </w:rPr>
            </w:pPr>
            <w:del w:id="2020" w:author="Can Hong NGOC" w:date="2020-08-31T11:22:00Z">
              <w:r w:rsidRPr="00E905C1" w:rsidDel="009A1469">
                <w:rPr>
                  <w:rFonts w:ascii="Arial" w:hAnsi="Arial" w:cs="Arial"/>
                </w:rPr>
                <w:delText>VK.C002</w:delText>
              </w:r>
            </w:del>
          </w:p>
        </w:tc>
        <w:tc>
          <w:tcPr>
            <w:tcW w:w="656" w:type="pct"/>
          </w:tcPr>
          <w:p w14:paraId="1F02B8E4" w14:textId="1C34CC22"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21" w:author="Can Hong NGOC" w:date="2020-08-31T11:22:00Z"/>
                <w:rFonts w:ascii="Arial" w:hAnsi="Arial" w:cs="Arial"/>
                <w:sz w:val="20"/>
                <w:szCs w:val="20"/>
              </w:rPr>
            </w:pPr>
            <w:del w:id="2022" w:author="Can Hong NGOC" w:date="2020-08-31T11:22:00Z">
              <w:r w:rsidRPr="00E905C1" w:rsidDel="009A1469">
                <w:rPr>
                  <w:rFonts w:ascii="Arial" w:hAnsi="Arial" w:cs="Arial"/>
                </w:rPr>
                <w:delText>Close Project</w:delText>
              </w:r>
            </w:del>
          </w:p>
        </w:tc>
        <w:tc>
          <w:tcPr>
            <w:tcW w:w="1741" w:type="pct"/>
          </w:tcPr>
          <w:p w14:paraId="467BCAD6" w14:textId="1D48685A" w:rsidR="00936C83" w:rsidRPr="00E905C1" w:rsidDel="009A1469" w:rsidRDefault="00AD407A">
            <w:pPr>
              <w:cnfStyle w:val="000000000000" w:firstRow="0" w:lastRow="0" w:firstColumn="0" w:lastColumn="0" w:oddVBand="0" w:evenVBand="0" w:oddHBand="0" w:evenHBand="0" w:firstRowFirstColumn="0" w:firstRowLastColumn="0" w:lastRowFirstColumn="0" w:lastRowLastColumn="0"/>
              <w:rPr>
                <w:del w:id="2023" w:author="Can Hong NGOC" w:date="2020-08-31T11:22:00Z"/>
                <w:rFonts w:ascii="Arial" w:hAnsi="Arial" w:cs="Arial"/>
                <w:sz w:val="20"/>
                <w:szCs w:val="20"/>
              </w:rPr>
            </w:pPr>
            <w:del w:id="2024" w:author="Can Hong NGOC" w:date="2020-08-31T11:22:00Z">
              <w:r w:rsidRPr="00E905C1" w:rsidDel="009A1469">
                <w:rPr>
                  <w:rFonts w:ascii="Arial" w:hAnsi="Arial" w:cs="Arial"/>
                </w:rPr>
                <w:delText xml:space="preserve">Finastra </w:delText>
              </w:r>
              <w:r w:rsidR="00936C83" w:rsidRPr="00E905C1" w:rsidDel="009A1469">
                <w:rPr>
                  <w:rFonts w:ascii="Arial" w:hAnsi="Arial" w:cs="Arial"/>
                </w:rPr>
                <w:delText>and Client will confirm that all deliverables have been completed and will produce a closing project report that will include a snapshot of the outstanding issue log.</w:delText>
              </w:r>
            </w:del>
          </w:p>
        </w:tc>
        <w:tc>
          <w:tcPr>
            <w:tcW w:w="892" w:type="pct"/>
          </w:tcPr>
          <w:p w14:paraId="16213C93" w14:textId="6529D5A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25" w:author="Can Hong NGOC" w:date="2020-08-31T11:22:00Z"/>
                <w:rFonts w:ascii="Arial" w:hAnsi="Arial" w:cs="Arial"/>
                <w:sz w:val="20"/>
                <w:szCs w:val="20"/>
              </w:rPr>
            </w:pPr>
            <w:del w:id="2026" w:author="Can Hong NGOC" w:date="2020-08-31T11:22:00Z">
              <w:r w:rsidRPr="00E905C1" w:rsidDel="009A1469">
                <w:rPr>
                  <w:rFonts w:ascii="Arial" w:hAnsi="Arial" w:cs="Arial"/>
                </w:rPr>
                <w:delText>CD002 Project Closure Report</w:delText>
              </w:r>
            </w:del>
          </w:p>
        </w:tc>
        <w:tc>
          <w:tcPr>
            <w:tcW w:w="547" w:type="pct"/>
          </w:tcPr>
          <w:p w14:paraId="141D9C29" w14:textId="02EBB925"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27" w:author="Can Hong NGOC" w:date="2020-08-31T11:22:00Z"/>
                <w:rFonts w:ascii="Arial" w:hAnsi="Arial" w:cs="Arial"/>
                <w:sz w:val="20"/>
                <w:szCs w:val="20"/>
              </w:rPr>
            </w:pPr>
            <w:del w:id="2028" w:author="Can Hong NGOC" w:date="2020-08-31T11:22:00Z">
              <w:r w:rsidRPr="00E905C1" w:rsidDel="009A1469">
                <w:rPr>
                  <w:rFonts w:ascii="Arial" w:hAnsi="Arial" w:cs="Arial"/>
                </w:rPr>
                <w:delText>Document</w:delText>
              </w:r>
            </w:del>
          </w:p>
        </w:tc>
        <w:tc>
          <w:tcPr>
            <w:tcW w:w="278" w:type="pct"/>
            <w:vAlign w:val="center"/>
          </w:tcPr>
          <w:p w14:paraId="4EFC92AE" w14:textId="00DE825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29" w:author="Can Hong NGOC" w:date="2020-08-31T11:22:00Z"/>
                <w:rFonts w:ascii="Arial" w:hAnsi="Arial" w:cs="Arial"/>
                <w:sz w:val="20"/>
                <w:szCs w:val="20"/>
              </w:rPr>
              <w:pPrChange w:id="203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2031" w:author="Can Hong NGOC" w:date="2020-08-31T11:22:00Z">
              <w:r w:rsidRPr="00E905C1" w:rsidDel="009A1469">
                <w:rPr>
                  <w:rFonts w:ascii="Arial" w:hAnsi="Arial" w:cs="Arial"/>
                </w:rPr>
                <w:delText>E</w:delText>
              </w:r>
            </w:del>
          </w:p>
        </w:tc>
        <w:tc>
          <w:tcPr>
            <w:tcW w:w="253" w:type="pct"/>
            <w:vAlign w:val="center"/>
          </w:tcPr>
          <w:p w14:paraId="4A94097B" w14:textId="394DC4FB"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32" w:author="Can Hong NGOC" w:date="2020-08-31T11:22:00Z"/>
                <w:rFonts w:ascii="Arial" w:hAnsi="Arial" w:cs="Arial"/>
                <w:sz w:val="20"/>
                <w:szCs w:val="20"/>
              </w:rPr>
              <w:pPrChange w:id="203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2034" w:author="Can Hong NGOC" w:date="2020-08-31T11:22:00Z">
              <w:r w:rsidRPr="00E905C1" w:rsidDel="009A1469">
                <w:rPr>
                  <w:rFonts w:ascii="Arial" w:hAnsi="Arial" w:cs="Arial"/>
                </w:rPr>
                <w:delText>S</w:delText>
              </w:r>
            </w:del>
          </w:p>
        </w:tc>
        <w:tc>
          <w:tcPr>
            <w:tcW w:w="253" w:type="pct"/>
            <w:vAlign w:val="center"/>
          </w:tcPr>
          <w:p w14:paraId="2C3C9F95" w14:textId="1F1D47D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35" w:author="Can Hong NGOC" w:date="2020-08-31T11:22:00Z"/>
                <w:rFonts w:ascii="Arial" w:hAnsi="Arial" w:cs="Arial"/>
                <w:sz w:val="20"/>
                <w:szCs w:val="20"/>
              </w:rPr>
              <w:pPrChange w:id="2036"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2037" w:author="Can Hong NGOC" w:date="2020-08-31T11:22:00Z">
              <w:r w:rsidRPr="00E905C1" w:rsidDel="009A1469">
                <w:rPr>
                  <w:rFonts w:ascii="Arial" w:hAnsi="Arial" w:cs="Arial"/>
                </w:rPr>
                <w:delText>E</w:delText>
              </w:r>
            </w:del>
          </w:p>
        </w:tc>
      </w:tr>
      <w:tr w:rsidR="00936C83" w:rsidRPr="00E905C1" w:rsidDel="009A1469" w14:paraId="34B65347" w14:textId="0E06D6AD" w:rsidTr="00424C9D">
        <w:trPr>
          <w:cnfStyle w:val="000000100000" w:firstRow="0" w:lastRow="0" w:firstColumn="0" w:lastColumn="0" w:oddVBand="0" w:evenVBand="0" w:oddHBand="1" w:evenHBand="0" w:firstRowFirstColumn="0" w:firstRowLastColumn="0" w:lastRowFirstColumn="0" w:lastRowLastColumn="0"/>
          <w:trHeight w:val="863"/>
          <w:del w:id="2038" w:author="Can Hong NGOC" w:date="2020-08-31T11:22:00Z"/>
        </w:trPr>
        <w:tc>
          <w:tcPr>
            <w:cnfStyle w:val="001000000000" w:firstRow="0" w:lastRow="0" w:firstColumn="1" w:lastColumn="0" w:oddVBand="0" w:evenVBand="0" w:oddHBand="0" w:evenHBand="0" w:firstRowFirstColumn="0" w:firstRowLastColumn="0" w:lastRowFirstColumn="0" w:lastRowLastColumn="0"/>
            <w:tcW w:w="380" w:type="pct"/>
            <w:noWrap/>
          </w:tcPr>
          <w:p w14:paraId="4B1F48BC" w14:textId="5487C32E" w:rsidR="00936C83" w:rsidRPr="00E905C1" w:rsidDel="009A1469" w:rsidRDefault="00936C83" w:rsidP="00E61E86">
            <w:pPr>
              <w:rPr>
                <w:del w:id="2039" w:author="Can Hong NGOC" w:date="2020-08-31T11:22:00Z"/>
                <w:rFonts w:ascii="Arial" w:hAnsi="Arial" w:cs="Arial"/>
                <w:sz w:val="20"/>
                <w:szCs w:val="20"/>
              </w:rPr>
            </w:pPr>
            <w:del w:id="2040" w:author="Can Hong NGOC" w:date="2020-08-31T11:22:00Z">
              <w:r w:rsidRPr="00E905C1" w:rsidDel="009A1469">
                <w:rPr>
                  <w:rFonts w:ascii="Arial" w:hAnsi="Arial" w:cs="Arial"/>
                </w:rPr>
                <w:delText>VK.C003</w:delText>
              </w:r>
            </w:del>
          </w:p>
        </w:tc>
        <w:tc>
          <w:tcPr>
            <w:tcW w:w="656" w:type="pct"/>
          </w:tcPr>
          <w:p w14:paraId="0A363016" w14:textId="78195C7C"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41" w:author="Can Hong NGOC" w:date="2020-08-31T11:22:00Z"/>
                <w:rFonts w:ascii="Arial" w:hAnsi="Arial" w:cs="Arial"/>
                <w:sz w:val="20"/>
                <w:szCs w:val="20"/>
              </w:rPr>
            </w:pPr>
            <w:del w:id="2042" w:author="Can Hong NGOC" w:date="2020-08-31T11:22:00Z">
              <w:r w:rsidRPr="00E905C1" w:rsidDel="009A1469">
                <w:rPr>
                  <w:rFonts w:ascii="Arial" w:hAnsi="Arial" w:cs="Arial"/>
                </w:rPr>
                <w:delText>Complete Administrative Closure</w:delText>
              </w:r>
            </w:del>
          </w:p>
        </w:tc>
        <w:tc>
          <w:tcPr>
            <w:tcW w:w="1741" w:type="pct"/>
          </w:tcPr>
          <w:p w14:paraId="5BDF8306" w14:textId="3FFDDC92" w:rsidR="00936C83" w:rsidRPr="00E905C1" w:rsidDel="009A1469" w:rsidRDefault="00AD407A">
            <w:pPr>
              <w:cnfStyle w:val="000000100000" w:firstRow="0" w:lastRow="0" w:firstColumn="0" w:lastColumn="0" w:oddVBand="0" w:evenVBand="0" w:oddHBand="1" w:evenHBand="0" w:firstRowFirstColumn="0" w:firstRowLastColumn="0" w:lastRowFirstColumn="0" w:lastRowLastColumn="0"/>
              <w:rPr>
                <w:del w:id="2043" w:author="Can Hong NGOC" w:date="2020-08-31T11:22:00Z"/>
                <w:rFonts w:ascii="Arial" w:hAnsi="Arial" w:cs="Arial"/>
                <w:sz w:val="20"/>
                <w:szCs w:val="20"/>
              </w:rPr>
            </w:pPr>
            <w:del w:id="2044" w:author="Can Hong NGOC" w:date="2020-08-31T11:22:00Z">
              <w:r w:rsidRPr="00E905C1" w:rsidDel="009A1469">
                <w:rPr>
                  <w:rFonts w:ascii="Arial" w:hAnsi="Arial" w:cs="Arial"/>
                </w:rPr>
                <w:delText>Finastra</w:delText>
              </w:r>
              <w:r w:rsidR="00936C83" w:rsidRPr="00E905C1" w:rsidDel="009A1469">
                <w:rPr>
                  <w:rFonts w:ascii="Arial" w:hAnsi="Arial" w:cs="Arial"/>
                </w:rPr>
                <w:delText xml:space="preserve"> will finalise all invoices and payments. Client will approve.</w:delText>
              </w:r>
            </w:del>
          </w:p>
        </w:tc>
        <w:tc>
          <w:tcPr>
            <w:tcW w:w="892" w:type="pct"/>
          </w:tcPr>
          <w:p w14:paraId="28B25E83" w14:textId="6B2EA28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45" w:author="Can Hong NGOC" w:date="2020-08-31T11:22:00Z"/>
                <w:rFonts w:ascii="Arial" w:hAnsi="Arial" w:cs="Arial"/>
                <w:sz w:val="20"/>
                <w:szCs w:val="20"/>
              </w:rPr>
            </w:pPr>
            <w:del w:id="2046" w:author="Can Hong NGOC" w:date="2020-08-31T11:22:00Z">
              <w:r w:rsidRPr="00E905C1" w:rsidDel="009A1469">
                <w:rPr>
                  <w:rFonts w:ascii="Arial" w:hAnsi="Arial" w:cs="Arial"/>
                </w:rPr>
                <w:delText>CD003 Final Invoices</w:delText>
              </w:r>
            </w:del>
          </w:p>
        </w:tc>
        <w:tc>
          <w:tcPr>
            <w:tcW w:w="547" w:type="pct"/>
          </w:tcPr>
          <w:p w14:paraId="5DE09F8E" w14:textId="596F54A1"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47" w:author="Can Hong NGOC" w:date="2020-08-31T11:22:00Z"/>
                <w:rFonts w:ascii="Arial" w:hAnsi="Arial" w:cs="Arial"/>
                <w:sz w:val="20"/>
                <w:szCs w:val="20"/>
              </w:rPr>
            </w:pPr>
            <w:del w:id="2048" w:author="Can Hong NGOC" w:date="2020-08-31T11:22:00Z">
              <w:r w:rsidRPr="00E905C1" w:rsidDel="009A1469">
                <w:rPr>
                  <w:rFonts w:ascii="Arial" w:hAnsi="Arial" w:cs="Arial"/>
                </w:rPr>
                <w:delText>Document</w:delText>
              </w:r>
            </w:del>
          </w:p>
        </w:tc>
        <w:tc>
          <w:tcPr>
            <w:tcW w:w="278" w:type="pct"/>
            <w:vAlign w:val="center"/>
          </w:tcPr>
          <w:p w14:paraId="0D55EDDF" w14:textId="0E277F1E"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49" w:author="Can Hong NGOC" w:date="2020-08-31T11:22:00Z"/>
                <w:rFonts w:ascii="Arial" w:hAnsi="Arial" w:cs="Arial"/>
                <w:sz w:val="20"/>
                <w:szCs w:val="20"/>
              </w:rPr>
              <w:pPrChange w:id="205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51" w:author="Can Hong NGOC" w:date="2020-08-31T11:22:00Z">
              <w:r w:rsidRPr="00E905C1" w:rsidDel="009A1469">
                <w:rPr>
                  <w:rFonts w:ascii="Arial" w:hAnsi="Arial" w:cs="Arial"/>
                </w:rPr>
                <w:delText>E</w:delText>
              </w:r>
            </w:del>
          </w:p>
        </w:tc>
        <w:tc>
          <w:tcPr>
            <w:tcW w:w="253" w:type="pct"/>
            <w:vAlign w:val="center"/>
          </w:tcPr>
          <w:p w14:paraId="34932AFA" w14:textId="03E55D0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52" w:author="Can Hong NGOC" w:date="2020-08-31T11:22:00Z"/>
                <w:rFonts w:ascii="Arial" w:hAnsi="Arial" w:cs="Arial"/>
                <w:sz w:val="20"/>
                <w:szCs w:val="20"/>
              </w:rPr>
              <w:pPrChange w:id="205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54" w:author="Can Hong NGOC" w:date="2020-08-31T11:22:00Z">
              <w:r w:rsidRPr="00E905C1" w:rsidDel="009A1469">
                <w:rPr>
                  <w:rFonts w:ascii="Arial" w:hAnsi="Arial" w:cs="Arial"/>
                </w:rPr>
                <w:delText>S</w:delText>
              </w:r>
            </w:del>
          </w:p>
        </w:tc>
        <w:tc>
          <w:tcPr>
            <w:tcW w:w="253" w:type="pct"/>
            <w:vAlign w:val="center"/>
          </w:tcPr>
          <w:p w14:paraId="0CE47DAF" w14:textId="650BBAB6"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55" w:author="Can Hong NGOC" w:date="2020-08-31T11:22:00Z"/>
                <w:rFonts w:ascii="Arial" w:hAnsi="Arial" w:cs="Arial"/>
                <w:sz w:val="20"/>
                <w:szCs w:val="20"/>
              </w:rPr>
              <w:pPrChange w:id="205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57" w:author="Can Hong NGOC" w:date="2020-08-31T11:22:00Z">
              <w:r w:rsidRPr="00E905C1" w:rsidDel="009A1469">
                <w:rPr>
                  <w:rFonts w:ascii="Arial" w:hAnsi="Arial" w:cs="Arial"/>
                </w:rPr>
                <w:delText>A</w:delText>
              </w:r>
            </w:del>
          </w:p>
        </w:tc>
      </w:tr>
      <w:tr w:rsidR="00936C83" w:rsidRPr="00E905C1" w:rsidDel="009A1469" w14:paraId="20C8836F" w14:textId="21E42263" w:rsidTr="00424C9D">
        <w:trPr>
          <w:trHeight w:val="863"/>
          <w:del w:id="2058" w:author="Can Hong NGOC" w:date="2020-08-31T11:22:00Z"/>
        </w:trPr>
        <w:tc>
          <w:tcPr>
            <w:cnfStyle w:val="001000000000" w:firstRow="0" w:lastRow="0" w:firstColumn="1" w:lastColumn="0" w:oddVBand="0" w:evenVBand="0" w:oddHBand="0" w:evenHBand="0" w:firstRowFirstColumn="0" w:firstRowLastColumn="0" w:lastRowFirstColumn="0" w:lastRowLastColumn="0"/>
            <w:tcW w:w="380" w:type="pct"/>
            <w:noWrap/>
          </w:tcPr>
          <w:p w14:paraId="51A5A72E" w14:textId="6C09D5A9" w:rsidR="00936C83" w:rsidRPr="00E905C1" w:rsidDel="009A1469" w:rsidRDefault="00936C83" w:rsidP="00E61E86">
            <w:pPr>
              <w:rPr>
                <w:del w:id="2059" w:author="Can Hong NGOC" w:date="2020-08-31T11:22:00Z"/>
                <w:rFonts w:ascii="Arial" w:hAnsi="Arial" w:cs="Arial"/>
                <w:sz w:val="20"/>
                <w:szCs w:val="20"/>
              </w:rPr>
            </w:pPr>
            <w:del w:id="2060" w:author="Can Hong NGOC" w:date="2020-08-31T11:22:00Z">
              <w:r w:rsidRPr="00E905C1" w:rsidDel="009A1469">
                <w:rPr>
                  <w:rFonts w:ascii="Arial" w:hAnsi="Arial" w:cs="Arial"/>
                </w:rPr>
                <w:delText>VK.C004</w:delText>
              </w:r>
            </w:del>
          </w:p>
        </w:tc>
        <w:tc>
          <w:tcPr>
            <w:tcW w:w="656" w:type="pct"/>
          </w:tcPr>
          <w:p w14:paraId="5B0B6820" w14:textId="266165AD"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61" w:author="Can Hong NGOC" w:date="2020-08-31T11:22:00Z"/>
                <w:rFonts w:ascii="Arial" w:hAnsi="Arial" w:cs="Arial"/>
                <w:sz w:val="20"/>
                <w:szCs w:val="20"/>
              </w:rPr>
            </w:pPr>
            <w:del w:id="2062" w:author="Can Hong NGOC" w:date="2020-08-31T11:22:00Z">
              <w:r w:rsidRPr="00E905C1" w:rsidDel="009A1469">
                <w:rPr>
                  <w:rFonts w:ascii="Arial" w:hAnsi="Arial" w:cs="Arial"/>
                </w:rPr>
                <w:delText>Update Solution Architecture document (If any change)</w:delText>
              </w:r>
            </w:del>
          </w:p>
        </w:tc>
        <w:tc>
          <w:tcPr>
            <w:tcW w:w="1741" w:type="pct"/>
          </w:tcPr>
          <w:p w14:paraId="5FA67A5A" w14:textId="1D9F18A4"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63" w:author="Can Hong NGOC" w:date="2020-08-31T11:22:00Z"/>
                <w:rFonts w:ascii="Arial" w:hAnsi="Arial" w:cs="Arial"/>
                <w:sz w:val="20"/>
                <w:szCs w:val="20"/>
              </w:rPr>
            </w:pPr>
            <w:del w:id="2064" w:author="Can Hong NGOC" w:date="2020-08-31T11:22:00Z">
              <w:r w:rsidRPr="00E905C1" w:rsidDel="009A1469">
                <w:rPr>
                  <w:rFonts w:ascii="Arial" w:hAnsi="Arial" w:cs="Arial"/>
                </w:rPr>
                <w:delText>Update Solution Architecture document (If any change)</w:delText>
              </w:r>
            </w:del>
          </w:p>
        </w:tc>
        <w:tc>
          <w:tcPr>
            <w:tcW w:w="892" w:type="pct"/>
          </w:tcPr>
          <w:p w14:paraId="10B0A9A9" w14:textId="1EA5FAAF"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65" w:author="Can Hong NGOC" w:date="2020-08-31T11:22:00Z"/>
                <w:rFonts w:ascii="Arial" w:hAnsi="Arial" w:cs="Arial"/>
                <w:sz w:val="20"/>
                <w:szCs w:val="20"/>
              </w:rPr>
            </w:pPr>
            <w:del w:id="2066" w:author="Can Hong NGOC" w:date="2020-08-31T11:22:00Z">
              <w:r w:rsidRPr="00E905C1" w:rsidDel="009A1469">
                <w:rPr>
                  <w:rFonts w:ascii="Arial" w:hAnsi="Arial" w:cs="Arial"/>
                </w:rPr>
                <w:delText>CD004 Final Solution Architecture Final updated</w:delText>
              </w:r>
            </w:del>
          </w:p>
        </w:tc>
        <w:tc>
          <w:tcPr>
            <w:tcW w:w="547" w:type="pct"/>
          </w:tcPr>
          <w:p w14:paraId="64697F80" w14:textId="627482AA"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67" w:author="Can Hong NGOC" w:date="2020-08-31T11:22:00Z"/>
                <w:rFonts w:ascii="Arial" w:hAnsi="Arial" w:cs="Arial"/>
                <w:sz w:val="20"/>
                <w:szCs w:val="20"/>
              </w:rPr>
            </w:pPr>
            <w:del w:id="2068" w:author="Can Hong NGOC" w:date="2020-08-31T11:22:00Z">
              <w:r w:rsidRPr="00E905C1" w:rsidDel="009A1469">
                <w:rPr>
                  <w:rFonts w:ascii="Arial" w:hAnsi="Arial" w:cs="Arial"/>
                </w:rPr>
                <w:delText>Document</w:delText>
              </w:r>
            </w:del>
          </w:p>
        </w:tc>
        <w:tc>
          <w:tcPr>
            <w:tcW w:w="278" w:type="pct"/>
            <w:vAlign w:val="center"/>
          </w:tcPr>
          <w:p w14:paraId="3E4D39CD" w14:textId="7A991870"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69" w:author="Can Hong NGOC" w:date="2020-08-31T11:22:00Z"/>
                <w:rFonts w:ascii="Arial" w:hAnsi="Arial" w:cs="Arial"/>
                <w:sz w:val="20"/>
                <w:szCs w:val="20"/>
              </w:rPr>
              <w:pPrChange w:id="2070"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2071" w:author="Can Hong NGOC" w:date="2020-08-31T11:22:00Z">
              <w:r w:rsidRPr="00E905C1" w:rsidDel="009A1469">
                <w:rPr>
                  <w:rFonts w:ascii="Arial" w:hAnsi="Arial" w:cs="Arial"/>
                </w:rPr>
                <w:delText>E</w:delText>
              </w:r>
            </w:del>
          </w:p>
        </w:tc>
        <w:tc>
          <w:tcPr>
            <w:tcW w:w="253" w:type="pct"/>
            <w:vAlign w:val="center"/>
          </w:tcPr>
          <w:p w14:paraId="33AF4152" w14:textId="0F18998C"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72" w:author="Can Hong NGOC" w:date="2020-08-31T11:22:00Z"/>
                <w:rFonts w:ascii="Arial" w:hAnsi="Arial" w:cs="Arial"/>
                <w:sz w:val="20"/>
                <w:szCs w:val="20"/>
              </w:rPr>
              <w:pPrChange w:id="2073"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2074" w:author="Can Hong NGOC" w:date="2020-08-31T11:22:00Z">
              <w:r w:rsidRPr="00E905C1" w:rsidDel="009A1469">
                <w:rPr>
                  <w:rFonts w:ascii="Arial" w:hAnsi="Arial" w:cs="Arial"/>
                </w:rPr>
                <w:delText>S</w:delText>
              </w:r>
            </w:del>
          </w:p>
        </w:tc>
        <w:tc>
          <w:tcPr>
            <w:tcW w:w="253" w:type="pct"/>
            <w:vAlign w:val="center"/>
          </w:tcPr>
          <w:p w14:paraId="6569A414" w14:textId="21C51C87" w:rsidR="00936C83" w:rsidRPr="00E905C1" w:rsidDel="009A1469" w:rsidRDefault="00936C83">
            <w:pPr>
              <w:cnfStyle w:val="000000000000" w:firstRow="0" w:lastRow="0" w:firstColumn="0" w:lastColumn="0" w:oddVBand="0" w:evenVBand="0" w:oddHBand="0" w:evenHBand="0" w:firstRowFirstColumn="0" w:firstRowLastColumn="0" w:lastRowFirstColumn="0" w:lastRowLastColumn="0"/>
              <w:rPr>
                <w:del w:id="2075" w:author="Can Hong NGOC" w:date="2020-08-31T11:22:00Z"/>
                <w:rFonts w:ascii="Arial" w:hAnsi="Arial" w:cs="Arial"/>
                <w:sz w:val="20"/>
                <w:szCs w:val="20"/>
              </w:rPr>
              <w:pPrChange w:id="2076" w:author="Can Hong NGOC" w:date="2020-08-31T11:22:00Z">
                <w:pPr>
                  <w:jc w:val="center"/>
                  <w:cnfStyle w:val="000000000000" w:firstRow="0" w:lastRow="0" w:firstColumn="0" w:lastColumn="0" w:oddVBand="0" w:evenVBand="0" w:oddHBand="0" w:evenHBand="0" w:firstRowFirstColumn="0" w:firstRowLastColumn="0" w:lastRowFirstColumn="0" w:lastRowLastColumn="0"/>
                </w:pPr>
              </w:pPrChange>
            </w:pPr>
            <w:del w:id="2077" w:author="Can Hong NGOC" w:date="2020-08-31T11:22:00Z">
              <w:r w:rsidRPr="00E905C1" w:rsidDel="009A1469">
                <w:rPr>
                  <w:rFonts w:ascii="Arial" w:hAnsi="Arial" w:cs="Arial"/>
                </w:rPr>
                <w:delText>S</w:delText>
              </w:r>
            </w:del>
          </w:p>
        </w:tc>
      </w:tr>
      <w:tr w:rsidR="00936C83" w:rsidRPr="00E905C1" w:rsidDel="009A1469" w14:paraId="7608A887" w14:textId="05554C8F" w:rsidTr="00424C9D">
        <w:trPr>
          <w:cnfStyle w:val="000000100000" w:firstRow="0" w:lastRow="0" w:firstColumn="0" w:lastColumn="0" w:oddVBand="0" w:evenVBand="0" w:oddHBand="1" w:evenHBand="0" w:firstRowFirstColumn="0" w:firstRowLastColumn="0" w:lastRowFirstColumn="0" w:lastRowLastColumn="0"/>
          <w:trHeight w:val="863"/>
          <w:del w:id="2078" w:author="Can Hong NGOC" w:date="2020-08-31T11:22:00Z"/>
        </w:trPr>
        <w:tc>
          <w:tcPr>
            <w:cnfStyle w:val="001000000000" w:firstRow="0" w:lastRow="0" w:firstColumn="1" w:lastColumn="0" w:oddVBand="0" w:evenVBand="0" w:oddHBand="0" w:evenHBand="0" w:firstRowFirstColumn="0" w:firstRowLastColumn="0" w:lastRowFirstColumn="0" w:lastRowLastColumn="0"/>
            <w:tcW w:w="380" w:type="pct"/>
            <w:noWrap/>
          </w:tcPr>
          <w:p w14:paraId="47670FF1" w14:textId="769DFED1" w:rsidR="00936C83" w:rsidRPr="00E905C1" w:rsidDel="009A1469" w:rsidRDefault="00936C83" w:rsidP="00E61E86">
            <w:pPr>
              <w:rPr>
                <w:del w:id="2079" w:author="Can Hong NGOC" w:date="2020-08-31T11:22:00Z"/>
                <w:rFonts w:ascii="Arial" w:hAnsi="Arial" w:cs="Arial"/>
                <w:sz w:val="20"/>
                <w:szCs w:val="20"/>
              </w:rPr>
            </w:pPr>
            <w:del w:id="2080" w:author="Can Hong NGOC" w:date="2020-08-31T11:22:00Z">
              <w:r w:rsidRPr="00E905C1" w:rsidDel="009A1469">
                <w:rPr>
                  <w:rFonts w:ascii="Arial" w:hAnsi="Arial" w:cs="Arial"/>
                </w:rPr>
                <w:delText>VK.C005</w:delText>
              </w:r>
            </w:del>
          </w:p>
        </w:tc>
        <w:tc>
          <w:tcPr>
            <w:tcW w:w="656" w:type="pct"/>
          </w:tcPr>
          <w:p w14:paraId="57DB697D" w14:textId="5551CE1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81" w:author="Can Hong NGOC" w:date="2020-08-31T11:22:00Z"/>
                <w:rFonts w:ascii="Arial" w:hAnsi="Arial" w:cs="Arial"/>
                <w:sz w:val="20"/>
                <w:szCs w:val="20"/>
              </w:rPr>
            </w:pPr>
            <w:del w:id="2082" w:author="Can Hong NGOC" w:date="2020-08-31T11:22:00Z">
              <w:r w:rsidRPr="00E905C1" w:rsidDel="009A1469">
                <w:rPr>
                  <w:rFonts w:ascii="Arial" w:hAnsi="Arial" w:cs="Arial"/>
                </w:rPr>
                <w:delText>Source code handover</w:delText>
              </w:r>
            </w:del>
          </w:p>
        </w:tc>
        <w:tc>
          <w:tcPr>
            <w:tcW w:w="1741" w:type="pct"/>
          </w:tcPr>
          <w:p w14:paraId="176AD18E" w14:textId="7D87E957"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83" w:author="Can Hong NGOC" w:date="2020-08-31T11:22:00Z"/>
                <w:rFonts w:ascii="Arial" w:hAnsi="Arial" w:cs="Arial"/>
                <w:sz w:val="20"/>
                <w:szCs w:val="20"/>
              </w:rPr>
            </w:pPr>
            <w:del w:id="2084" w:author="Can Hong NGOC" w:date="2020-08-31T11:22:00Z">
              <w:r w:rsidRPr="00E905C1" w:rsidDel="009A1469">
                <w:rPr>
                  <w:rFonts w:ascii="Arial" w:hAnsi="Arial" w:cs="Arial"/>
                </w:rPr>
                <w:delText>Deliver all source codes for customizations which are to be handed over to Client’s IT for future maintenance.</w:delText>
              </w:r>
            </w:del>
          </w:p>
        </w:tc>
        <w:tc>
          <w:tcPr>
            <w:tcW w:w="892" w:type="pct"/>
          </w:tcPr>
          <w:p w14:paraId="77F5F2B3" w14:textId="0CD7C25D"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85" w:author="Can Hong NGOC" w:date="2020-08-31T11:22:00Z"/>
                <w:rFonts w:ascii="Arial" w:hAnsi="Arial" w:cs="Arial"/>
                <w:sz w:val="20"/>
                <w:szCs w:val="20"/>
              </w:rPr>
            </w:pPr>
            <w:del w:id="2086" w:author="Can Hong NGOC" w:date="2020-08-31T11:22:00Z">
              <w:r w:rsidRPr="00E905C1" w:rsidDel="009A1469">
                <w:rPr>
                  <w:rFonts w:ascii="Arial" w:hAnsi="Arial" w:cs="Arial"/>
                </w:rPr>
                <w:delText>CD005 Source code package.</w:delText>
              </w:r>
            </w:del>
          </w:p>
        </w:tc>
        <w:tc>
          <w:tcPr>
            <w:tcW w:w="547" w:type="pct"/>
          </w:tcPr>
          <w:p w14:paraId="316CAD1F" w14:textId="06077FF9"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87" w:author="Can Hong NGOC" w:date="2020-08-31T11:22:00Z"/>
                <w:rFonts w:ascii="Arial" w:hAnsi="Arial" w:cs="Arial"/>
                <w:sz w:val="20"/>
                <w:szCs w:val="20"/>
              </w:rPr>
            </w:pPr>
            <w:del w:id="2088" w:author="Can Hong NGOC" w:date="2020-08-31T11:22:00Z">
              <w:r w:rsidRPr="00E905C1" w:rsidDel="009A1469">
                <w:rPr>
                  <w:rFonts w:ascii="Arial" w:hAnsi="Arial" w:cs="Arial"/>
                </w:rPr>
                <w:delText>Source code</w:delText>
              </w:r>
            </w:del>
          </w:p>
        </w:tc>
        <w:tc>
          <w:tcPr>
            <w:tcW w:w="278" w:type="pct"/>
            <w:vAlign w:val="center"/>
          </w:tcPr>
          <w:p w14:paraId="313A4DE9" w14:textId="6D4B5DD0"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89" w:author="Can Hong NGOC" w:date="2020-08-31T11:22:00Z"/>
                <w:rFonts w:ascii="Arial" w:hAnsi="Arial" w:cs="Arial"/>
                <w:sz w:val="20"/>
                <w:szCs w:val="20"/>
              </w:rPr>
              <w:pPrChange w:id="2090"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91" w:author="Can Hong NGOC" w:date="2020-08-31T11:22:00Z">
              <w:r w:rsidRPr="00E905C1" w:rsidDel="009A1469">
                <w:rPr>
                  <w:rFonts w:ascii="Arial" w:hAnsi="Arial" w:cs="Arial"/>
                </w:rPr>
                <w:delText>E</w:delText>
              </w:r>
            </w:del>
          </w:p>
        </w:tc>
        <w:tc>
          <w:tcPr>
            <w:tcW w:w="253" w:type="pct"/>
            <w:vAlign w:val="center"/>
          </w:tcPr>
          <w:p w14:paraId="24CBC0B5" w14:textId="5FBA7188"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92" w:author="Can Hong NGOC" w:date="2020-08-31T11:22:00Z"/>
                <w:rFonts w:ascii="Arial" w:hAnsi="Arial" w:cs="Arial"/>
                <w:sz w:val="20"/>
                <w:szCs w:val="20"/>
              </w:rPr>
              <w:pPrChange w:id="2093"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del w:id="2094" w:author="Can Hong NGOC" w:date="2020-08-31T11:22:00Z">
              <w:r w:rsidRPr="00E905C1" w:rsidDel="009A1469">
                <w:rPr>
                  <w:rFonts w:ascii="Arial" w:hAnsi="Arial" w:cs="Arial"/>
                </w:rPr>
                <w:delText>E</w:delText>
              </w:r>
            </w:del>
          </w:p>
        </w:tc>
        <w:tc>
          <w:tcPr>
            <w:tcW w:w="253" w:type="pct"/>
            <w:vAlign w:val="center"/>
          </w:tcPr>
          <w:p w14:paraId="37ACAA29" w14:textId="0EA259A2" w:rsidR="00936C83" w:rsidRPr="00E905C1" w:rsidDel="009A1469" w:rsidRDefault="00936C83">
            <w:pPr>
              <w:cnfStyle w:val="000000100000" w:firstRow="0" w:lastRow="0" w:firstColumn="0" w:lastColumn="0" w:oddVBand="0" w:evenVBand="0" w:oddHBand="1" w:evenHBand="0" w:firstRowFirstColumn="0" w:firstRowLastColumn="0" w:lastRowFirstColumn="0" w:lastRowLastColumn="0"/>
              <w:rPr>
                <w:del w:id="2095" w:author="Can Hong NGOC" w:date="2020-08-31T11:22:00Z"/>
                <w:rFonts w:ascii="Arial" w:hAnsi="Arial" w:cs="Arial"/>
                <w:sz w:val="20"/>
                <w:szCs w:val="20"/>
              </w:rPr>
              <w:pPrChange w:id="2096" w:author="Can Hong NGOC" w:date="2020-08-31T11:22:00Z">
                <w:pPr>
                  <w:jc w:val="center"/>
                  <w:cnfStyle w:val="000000100000" w:firstRow="0" w:lastRow="0" w:firstColumn="0" w:lastColumn="0" w:oddVBand="0" w:evenVBand="0" w:oddHBand="1" w:evenHBand="0" w:firstRowFirstColumn="0" w:firstRowLastColumn="0" w:lastRowFirstColumn="0" w:lastRowLastColumn="0"/>
                </w:pPr>
              </w:pPrChange>
            </w:pPr>
          </w:p>
        </w:tc>
      </w:tr>
    </w:tbl>
    <w:bookmarkEnd w:id="1995"/>
    <w:p w14:paraId="453647BE" w14:textId="3466BFF9" w:rsidR="00936C83" w:rsidRPr="00424C9D" w:rsidDel="009A1469" w:rsidRDefault="00936C83" w:rsidP="00E61E86">
      <w:pPr>
        <w:rPr>
          <w:del w:id="2097" w:author="Can Hong NGOC" w:date="2020-08-31T11:22:00Z"/>
          <w:rFonts w:ascii="Arial" w:hAnsi="Arial" w:cs="Arial"/>
        </w:rPr>
      </w:pPr>
      <w:del w:id="2098" w:author="Can Hong NGOC" w:date="2020-08-31T11:22:00Z">
        <w:r w:rsidRPr="00424C9D" w:rsidDel="009A1469">
          <w:rPr>
            <w:rFonts w:ascii="Arial" w:hAnsi="Arial" w:cs="Arial"/>
          </w:rPr>
          <w:delText>Gate 6: Project Complete</w:delText>
        </w:r>
      </w:del>
    </w:p>
    <w:p w14:paraId="4E6B11E0" w14:textId="69F911D6" w:rsidR="00936C83" w:rsidRPr="00424C9D" w:rsidDel="009A1469" w:rsidRDefault="00936C83">
      <w:pPr>
        <w:rPr>
          <w:del w:id="2099" w:author="Can Hong NGOC" w:date="2020-08-31T11:22:00Z"/>
          <w:rFonts w:ascii="Arial" w:hAnsi="Arial" w:cs="Arial"/>
        </w:rPr>
      </w:pPr>
      <w:del w:id="2100" w:author="Can Hong NGOC" w:date="2020-08-31T11:22:00Z">
        <w:r w:rsidRPr="00424C9D" w:rsidDel="009A1469">
          <w:rPr>
            <w:rFonts w:ascii="Arial" w:hAnsi="Arial" w:cs="Arial"/>
          </w:rPr>
          <w:delText>Client formal approvals/ exit gates will be back to back between Client-</w:delText>
        </w:r>
        <w:r w:rsidR="00AD407A" w:rsidDel="009A1469">
          <w:rPr>
            <w:rFonts w:ascii="Arial" w:hAnsi="Arial" w:cs="Arial"/>
          </w:rPr>
          <w:delText>Finastra</w:delText>
        </w:r>
        <w:r w:rsidRPr="00424C9D" w:rsidDel="009A1469">
          <w:rPr>
            <w:rFonts w:ascii="Arial" w:hAnsi="Arial" w:cs="Arial"/>
          </w:rPr>
          <w:delText>-</w:delText>
        </w:r>
        <w:r w:rsidR="00AD407A" w:rsidDel="009A1469">
          <w:rPr>
            <w:rFonts w:ascii="Arial" w:hAnsi="Arial" w:cs="Arial"/>
          </w:rPr>
          <w:delText>Contractor</w:delText>
        </w:r>
      </w:del>
    </w:p>
    <w:p w14:paraId="7C998DA5" w14:textId="132E38E1" w:rsidR="00936C83" w:rsidRPr="00424C9D" w:rsidDel="009A1469" w:rsidRDefault="00936C83">
      <w:pPr>
        <w:rPr>
          <w:del w:id="2101" w:author="Can Hong NGOC" w:date="2020-08-31T11:22:00Z"/>
          <w:rFonts w:ascii="Arial" w:hAnsi="Arial" w:cs="Arial"/>
        </w:rPr>
        <w:pPrChange w:id="2102" w:author="Can Hong NGOC" w:date="2020-08-31T11:22:00Z">
          <w:pPr>
            <w:pStyle w:val="ListParagraph"/>
            <w:numPr>
              <w:numId w:val="22"/>
            </w:numPr>
            <w:spacing w:after="160" w:line="259" w:lineRule="auto"/>
            <w:ind w:left="288" w:hanging="216"/>
          </w:pPr>
        </w:pPrChange>
      </w:pPr>
      <w:del w:id="2103" w:author="Can Hong NGOC" w:date="2020-08-31T11:22:00Z">
        <w:r w:rsidRPr="00424C9D" w:rsidDel="009A1469">
          <w:rPr>
            <w:rFonts w:ascii="Arial" w:hAnsi="Arial" w:cs="Arial"/>
          </w:rPr>
          <w:delText>Gate 6.1. Completed Customer Services Handover</w:delText>
        </w:r>
      </w:del>
    </w:p>
    <w:p w14:paraId="29DBF9E4" w14:textId="6F48C60F" w:rsidR="00936C83" w:rsidRPr="00424C9D" w:rsidDel="009A1469" w:rsidRDefault="00936C83">
      <w:pPr>
        <w:rPr>
          <w:del w:id="2104" w:author="Can Hong NGOC" w:date="2020-08-31T11:22:00Z"/>
          <w:rFonts w:ascii="Arial" w:hAnsi="Arial" w:cs="Arial"/>
        </w:rPr>
        <w:pPrChange w:id="2105" w:author="Can Hong NGOC" w:date="2020-08-31T11:22:00Z">
          <w:pPr>
            <w:pStyle w:val="ListParagraph"/>
            <w:numPr>
              <w:numId w:val="22"/>
            </w:numPr>
            <w:spacing w:after="160" w:line="259" w:lineRule="auto"/>
            <w:ind w:left="288" w:hanging="216"/>
          </w:pPr>
        </w:pPrChange>
      </w:pPr>
      <w:del w:id="2106" w:author="Can Hong NGOC" w:date="2020-08-31T11:22:00Z">
        <w:r w:rsidRPr="00424C9D" w:rsidDel="009A1469">
          <w:rPr>
            <w:rFonts w:ascii="Arial" w:hAnsi="Arial" w:cs="Arial"/>
          </w:rPr>
          <w:delText>Gate 6.2. Signed Project Closure Report</w:delText>
        </w:r>
      </w:del>
    </w:p>
    <w:p w14:paraId="770E588C" w14:textId="55E321BD" w:rsidR="00936C83" w:rsidRPr="00424C9D" w:rsidDel="009A1469" w:rsidRDefault="00936C83">
      <w:pPr>
        <w:rPr>
          <w:del w:id="2107" w:author="Can Hong NGOC" w:date="2020-08-31T11:22:00Z"/>
          <w:rFonts w:ascii="Arial" w:hAnsi="Arial" w:cs="Arial"/>
        </w:rPr>
        <w:pPrChange w:id="2108" w:author="Can Hong NGOC" w:date="2020-08-31T11:22:00Z">
          <w:pPr>
            <w:pStyle w:val="ListParagraph"/>
            <w:numPr>
              <w:numId w:val="22"/>
            </w:numPr>
            <w:spacing w:after="160" w:line="259" w:lineRule="auto"/>
            <w:ind w:left="288" w:hanging="216"/>
          </w:pPr>
        </w:pPrChange>
      </w:pPr>
      <w:del w:id="2109" w:author="Can Hong NGOC" w:date="2020-08-31T11:22:00Z">
        <w:r w:rsidRPr="00424C9D" w:rsidDel="009A1469">
          <w:rPr>
            <w:rFonts w:ascii="Arial" w:hAnsi="Arial" w:cs="Arial"/>
          </w:rPr>
          <w:delText>Gate 6.3. Final Invoices Approved</w:delText>
        </w:r>
      </w:del>
    </w:p>
    <w:p w14:paraId="1F414B6B" w14:textId="059225E8" w:rsidR="00936C83" w:rsidRPr="000C2BEA" w:rsidDel="009A1469" w:rsidRDefault="00936C83" w:rsidP="00E61E86">
      <w:pPr>
        <w:rPr>
          <w:del w:id="2110" w:author="Can Hong NGOC" w:date="2020-08-31T11:22:00Z"/>
          <w:rFonts w:ascii="Arial" w:hAnsi="Arial" w:cs="Arial"/>
          <w:lang w:val="en-US"/>
        </w:rPr>
      </w:pPr>
    </w:p>
    <w:p w14:paraId="1F791ED4" w14:textId="52C4EB61" w:rsidR="00EA7879" w:rsidRPr="000C2BEA" w:rsidDel="009A1469" w:rsidRDefault="00EA7879" w:rsidP="00E61E86">
      <w:pPr>
        <w:rPr>
          <w:del w:id="2111" w:author="Can Hong NGOC" w:date="2020-08-31T11:22:00Z"/>
          <w:rFonts w:ascii="Arial" w:hAnsi="Arial" w:cs="Arial"/>
          <w:lang w:val="en-US"/>
        </w:rPr>
      </w:pPr>
    </w:p>
    <w:p w14:paraId="04A05C9F" w14:textId="6786C79F" w:rsidR="00EA7879" w:rsidRPr="000C2BEA" w:rsidDel="009A1469" w:rsidRDefault="00EA7879">
      <w:pPr>
        <w:rPr>
          <w:del w:id="2112" w:author="Can Hong NGOC" w:date="2020-08-31T11:22:00Z"/>
          <w:rFonts w:ascii="Arial" w:hAnsi="Arial" w:cs="Arial"/>
          <w:lang w:val="en-US"/>
        </w:rPr>
      </w:pPr>
    </w:p>
    <w:p w14:paraId="170DFCAE" w14:textId="38A5015E" w:rsidR="00EA7879" w:rsidRPr="000C2BEA" w:rsidDel="009A1469" w:rsidRDefault="00EA7879">
      <w:pPr>
        <w:rPr>
          <w:del w:id="2113" w:author="Can Hong NGOC" w:date="2020-08-31T11:22:00Z"/>
          <w:rFonts w:ascii="Arial" w:hAnsi="Arial" w:cs="Arial"/>
          <w:lang w:val="en-US"/>
        </w:rPr>
      </w:pPr>
    </w:p>
    <w:p w14:paraId="0EA36C8A" w14:textId="2D324E7D" w:rsidR="00EA7879" w:rsidRPr="000C2BEA" w:rsidDel="009A1469" w:rsidRDefault="00EA7879">
      <w:pPr>
        <w:rPr>
          <w:del w:id="2114" w:author="Can Hong NGOC" w:date="2020-08-31T11:22:00Z"/>
          <w:rFonts w:ascii="Arial" w:hAnsi="Arial" w:cs="Arial"/>
          <w:lang w:val="en-US"/>
        </w:rPr>
      </w:pPr>
    </w:p>
    <w:p w14:paraId="2E87AEFE" w14:textId="7DF9D4FE" w:rsidR="00EA7879" w:rsidRPr="000C2BEA" w:rsidDel="009A1469" w:rsidRDefault="00EA7879">
      <w:pPr>
        <w:rPr>
          <w:del w:id="2115" w:author="Can Hong NGOC" w:date="2020-08-31T11:22:00Z"/>
          <w:rFonts w:ascii="Arial" w:hAnsi="Arial" w:cs="Arial"/>
          <w:lang w:val="en-US"/>
        </w:rPr>
      </w:pPr>
    </w:p>
    <w:p w14:paraId="26511D58" w14:textId="746D0E54" w:rsidR="003543CC" w:rsidDel="009A1469" w:rsidRDefault="003543CC">
      <w:pPr>
        <w:rPr>
          <w:del w:id="2116" w:author="Can Hong NGOC" w:date="2020-08-31T11:22:00Z"/>
          <w:rFonts w:ascii="Arial" w:hAnsi="Arial" w:cs="Arial"/>
          <w:b/>
          <w:bCs/>
          <w:lang w:val="en-US"/>
        </w:rPr>
        <w:pPrChange w:id="2117" w:author="Can Hong NGOC" w:date="2020-08-31T11:22:00Z">
          <w:pPr>
            <w:widowControl/>
            <w:overflowPunct/>
            <w:autoSpaceDE/>
            <w:autoSpaceDN/>
            <w:adjustRightInd/>
            <w:textAlignment w:val="auto"/>
          </w:pPr>
        </w:pPrChange>
      </w:pPr>
      <w:del w:id="2118" w:author="Can Hong NGOC" w:date="2020-08-31T11:22:00Z">
        <w:r w:rsidDel="009A1469">
          <w:rPr>
            <w:rFonts w:ascii="Arial" w:hAnsi="Arial" w:cs="Arial"/>
            <w:b/>
            <w:bCs/>
            <w:lang w:val="en-US"/>
          </w:rPr>
          <w:br w:type="page"/>
        </w:r>
      </w:del>
    </w:p>
    <w:p w14:paraId="36480D98" w14:textId="68E0B5C4" w:rsidR="00B61FC6" w:rsidRPr="000C2BEA" w:rsidDel="009A1469" w:rsidRDefault="00B61FC6" w:rsidP="00E61E86">
      <w:pPr>
        <w:rPr>
          <w:del w:id="2119" w:author="Can Hong NGOC" w:date="2020-08-31T11:22:00Z"/>
          <w:rFonts w:ascii="Arial" w:hAnsi="Arial" w:cs="Arial"/>
          <w:lang w:val="en-US"/>
        </w:rPr>
      </w:pPr>
      <w:del w:id="2120" w:author="Can Hong NGOC" w:date="2020-08-31T11:22:00Z">
        <w:r w:rsidRPr="000C2BEA" w:rsidDel="009A1469">
          <w:rPr>
            <w:rFonts w:ascii="Arial" w:hAnsi="Arial" w:cs="Arial"/>
            <w:b/>
            <w:bCs/>
            <w:lang w:val="en-US"/>
          </w:rPr>
          <w:delText xml:space="preserve">APPENDIX </w:delText>
        </w:r>
        <w:r w:rsidDel="009A1469">
          <w:rPr>
            <w:rFonts w:ascii="Arial" w:hAnsi="Arial" w:cs="Arial"/>
            <w:b/>
            <w:bCs/>
            <w:lang w:val="en-US"/>
          </w:rPr>
          <w:delText>C</w:delText>
        </w:r>
        <w:r w:rsidRPr="000C2BEA" w:rsidDel="009A1469">
          <w:rPr>
            <w:rFonts w:ascii="Arial" w:hAnsi="Arial" w:cs="Arial"/>
            <w:b/>
            <w:bCs/>
            <w:lang w:val="en-US"/>
          </w:rPr>
          <w:delText xml:space="preserve"> –</w:delText>
        </w:r>
        <w:r w:rsidDel="009A1469">
          <w:rPr>
            <w:rFonts w:ascii="Arial" w:hAnsi="Arial" w:cs="Arial"/>
            <w:b/>
            <w:bCs/>
            <w:lang w:val="en-US"/>
          </w:rPr>
          <w:delText xml:space="preserve"> </w:delText>
        </w:r>
        <w:r w:rsidR="00AD407A" w:rsidDel="009A1469">
          <w:rPr>
            <w:rFonts w:ascii="Arial" w:hAnsi="Arial" w:cs="Arial"/>
            <w:b/>
            <w:bCs/>
            <w:lang w:val="en-US"/>
          </w:rPr>
          <w:delText>CHANGE REQUEST FORM</w:delText>
        </w:r>
      </w:del>
    </w:p>
    <w:p w14:paraId="239E24B6" w14:textId="0FAA20DC" w:rsidR="00EA7879" w:rsidDel="009A1469" w:rsidRDefault="00EA7879">
      <w:pPr>
        <w:rPr>
          <w:del w:id="2121" w:author="Can Hong NGOC" w:date="2020-08-31T11:22:00Z"/>
          <w:rFonts w:ascii="Arial" w:hAnsi="Arial" w:cs="Arial"/>
          <w:lang w:val="en-US"/>
        </w:rPr>
      </w:pPr>
    </w:p>
    <w:p w14:paraId="1DF51A61" w14:textId="0CBB46AE" w:rsidR="00220E2F" w:rsidDel="009A1469" w:rsidRDefault="00220E2F">
      <w:pPr>
        <w:rPr>
          <w:del w:id="2122" w:author="Can Hong NGOC" w:date="2020-08-31T11:22:00Z"/>
          <w:rFonts w:ascii="Arial" w:hAnsi="Arial" w:cs="Arial"/>
          <w:lang w:val="en-US"/>
        </w:rPr>
      </w:pPr>
    </w:p>
    <w:tbl>
      <w:tblPr>
        <w:tblStyle w:val="TableGrid"/>
        <w:tblW w:w="4809" w:type="pct"/>
        <w:tblLook w:val="0000" w:firstRow="0" w:lastRow="0" w:firstColumn="0" w:lastColumn="0" w:noHBand="0" w:noVBand="0"/>
      </w:tblPr>
      <w:tblGrid>
        <w:gridCol w:w="3186"/>
        <w:gridCol w:w="1013"/>
        <w:gridCol w:w="558"/>
        <w:gridCol w:w="455"/>
        <w:gridCol w:w="256"/>
        <w:gridCol w:w="247"/>
        <w:gridCol w:w="600"/>
        <w:gridCol w:w="575"/>
        <w:gridCol w:w="100"/>
        <w:gridCol w:w="506"/>
        <w:gridCol w:w="31"/>
        <w:gridCol w:w="375"/>
        <w:gridCol w:w="506"/>
        <w:gridCol w:w="475"/>
        <w:gridCol w:w="31"/>
        <w:gridCol w:w="506"/>
        <w:gridCol w:w="760"/>
        <w:gridCol w:w="256"/>
        <w:gridCol w:w="250"/>
        <w:gridCol w:w="885"/>
        <w:gridCol w:w="191"/>
        <w:gridCol w:w="316"/>
        <w:gridCol w:w="2145"/>
      </w:tblGrid>
      <w:tr w:rsidR="00B61FC6" w:rsidRPr="00414E02" w:rsidDel="009A1469" w14:paraId="461D5958" w14:textId="0607A7D2" w:rsidTr="003715C1">
        <w:trPr>
          <w:trHeight w:val="270"/>
          <w:del w:id="2123" w:author="Can Hong NGOC" w:date="2020-08-31T11:22:00Z"/>
        </w:trPr>
        <w:tc>
          <w:tcPr>
            <w:tcW w:w="1922" w:type="pct"/>
            <w:gridSpan w:val="5"/>
          </w:tcPr>
          <w:p w14:paraId="046C87CE" w14:textId="079341E1" w:rsidR="00B61FC6" w:rsidRPr="005B1A58" w:rsidDel="009A1469" w:rsidRDefault="00B61FC6">
            <w:pPr>
              <w:rPr>
                <w:del w:id="2124" w:author="Can Hong NGOC" w:date="2020-08-31T11:22:00Z"/>
                <w:rFonts w:ascii="Verdana" w:hAnsi="Verdana" w:cstheme="minorHAnsi"/>
              </w:rPr>
            </w:pPr>
            <w:del w:id="2125" w:author="Can Hong NGOC" w:date="2020-08-31T11:22:00Z">
              <w:r w:rsidRPr="005B1A58" w:rsidDel="009A1469">
                <w:rPr>
                  <w:rFonts w:ascii="Verdana" w:hAnsi="Verdana" w:cstheme="minorHAnsi"/>
                </w:rPr>
                <w:delText>Bank Name:</w:delText>
              </w:r>
            </w:del>
          </w:p>
        </w:tc>
        <w:tc>
          <w:tcPr>
            <w:tcW w:w="3078" w:type="pct"/>
            <w:gridSpan w:val="18"/>
          </w:tcPr>
          <w:p w14:paraId="52A2AEEB" w14:textId="3752FED9" w:rsidR="00B61FC6" w:rsidRPr="005B1A58" w:rsidDel="009A1469" w:rsidRDefault="00B61FC6">
            <w:pPr>
              <w:rPr>
                <w:del w:id="2126" w:author="Can Hong NGOC" w:date="2020-08-31T11:22:00Z"/>
                <w:rFonts w:ascii="Verdana" w:hAnsi="Verdana" w:cstheme="minorHAnsi"/>
                <w:bCs/>
              </w:rPr>
            </w:pPr>
            <w:del w:id="2127" w:author="Can Hong NGOC" w:date="2020-08-31T11:22:00Z">
              <w:r w:rsidRPr="005B1A58" w:rsidDel="009A1469">
                <w:rPr>
                  <w:rFonts w:ascii="Verdana" w:hAnsi="Verdana" w:cstheme="minorHAnsi"/>
                  <w:bCs/>
                </w:rPr>
                <w:delText xml:space="preserve">Project Name:   </w:delText>
              </w:r>
            </w:del>
          </w:p>
        </w:tc>
      </w:tr>
      <w:tr w:rsidR="00B61FC6" w:rsidRPr="00414E02" w:rsidDel="009A1469" w14:paraId="7BB0A306" w14:textId="77531C32" w:rsidTr="003715C1">
        <w:trPr>
          <w:trHeight w:val="195"/>
          <w:del w:id="2128" w:author="Can Hong NGOC" w:date="2020-08-31T11:22:00Z"/>
        </w:trPr>
        <w:tc>
          <w:tcPr>
            <w:tcW w:w="1922" w:type="pct"/>
            <w:gridSpan w:val="5"/>
          </w:tcPr>
          <w:p w14:paraId="6EF954FD" w14:textId="6EBDE6B9" w:rsidR="00B61FC6" w:rsidRPr="005B1A58" w:rsidDel="009A1469" w:rsidRDefault="00B61FC6">
            <w:pPr>
              <w:rPr>
                <w:del w:id="2129" w:author="Can Hong NGOC" w:date="2020-08-31T11:22:00Z"/>
                <w:rFonts w:ascii="Verdana" w:hAnsi="Verdana" w:cstheme="minorHAnsi"/>
                <w:bCs/>
              </w:rPr>
              <w:pPrChange w:id="2130" w:author="Can Hong NGOC" w:date="2020-08-31T11:22:00Z">
                <w:pPr>
                  <w:spacing w:line="240" w:lineRule="atLeast"/>
                </w:pPr>
              </w:pPrChange>
            </w:pPr>
            <w:del w:id="2131" w:author="Can Hong NGOC" w:date="2020-08-31T11:22:00Z">
              <w:r w:rsidRPr="005B1A58" w:rsidDel="009A1469">
                <w:rPr>
                  <w:rFonts w:ascii="Verdana" w:hAnsi="Verdana" w:cstheme="minorHAnsi"/>
                  <w:bCs/>
                </w:rPr>
                <w:delText>Prepared by:</w:delText>
              </w:r>
            </w:del>
          </w:p>
        </w:tc>
        <w:tc>
          <w:tcPr>
            <w:tcW w:w="1201" w:type="pct"/>
            <w:gridSpan w:val="9"/>
          </w:tcPr>
          <w:p w14:paraId="6E3E6DCF" w14:textId="06493355" w:rsidR="00B61FC6" w:rsidRPr="005B1A58" w:rsidDel="009A1469" w:rsidRDefault="00B61FC6">
            <w:pPr>
              <w:rPr>
                <w:del w:id="2132" w:author="Can Hong NGOC" w:date="2020-08-31T11:22:00Z"/>
                <w:rFonts w:ascii="Verdana" w:hAnsi="Verdana" w:cstheme="minorHAnsi"/>
                <w:bCs/>
              </w:rPr>
              <w:pPrChange w:id="2133" w:author="Can Hong NGOC" w:date="2020-08-31T11:22:00Z">
                <w:pPr>
                  <w:spacing w:line="240" w:lineRule="atLeast"/>
                </w:pPr>
              </w:pPrChange>
            </w:pPr>
            <w:del w:id="2134" w:author="Can Hong NGOC" w:date="2020-08-31T11:22:00Z">
              <w:r w:rsidRPr="005B1A58" w:rsidDel="009A1469">
                <w:rPr>
                  <w:rFonts w:ascii="Verdana" w:hAnsi="Verdana" w:cstheme="minorHAnsi"/>
                  <w:bCs/>
                </w:rPr>
                <w:delText>Date:</w:delText>
              </w:r>
            </w:del>
          </w:p>
        </w:tc>
        <w:tc>
          <w:tcPr>
            <w:tcW w:w="1877" w:type="pct"/>
            <w:gridSpan w:val="9"/>
          </w:tcPr>
          <w:p w14:paraId="6C07A0CC" w14:textId="41B9287D" w:rsidR="00B61FC6" w:rsidRPr="005B1A58" w:rsidDel="009A1469" w:rsidRDefault="00B61FC6">
            <w:pPr>
              <w:rPr>
                <w:del w:id="2135" w:author="Can Hong NGOC" w:date="2020-08-31T11:22:00Z"/>
                <w:rFonts w:ascii="Verdana" w:hAnsi="Verdana" w:cstheme="minorHAnsi"/>
                <w:bCs/>
              </w:rPr>
              <w:pPrChange w:id="2136" w:author="Can Hong NGOC" w:date="2020-08-31T11:22:00Z">
                <w:pPr>
                  <w:spacing w:line="240" w:lineRule="atLeast"/>
                </w:pPr>
              </w:pPrChange>
            </w:pPr>
            <w:del w:id="2137" w:author="Can Hong NGOC" w:date="2020-08-31T11:22:00Z">
              <w:r w:rsidRPr="005B1A58" w:rsidDel="009A1469">
                <w:rPr>
                  <w:rFonts w:ascii="Verdana" w:hAnsi="Verdana" w:cstheme="minorHAnsi"/>
                  <w:bCs/>
                </w:rPr>
                <w:delText xml:space="preserve">Original SOW/Contract #:  </w:delText>
              </w:r>
            </w:del>
          </w:p>
        </w:tc>
      </w:tr>
      <w:tr w:rsidR="00B61FC6" w:rsidRPr="00414E02" w:rsidDel="009A1469" w14:paraId="5158978F" w14:textId="073A6B04" w:rsidTr="003715C1">
        <w:trPr>
          <w:trHeight w:val="288"/>
          <w:del w:id="2138" w:author="Can Hong NGOC" w:date="2020-08-31T11:22:00Z"/>
        </w:trPr>
        <w:tc>
          <w:tcPr>
            <w:tcW w:w="3123" w:type="pct"/>
            <w:gridSpan w:val="14"/>
          </w:tcPr>
          <w:p w14:paraId="426B1331" w14:textId="4A6DB3BB" w:rsidR="00B61FC6" w:rsidRPr="005B1A58" w:rsidDel="009A1469" w:rsidRDefault="00B61FC6">
            <w:pPr>
              <w:rPr>
                <w:del w:id="2139" w:author="Can Hong NGOC" w:date="2020-08-31T11:22:00Z"/>
                <w:rFonts w:ascii="Verdana" w:hAnsi="Verdana" w:cstheme="minorHAnsi"/>
              </w:rPr>
              <w:pPrChange w:id="2140" w:author="Can Hong NGOC" w:date="2020-08-31T11:22:00Z">
                <w:pPr>
                  <w:spacing w:line="240" w:lineRule="atLeast"/>
                </w:pPr>
              </w:pPrChange>
            </w:pPr>
            <w:del w:id="2141" w:author="Can Hong NGOC" w:date="2020-08-31T11:22:00Z">
              <w:r w:rsidRPr="005B1A58" w:rsidDel="009A1469">
                <w:rPr>
                  <w:rFonts w:ascii="Verdana" w:hAnsi="Verdana" w:cstheme="minorHAnsi"/>
                </w:rPr>
                <w:delText>Section I. To be Completed by Originator</w:delText>
              </w:r>
            </w:del>
          </w:p>
        </w:tc>
        <w:tc>
          <w:tcPr>
            <w:tcW w:w="1877" w:type="pct"/>
            <w:gridSpan w:val="9"/>
          </w:tcPr>
          <w:p w14:paraId="20CC1BF0" w14:textId="6D94F9A7" w:rsidR="00B61FC6" w:rsidRPr="005B1A58" w:rsidDel="009A1469" w:rsidRDefault="00B61FC6">
            <w:pPr>
              <w:rPr>
                <w:del w:id="2142" w:author="Can Hong NGOC" w:date="2020-08-31T11:22:00Z"/>
                <w:rFonts w:ascii="Verdana" w:hAnsi="Verdana" w:cstheme="minorHAnsi"/>
              </w:rPr>
              <w:pPrChange w:id="2143" w:author="Can Hong NGOC" w:date="2020-08-31T11:22:00Z">
                <w:pPr>
                  <w:spacing w:line="240" w:lineRule="atLeast"/>
                </w:pPr>
              </w:pPrChange>
            </w:pPr>
            <w:del w:id="2144" w:author="Can Hong NGOC" w:date="2020-08-31T11:22:00Z">
              <w:r w:rsidRPr="005B1A58" w:rsidDel="009A1469">
                <w:rPr>
                  <w:rFonts w:ascii="Verdana" w:hAnsi="Verdana" w:cstheme="minorHAnsi"/>
                </w:rPr>
                <w:delText xml:space="preserve">SOW Change #:  </w:delText>
              </w:r>
            </w:del>
          </w:p>
        </w:tc>
      </w:tr>
      <w:tr w:rsidR="00B61FC6" w:rsidRPr="00414E02" w:rsidDel="009A1469" w14:paraId="6F036CD2" w14:textId="15857F24" w:rsidTr="003715C1">
        <w:trPr>
          <w:trHeight w:val="633"/>
          <w:del w:id="2145" w:author="Can Hong NGOC" w:date="2020-08-31T11:22:00Z"/>
        </w:trPr>
        <w:tc>
          <w:tcPr>
            <w:tcW w:w="5000" w:type="pct"/>
            <w:gridSpan w:val="23"/>
          </w:tcPr>
          <w:p w14:paraId="4EBB2CD4" w14:textId="0AB7204F" w:rsidR="00B61FC6" w:rsidRPr="005B1A58" w:rsidDel="009A1469" w:rsidRDefault="00B61FC6">
            <w:pPr>
              <w:rPr>
                <w:del w:id="2146" w:author="Can Hong NGOC" w:date="2020-08-31T11:22:00Z"/>
                <w:rFonts w:ascii="Verdana" w:hAnsi="Verdana" w:cstheme="minorHAnsi"/>
              </w:rPr>
              <w:pPrChange w:id="2147" w:author="Can Hong NGOC" w:date="2020-08-31T11:22:00Z">
                <w:pPr>
                  <w:spacing w:line="240" w:lineRule="atLeast"/>
                </w:pPr>
              </w:pPrChange>
            </w:pPr>
            <w:del w:id="2148" w:author="Can Hong NGOC" w:date="2020-08-31T11:22:00Z">
              <w:r w:rsidRPr="005B1A58" w:rsidDel="009A1469">
                <w:rPr>
                  <w:rFonts w:ascii="Verdana" w:hAnsi="Verdana" w:cstheme="minorHAnsi"/>
                  <w:bCs/>
                </w:rPr>
                <w:delText xml:space="preserve">1. Change Description (summary): </w:delText>
              </w:r>
            </w:del>
          </w:p>
          <w:p w14:paraId="7DB39FB9" w14:textId="2E5F351E" w:rsidR="00B61FC6" w:rsidRPr="005B1A58" w:rsidDel="009A1469" w:rsidRDefault="00B61FC6">
            <w:pPr>
              <w:rPr>
                <w:del w:id="2149" w:author="Can Hong NGOC" w:date="2020-08-31T11:22:00Z"/>
                <w:rFonts w:ascii="Verdana" w:hAnsi="Verdana" w:cstheme="minorHAnsi"/>
                <w:bCs/>
              </w:rPr>
              <w:pPrChange w:id="2150" w:author="Can Hong NGOC" w:date="2020-08-31T11:22:00Z">
                <w:pPr>
                  <w:spacing w:line="240" w:lineRule="atLeast"/>
                </w:pPr>
              </w:pPrChange>
            </w:pPr>
          </w:p>
        </w:tc>
      </w:tr>
      <w:tr w:rsidR="00B61FC6" w:rsidRPr="00414E02" w:rsidDel="009A1469" w14:paraId="51C1BCA2" w14:textId="10573502" w:rsidTr="003715C1">
        <w:trPr>
          <w:trHeight w:val="600"/>
          <w:del w:id="2151" w:author="Can Hong NGOC" w:date="2020-08-31T11:22:00Z"/>
        </w:trPr>
        <w:tc>
          <w:tcPr>
            <w:tcW w:w="5000" w:type="pct"/>
            <w:gridSpan w:val="23"/>
          </w:tcPr>
          <w:p w14:paraId="588E9700" w14:textId="5798F415" w:rsidR="00B61FC6" w:rsidRPr="005B1A58" w:rsidDel="009A1469" w:rsidRDefault="00B61FC6">
            <w:pPr>
              <w:rPr>
                <w:del w:id="2152" w:author="Can Hong NGOC" w:date="2020-08-31T11:22:00Z"/>
              </w:rPr>
              <w:pPrChange w:id="2153" w:author="Can Hong NGOC" w:date="2020-08-31T11:22:00Z">
                <w:pPr>
                  <w:spacing w:line="240" w:lineRule="atLeast"/>
                </w:pPr>
              </w:pPrChange>
            </w:pPr>
            <w:del w:id="2154" w:author="Can Hong NGOC" w:date="2020-08-31T11:22:00Z">
              <w:r w:rsidRPr="005B1A58" w:rsidDel="009A1469">
                <w:rPr>
                  <w:rFonts w:ascii="Verdana" w:hAnsi="Verdana" w:cstheme="minorHAnsi"/>
                  <w:bCs/>
                </w:rPr>
                <w:delText>2. Change Justification:</w:delText>
              </w:r>
            </w:del>
          </w:p>
          <w:p w14:paraId="7143D14F" w14:textId="21D8AC50" w:rsidR="00B61FC6" w:rsidRPr="005B1A58" w:rsidDel="009A1469" w:rsidRDefault="00B61FC6" w:rsidP="00E61E86">
            <w:pPr>
              <w:rPr>
                <w:del w:id="2155" w:author="Can Hong NGOC" w:date="2020-08-31T11:22:00Z"/>
                <w:rFonts w:ascii="Verdana" w:hAnsi="Verdana" w:cstheme="minorHAnsi"/>
                <w:bCs/>
              </w:rPr>
            </w:pPr>
          </w:p>
        </w:tc>
      </w:tr>
      <w:tr w:rsidR="00B61FC6" w:rsidRPr="00414E02" w:rsidDel="009A1469" w14:paraId="2C908918" w14:textId="4B6530FA" w:rsidTr="003715C1">
        <w:trPr>
          <w:trHeight w:val="195"/>
          <w:del w:id="2156" w:author="Can Hong NGOC" w:date="2020-08-31T11:22:00Z"/>
        </w:trPr>
        <w:tc>
          <w:tcPr>
            <w:tcW w:w="1476" w:type="pct"/>
            <w:gridSpan w:val="2"/>
          </w:tcPr>
          <w:p w14:paraId="106E734A" w14:textId="7C994D30" w:rsidR="00B61FC6" w:rsidRPr="005B1A58" w:rsidDel="009A1469" w:rsidRDefault="00B61FC6">
            <w:pPr>
              <w:rPr>
                <w:del w:id="2157" w:author="Can Hong NGOC" w:date="2020-08-31T11:22:00Z"/>
                <w:rFonts w:ascii="Verdana" w:hAnsi="Verdana" w:cstheme="minorHAnsi"/>
                <w:bCs/>
              </w:rPr>
              <w:pPrChange w:id="2158" w:author="Can Hong NGOC" w:date="2020-08-31T11:22:00Z">
                <w:pPr>
                  <w:spacing w:line="240" w:lineRule="atLeast"/>
                </w:pPr>
              </w:pPrChange>
            </w:pPr>
            <w:del w:id="2159" w:author="Can Hong NGOC" w:date="2020-08-31T11:22:00Z">
              <w:r w:rsidRPr="005B1A58" w:rsidDel="009A1469">
                <w:rPr>
                  <w:rFonts w:ascii="Verdana" w:hAnsi="Verdana" w:cstheme="minorHAnsi"/>
                  <w:bCs/>
                </w:rPr>
                <w:delText>3. Change Type:</w:delText>
              </w:r>
            </w:del>
          </w:p>
        </w:tc>
        <w:tc>
          <w:tcPr>
            <w:tcW w:w="196" w:type="pct"/>
          </w:tcPr>
          <w:p w14:paraId="78498897" w14:textId="203324DF" w:rsidR="00B61FC6" w:rsidRPr="005B1A58" w:rsidDel="009A1469" w:rsidRDefault="00B61FC6">
            <w:pPr>
              <w:rPr>
                <w:del w:id="2160" w:author="Can Hong NGOC" w:date="2020-08-31T11:22:00Z"/>
                <w:rFonts w:ascii="Verdana" w:hAnsi="Verdana" w:cstheme="minorHAnsi"/>
                <w:bCs/>
              </w:rPr>
              <w:pPrChange w:id="2161" w:author="Can Hong NGOC" w:date="2020-08-31T11:22:00Z">
                <w:pPr>
                  <w:spacing w:line="240" w:lineRule="atLeast"/>
                </w:pPr>
              </w:pPrChange>
            </w:pPr>
            <w:del w:id="2162" w:author="Can Hong NGOC" w:date="2020-08-31T11:22:00Z">
              <w:r w:rsidRPr="005B1A58" w:rsidDel="009A1469">
                <w:rPr>
                  <w:rFonts w:ascii="Verdana" w:hAnsi="Verdana" w:cstheme="minorHAnsi"/>
                  <w:bCs/>
                </w:rPr>
                <w:delText xml:space="preserve"> </w:delText>
              </w:r>
            </w:del>
          </w:p>
        </w:tc>
        <w:tc>
          <w:tcPr>
            <w:tcW w:w="785" w:type="pct"/>
            <w:gridSpan w:val="6"/>
          </w:tcPr>
          <w:p w14:paraId="3809F73A" w14:textId="651A515B" w:rsidR="00B61FC6" w:rsidRPr="005B1A58" w:rsidDel="009A1469" w:rsidRDefault="00B61FC6">
            <w:pPr>
              <w:rPr>
                <w:del w:id="2163" w:author="Can Hong NGOC" w:date="2020-08-31T11:22:00Z"/>
                <w:rFonts w:ascii="Verdana" w:hAnsi="Verdana" w:cstheme="minorHAnsi"/>
                <w:bCs/>
              </w:rPr>
              <w:pPrChange w:id="2164" w:author="Can Hong NGOC" w:date="2020-08-31T11:22:00Z">
                <w:pPr>
                  <w:spacing w:line="240" w:lineRule="atLeast"/>
                </w:pPr>
              </w:pPrChange>
            </w:pPr>
            <w:del w:id="2165" w:author="Can Hong NGOC" w:date="2020-08-31T11:22:00Z">
              <w:r w:rsidRPr="005B1A58" w:rsidDel="009A1469">
                <w:rPr>
                  <w:rFonts w:ascii="Verdana" w:hAnsi="Verdana" w:cstheme="minorHAnsi"/>
                  <w:bCs/>
                </w:rPr>
                <w:delText>Requirements</w:delText>
              </w:r>
            </w:del>
          </w:p>
        </w:tc>
        <w:tc>
          <w:tcPr>
            <w:tcW w:w="189" w:type="pct"/>
            <w:gridSpan w:val="2"/>
          </w:tcPr>
          <w:p w14:paraId="715E34F9" w14:textId="3DB001CD" w:rsidR="00B61FC6" w:rsidRPr="005B1A58" w:rsidDel="009A1469" w:rsidRDefault="00B61FC6">
            <w:pPr>
              <w:rPr>
                <w:del w:id="2166" w:author="Can Hong NGOC" w:date="2020-08-31T11:22:00Z"/>
                <w:rFonts w:ascii="Verdana" w:hAnsi="Verdana" w:cstheme="minorHAnsi"/>
                <w:bCs/>
              </w:rPr>
              <w:pPrChange w:id="2167" w:author="Can Hong NGOC" w:date="2020-08-31T11:22:00Z">
                <w:pPr>
                  <w:spacing w:line="240" w:lineRule="atLeast"/>
                </w:pPr>
              </w:pPrChange>
            </w:pPr>
            <w:del w:id="2168" w:author="Can Hong NGOC" w:date="2020-08-31T11:22:00Z">
              <w:r w:rsidRPr="005B1A58" w:rsidDel="009A1469">
                <w:rPr>
                  <w:rFonts w:ascii="Verdana" w:hAnsi="Verdana" w:cstheme="minorHAnsi"/>
                  <w:bCs/>
                </w:rPr>
                <w:delText xml:space="preserve"> </w:delText>
              </w:r>
            </w:del>
          </w:p>
        </w:tc>
        <w:tc>
          <w:tcPr>
            <w:tcW w:w="488" w:type="pct"/>
            <w:gridSpan w:val="4"/>
          </w:tcPr>
          <w:p w14:paraId="46232A8B" w14:textId="2441E4F9" w:rsidR="00B61FC6" w:rsidRPr="005B1A58" w:rsidDel="009A1469" w:rsidRDefault="00B61FC6">
            <w:pPr>
              <w:rPr>
                <w:del w:id="2169" w:author="Can Hong NGOC" w:date="2020-08-31T11:22:00Z"/>
                <w:rFonts w:ascii="Verdana" w:hAnsi="Verdana" w:cstheme="minorHAnsi"/>
                <w:bCs/>
              </w:rPr>
              <w:pPrChange w:id="2170" w:author="Can Hong NGOC" w:date="2020-08-31T11:22:00Z">
                <w:pPr>
                  <w:spacing w:line="240" w:lineRule="atLeast"/>
                </w:pPr>
              </w:pPrChange>
            </w:pPr>
            <w:del w:id="2171" w:author="Can Hong NGOC" w:date="2020-08-31T11:22:00Z">
              <w:r w:rsidRPr="005B1A58" w:rsidDel="009A1469">
                <w:rPr>
                  <w:rFonts w:ascii="Verdana" w:hAnsi="Verdana" w:cstheme="minorHAnsi"/>
                  <w:bCs/>
                </w:rPr>
                <w:delText>Design</w:delText>
              </w:r>
            </w:del>
          </w:p>
        </w:tc>
        <w:tc>
          <w:tcPr>
            <w:tcW w:w="178" w:type="pct"/>
          </w:tcPr>
          <w:p w14:paraId="4E23FA86" w14:textId="0EF9F396" w:rsidR="00B61FC6" w:rsidRPr="005B1A58" w:rsidDel="009A1469" w:rsidRDefault="00B61FC6">
            <w:pPr>
              <w:rPr>
                <w:del w:id="2172" w:author="Can Hong NGOC" w:date="2020-08-31T11:22:00Z"/>
                <w:rFonts w:ascii="Verdana" w:hAnsi="Verdana" w:cstheme="minorHAnsi"/>
                <w:bCs/>
              </w:rPr>
              <w:pPrChange w:id="2173" w:author="Can Hong NGOC" w:date="2020-08-31T11:22:00Z">
                <w:pPr>
                  <w:spacing w:line="240" w:lineRule="atLeast"/>
                </w:pPr>
              </w:pPrChange>
            </w:pPr>
            <w:del w:id="2174" w:author="Can Hong NGOC" w:date="2020-08-31T11:22:00Z">
              <w:r w:rsidRPr="005B1A58" w:rsidDel="009A1469">
                <w:rPr>
                  <w:rFonts w:ascii="Verdana" w:hAnsi="Verdana" w:cstheme="minorHAnsi"/>
                  <w:bCs/>
                </w:rPr>
                <w:delText xml:space="preserve"> </w:delText>
              </w:r>
            </w:del>
          </w:p>
        </w:tc>
        <w:tc>
          <w:tcPr>
            <w:tcW w:w="756" w:type="pct"/>
            <w:gridSpan w:val="4"/>
          </w:tcPr>
          <w:p w14:paraId="554ED353" w14:textId="26026DC7" w:rsidR="00B61FC6" w:rsidRPr="005B1A58" w:rsidDel="009A1469" w:rsidRDefault="00B61FC6">
            <w:pPr>
              <w:rPr>
                <w:del w:id="2175" w:author="Can Hong NGOC" w:date="2020-08-31T11:22:00Z"/>
                <w:rFonts w:ascii="Verdana" w:hAnsi="Verdana" w:cstheme="minorHAnsi"/>
                <w:bCs/>
              </w:rPr>
              <w:pPrChange w:id="2176" w:author="Can Hong NGOC" w:date="2020-08-31T11:22:00Z">
                <w:pPr>
                  <w:spacing w:line="240" w:lineRule="atLeast"/>
                </w:pPr>
              </w:pPrChange>
            </w:pPr>
            <w:del w:id="2177" w:author="Can Hong NGOC" w:date="2020-08-31T11:22:00Z">
              <w:r w:rsidRPr="005B1A58" w:rsidDel="009A1469">
                <w:rPr>
                  <w:rFonts w:ascii="Verdana" w:hAnsi="Verdana" w:cstheme="minorHAnsi"/>
                  <w:bCs/>
                </w:rPr>
                <w:delText>Development</w:delText>
              </w:r>
            </w:del>
          </w:p>
        </w:tc>
        <w:tc>
          <w:tcPr>
            <w:tcW w:w="178" w:type="pct"/>
            <w:gridSpan w:val="2"/>
          </w:tcPr>
          <w:p w14:paraId="4C0DFF87" w14:textId="463A2C2E" w:rsidR="00B61FC6" w:rsidRPr="005B1A58" w:rsidDel="009A1469" w:rsidRDefault="00B61FC6">
            <w:pPr>
              <w:rPr>
                <w:del w:id="2178" w:author="Can Hong NGOC" w:date="2020-08-31T11:22:00Z"/>
                <w:rFonts w:ascii="Verdana" w:hAnsi="Verdana" w:cstheme="minorHAnsi"/>
                <w:bCs/>
              </w:rPr>
              <w:pPrChange w:id="2179" w:author="Can Hong NGOC" w:date="2020-08-31T11:22:00Z">
                <w:pPr>
                  <w:spacing w:line="240" w:lineRule="atLeast"/>
                </w:pPr>
              </w:pPrChange>
            </w:pPr>
            <w:del w:id="2180" w:author="Can Hong NGOC" w:date="2020-08-31T11:22:00Z">
              <w:r w:rsidRPr="005B1A58" w:rsidDel="009A1469">
                <w:rPr>
                  <w:rFonts w:ascii="Verdana" w:hAnsi="Verdana" w:cstheme="minorHAnsi"/>
                  <w:bCs/>
                </w:rPr>
                <w:delText xml:space="preserve"> </w:delText>
              </w:r>
            </w:del>
          </w:p>
        </w:tc>
        <w:tc>
          <w:tcPr>
            <w:tcW w:w="754" w:type="pct"/>
          </w:tcPr>
          <w:p w14:paraId="5010B8DB" w14:textId="40BDC617" w:rsidR="00B61FC6" w:rsidRPr="005B1A58" w:rsidDel="009A1469" w:rsidRDefault="00B61FC6">
            <w:pPr>
              <w:rPr>
                <w:del w:id="2181" w:author="Can Hong NGOC" w:date="2020-08-31T11:22:00Z"/>
                <w:rFonts w:ascii="Verdana" w:hAnsi="Verdana" w:cstheme="minorHAnsi"/>
                <w:bCs/>
              </w:rPr>
              <w:pPrChange w:id="2182" w:author="Can Hong NGOC" w:date="2020-08-31T11:22:00Z">
                <w:pPr>
                  <w:spacing w:line="240" w:lineRule="atLeast"/>
                </w:pPr>
              </w:pPrChange>
            </w:pPr>
            <w:del w:id="2183" w:author="Can Hong NGOC" w:date="2020-08-31T11:22:00Z">
              <w:r w:rsidRPr="005B1A58" w:rsidDel="009A1469">
                <w:rPr>
                  <w:rFonts w:ascii="Verdana" w:hAnsi="Verdana" w:cstheme="minorHAnsi"/>
                  <w:bCs/>
                </w:rPr>
                <w:delText>Documentation</w:delText>
              </w:r>
            </w:del>
          </w:p>
        </w:tc>
      </w:tr>
      <w:tr w:rsidR="00B61FC6" w:rsidRPr="00414E02" w:rsidDel="009A1469" w14:paraId="06D9C8F3" w14:textId="39000422" w:rsidTr="009A1469">
        <w:trPr>
          <w:trHeight w:val="195"/>
          <w:del w:id="2184" w:author="Can Hong NGOC" w:date="2020-08-31T11:22:00Z"/>
        </w:trPr>
        <w:tc>
          <w:tcPr>
            <w:tcW w:w="1476" w:type="pct"/>
            <w:gridSpan w:val="2"/>
          </w:tcPr>
          <w:p w14:paraId="3FE827E6" w14:textId="0414D1BF" w:rsidR="00B61FC6" w:rsidRPr="005B1A58" w:rsidDel="009A1469" w:rsidRDefault="00B61FC6">
            <w:pPr>
              <w:rPr>
                <w:del w:id="2185" w:author="Can Hong NGOC" w:date="2020-08-31T11:22:00Z"/>
                <w:rFonts w:ascii="Verdana" w:hAnsi="Verdana" w:cstheme="minorHAnsi"/>
                <w:bCs/>
              </w:rPr>
              <w:pPrChange w:id="2186" w:author="Can Hong NGOC" w:date="2020-08-31T11:22:00Z">
                <w:pPr>
                  <w:spacing w:line="240" w:lineRule="atLeast"/>
                </w:pPr>
              </w:pPrChange>
            </w:pPr>
          </w:p>
        </w:tc>
        <w:tc>
          <w:tcPr>
            <w:tcW w:w="196" w:type="pct"/>
          </w:tcPr>
          <w:p w14:paraId="484F75A6" w14:textId="2DBF4795" w:rsidR="00B61FC6" w:rsidRPr="005B1A58" w:rsidDel="009A1469" w:rsidRDefault="00B61FC6">
            <w:pPr>
              <w:rPr>
                <w:del w:id="2187" w:author="Can Hong NGOC" w:date="2020-08-31T11:22:00Z"/>
                <w:rFonts w:ascii="Verdana" w:hAnsi="Verdana" w:cstheme="minorHAnsi"/>
                <w:bCs/>
              </w:rPr>
              <w:pPrChange w:id="2188" w:author="Can Hong NGOC" w:date="2020-08-31T11:22:00Z">
                <w:pPr>
                  <w:spacing w:line="240" w:lineRule="atLeast"/>
                </w:pPr>
              </w:pPrChange>
            </w:pPr>
            <w:del w:id="2189" w:author="Can Hong NGOC" w:date="2020-08-31T11:22:00Z">
              <w:r w:rsidRPr="005B1A58" w:rsidDel="009A1469">
                <w:rPr>
                  <w:rFonts w:ascii="Verdana" w:hAnsi="Verdana" w:cstheme="minorHAnsi"/>
                  <w:bCs/>
                </w:rPr>
                <w:delText xml:space="preserve"> </w:delText>
              </w:r>
            </w:del>
          </w:p>
        </w:tc>
        <w:tc>
          <w:tcPr>
            <w:tcW w:w="1461" w:type="pct"/>
            <w:gridSpan w:val="12"/>
          </w:tcPr>
          <w:p w14:paraId="2B614C01" w14:textId="1E29E5A4" w:rsidR="00B61FC6" w:rsidRPr="005B1A58" w:rsidDel="009A1469" w:rsidRDefault="00B61FC6">
            <w:pPr>
              <w:rPr>
                <w:del w:id="2190" w:author="Can Hong NGOC" w:date="2020-08-31T11:22:00Z"/>
                <w:rFonts w:ascii="Verdana" w:hAnsi="Verdana" w:cstheme="minorHAnsi"/>
                <w:bCs/>
              </w:rPr>
              <w:pPrChange w:id="2191" w:author="Can Hong NGOC" w:date="2020-08-31T11:22:00Z">
                <w:pPr>
                  <w:spacing w:line="240" w:lineRule="atLeast"/>
                </w:pPr>
              </w:pPrChange>
            </w:pPr>
            <w:del w:id="2192" w:author="Can Hong NGOC" w:date="2020-08-31T11:22:00Z">
              <w:r w:rsidRPr="005B1A58" w:rsidDel="009A1469">
                <w:rPr>
                  <w:rFonts w:ascii="Verdana" w:hAnsi="Verdana" w:cstheme="minorHAnsi"/>
                  <w:bCs/>
                </w:rPr>
                <w:delText>Interfaces</w:delText>
              </w:r>
            </w:del>
          </w:p>
        </w:tc>
        <w:tc>
          <w:tcPr>
            <w:tcW w:w="178" w:type="pct"/>
          </w:tcPr>
          <w:p w14:paraId="4EAD8F04" w14:textId="485B7522" w:rsidR="00B61FC6" w:rsidRPr="005B1A58" w:rsidDel="009A1469" w:rsidRDefault="00B61FC6">
            <w:pPr>
              <w:rPr>
                <w:del w:id="2193" w:author="Can Hong NGOC" w:date="2020-08-31T11:22:00Z"/>
                <w:rFonts w:ascii="Verdana" w:hAnsi="Verdana" w:cstheme="minorHAnsi"/>
                <w:bCs/>
              </w:rPr>
              <w:pPrChange w:id="2194" w:author="Can Hong NGOC" w:date="2020-08-31T11:22:00Z">
                <w:pPr>
                  <w:spacing w:line="240" w:lineRule="atLeast"/>
                </w:pPr>
              </w:pPrChange>
            </w:pPr>
            <w:del w:id="2195" w:author="Can Hong NGOC" w:date="2020-08-31T11:22:00Z">
              <w:r w:rsidRPr="005B1A58" w:rsidDel="009A1469">
                <w:rPr>
                  <w:rFonts w:ascii="Verdana" w:hAnsi="Verdana" w:cstheme="minorHAnsi"/>
                  <w:bCs/>
                </w:rPr>
                <w:delText xml:space="preserve"> </w:delText>
              </w:r>
            </w:del>
          </w:p>
        </w:tc>
        <w:tc>
          <w:tcPr>
            <w:tcW w:w="1688" w:type="pct"/>
            <w:gridSpan w:val="7"/>
          </w:tcPr>
          <w:p w14:paraId="73545F52" w14:textId="77A967CC" w:rsidR="00B61FC6" w:rsidRPr="005B1A58" w:rsidDel="009A1469" w:rsidRDefault="00B61FC6">
            <w:pPr>
              <w:rPr>
                <w:del w:id="2196" w:author="Can Hong NGOC" w:date="2020-08-31T11:22:00Z"/>
                <w:rFonts w:ascii="Verdana" w:hAnsi="Verdana" w:cstheme="minorHAnsi"/>
                <w:bCs/>
              </w:rPr>
              <w:pPrChange w:id="2197" w:author="Can Hong NGOC" w:date="2020-08-31T11:22:00Z">
                <w:pPr>
                  <w:spacing w:line="240" w:lineRule="atLeast"/>
                </w:pPr>
              </w:pPrChange>
            </w:pPr>
            <w:del w:id="2198" w:author="Can Hong NGOC" w:date="2020-08-31T11:22:00Z">
              <w:r w:rsidRPr="005B1A58" w:rsidDel="009A1469">
                <w:rPr>
                  <w:rFonts w:ascii="Verdana" w:hAnsi="Verdana" w:cstheme="minorHAnsi"/>
                  <w:bCs/>
                </w:rPr>
                <w:delText>Communications Services</w:delText>
              </w:r>
            </w:del>
          </w:p>
        </w:tc>
      </w:tr>
      <w:tr w:rsidR="00B61FC6" w:rsidRPr="00414E02" w:rsidDel="009A1469" w14:paraId="2FC03402" w14:textId="14542DD9" w:rsidTr="009A1469">
        <w:trPr>
          <w:trHeight w:val="183"/>
          <w:del w:id="2199" w:author="Can Hong NGOC" w:date="2020-08-31T11:22:00Z"/>
        </w:trPr>
        <w:tc>
          <w:tcPr>
            <w:tcW w:w="1476" w:type="pct"/>
            <w:gridSpan w:val="2"/>
          </w:tcPr>
          <w:p w14:paraId="6BFEC500" w14:textId="5693E47A" w:rsidR="00B61FC6" w:rsidRPr="005B1A58" w:rsidDel="009A1469" w:rsidRDefault="00B61FC6">
            <w:pPr>
              <w:rPr>
                <w:del w:id="2200" w:author="Can Hong NGOC" w:date="2020-08-31T11:22:00Z"/>
                <w:rFonts w:ascii="Verdana" w:hAnsi="Verdana" w:cstheme="minorHAnsi"/>
                <w:bCs/>
              </w:rPr>
              <w:pPrChange w:id="2201" w:author="Can Hong NGOC" w:date="2020-08-31T11:22:00Z">
                <w:pPr>
                  <w:spacing w:line="240" w:lineRule="atLeast"/>
                </w:pPr>
              </w:pPrChange>
            </w:pPr>
            <w:del w:id="2202" w:author="Can Hong NGOC" w:date="2020-08-31T11:22:00Z">
              <w:r w:rsidRPr="005B1A58" w:rsidDel="009A1469">
                <w:rPr>
                  <w:rFonts w:ascii="Verdana" w:hAnsi="Verdana" w:cstheme="minorHAnsi"/>
                  <w:bCs/>
                </w:rPr>
                <w:delText>4. Change Category</w:delText>
              </w:r>
            </w:del>
          </w:p>
        </w:tc>
        <w:tc>
          <w:tcPr>
            <w:tcW w:w="196" w:type="pct"/>
          </w:tcPr>
          <w:p w14:paraId="27D89015" w14:textId="02B10466" w:rsidR="00B61FC6" w:rsidRPr="005B1A58" w:rsidDel="009A1469" w:rsidRDefault="00B61FC6">
            <w:pPr>
              <w:rPr>
                <w:del w:id="2203" w:author="Can Hong NGOC" w:date="2020-08-31T11:22:00Z"/>
                <w:rFonts w:ascii="Verdana" w:hAnsi="Verdana" w:cstheme="minorHAnsi"/>
                <w:bCs/>
              </w:rPr>
              <w:pPrChange w:id="2204" w:author="Can Hong NGOC" w:date="2020-08-31T11:22:00Z">
                <w:pPr>
                  <w:spacing w:line="240" w:lineRule="atLeast"/>
                </w:pPr>
              </w:pPrChange>
            </w:pPr>
            <w:del w:id="2205" w:author="Can Hong NGOC" w:date="2020-08-31T11:22:00Z">
              <w:r w:rsidRPr="005B1A58" w:rsidDel="009A1469">
                <w:rPr>
                  <w:rFonts w:ascii="Verdana" w:hAnsi="Verdana" w:cstheme="minorHAnsi"/>
                  <w:bCs/>
                </w:rPr>
                <w:delText xml:space="preserve"> </w:delText>
              </w:r>
            </w:del>
          </w:p>
        </w:tc>
        <w:tc>
          <w:tcPr>
            <w:tcW w:w="785" w:type="pct"/>
            <w:gridSpan w:val="6"/>
          </w:tcPr>
          <w:p w14:paraId="3A1C2B81" w14:textId="5C027BFE" w:rsidR="00B61FC6" w:rsidRPr="005B1A58" w:rsidDel="009A1469" w:rsidRDefault="00B61FC6">
            <w:pPr>
              <w:rPr>
                <w:del w:id="2206" w:author="Can Hong NGOC" w:date="2020-08-31T11:22:00Z"/>
                <w:rFonts w:ascii="Verdana" w:hAnsi="Verdana" w:cstheme="minorHAnsi"/>
                <w:bCs/>
              </w:rPr>
              <w:pPrChange w:id="2207" w:author="Can Hong NGOC" w:date="2020-08-31T11:22:00Z">
                <w:pPr>
                  <w:spacing w:line="240" w:lineRule="atLeast"/>
                </w:pPr>
              </w:pPrChange>
            </w:pPr>
            <w:del w:id="2208" w:author="Can Hong NGOC" w:date="2020-08-31T11:22:00Z">
              <w:r w:rsidRPr="005B1A58" w:rsidDel="009A1469">
                <w:rPr>
                  <w:rFonts w:ascii="Verdana" w:hAnsi="Verdana" w:cstheme="minorHAnsi"/>
                  <w:bCs/>
                </w:rPr>
                <w:delText>Enhancement</w:delText>
              </w:r>
            </w:del>
          </w:p>
        </w:tc>
        <w:tc>
          <w:tcPr>
            <w:tcW w:w="178" w:type="pct"/>
          </w:tcPr>
          <w:p w14:paraId="65BDBE57" w14:textId="665BAF4B" w:rsidR="00B61FC6" w:rsidRPr="005B1A58" w:rsidDel="009A1469" w:rsidRDefault="00B61FC6">
            <w:pPr>
              <w:rPr>
                <w:del w:id="2209" w:author="Can Hong NGOC" w:date="2020-08-31T11:22:00Z"/>
                <w:rFonts w:ascii="Verdana" w:hAnsi="Verdana" w:cstheme="minorHAnsi"/>
                <w:bCs/>
              </w:rPr>
              <w:pPrChange w:id="2210" w:author="Can Hong NGOC" w:date="2020-08-31T11:22:00Z">
                <w:pPr>
                  <w:spacing w:line="240" w:lineRule="atLeast"/>
                </w:pPr>
              </w:pPrChange>
            </w:pPr>
          </w:p>
        </w:tc>
        <w:tc>
          <w:tcPr>
            <w:tcW w:w="498" w:type="pct"/>
            <w:gridSpan w:val="5"/>
          </w:tcPr>
          <w:p w14:paraId="3B3BFE93" w14:textId="6660AFED" w:rsidR="00B61FC6" w:rsidRPr="005B1A58" w:rsidDel="009A1469" w:rsidRDefault="00B61FC6">
            <w:pPr>
              <w:rPr>
                <w:del w:id="2211" w:author="Can Hong NGOC" w:date="2020-08-31T11:22:00Z"/>
                <w:rFonts w:ascii="Verdana" w:hAnsi="Verdana" w:cstheme="minorHAnsi"/>
                <w:bCs/>
              </w:rPr>
              <w:pPrChange w:id="2212" w:author="Can Hong NGOC" w:date="2020-08-31T11:22:00Z">
                <w:pPr>
                  <w:spacing w:line="240" w:lineRule="atLeast"/>
                </w:pPr>
              </w:pPrChange>
            </w:pPr>
            <w:del w:id="2213" w:author="Can Hong NGOC" w:date="2020-08-31T11:22:00Z">
              <w:r w:rsidRPr="005B1A58" w:rsidDel="009A1469">
                <w:rPr>
                  <w:rFonts w:ascii="Verdana" w:hAnsi="Verdana" w:cstheme="minorHAnsi"/>
                  <w:bCs/>
                </w:rPr>
                <w:delText>Rework</w:delText>
              </w:r>
            </w:del>
          </w:p>
        </w:tc>
        <w:tc>
          <w:tcPr>
            <w:tcW w:w="178" w:type="pct"/>
          </w:tcPr>
          <w:p w14:paraId="07A2279F" w14:textId="264A1594" w:rsidR="00B61FC6" w:rsidRPr="005B1A58" w:rsidDel="009A1469" w:rsidRDefault="00B61FC6">
            <w:pPr>
              <w:rPr>
                <w:del w:id="2214" w:author="Can Hong NGOC" w:date="2020-08-31T11:22:00Z"/>
                <w:rFonts w:ascii="Verdana" w:hAnsi="Verdana" w:cstheme="minorHAnsi"/>
                <w:bCs/>
              </w:rPr>
              <w:pPrChange w:id="2215" w:author="Can Hong NGOC" w:date="2020-08-31T11:22:00Z">
                <w:pPr>
                  <w:spacing w:line="240" w:lineRule="atLeast"/>
                </w:pPr>
              </w:pPrChange>
            </w:pPr>
            <w:del w:id="2216" w:author="Can Hong NGOC" w:date="2020-08-31T11:22:00Z">
              <w:r w:rsidRPr="005B1A58" w:rsidDel="009A1469">
                <w:rPr>
                  <w:rFonts w:ascii="Verdana" w:hAnsi="Verdana" w:cstheme="minorHAnsi"/>
                  <w:bCs/>
                </w:rPr>
                <w:delText xml:space="preserve"> </w:delText>
              </w:r>
            </w:del>
          </w:p>
        </w:tc>
        <w:tc>
          <w:tcPr>
            <w:tcW w:w="1688" w:type="pct"/>
            <w:gridSpan w:val="7"/>
          </w:tcPr>
          <w:p w14:paraId="72D6A68C" w14:textId="032A999F" w:rsidR="00B61FC6" w:rsidRPr="005B1A58" w:rsidDel="009A1469" w:rsidRDefault="00B61FC6">
            <w:pPr>
              <w:rPr>
                <w:del w:id="2217" w:author="Can Hong NGOC" w:date="2020-08-31T11:22:00Z"/>
                <w:rFonts w:ascii="Verdana" w:hAnsi="Verdana" w:cstheme="minorHAnsi"/>
                <w:bCs/>
              </w:rPr>
              <w:pPrChange w:id="2218" w:author="Can Hong NGOC" w:date="2020-08-31T11:22:00Z">
                <w:pPr>
                  <w:spacing w:line="240" w:lineRule="atLeast"/>
                </w:pPr>
              </w:pPrChange>
            </w:pPr>
            <w:del w:id="2219" w:author="Can Hong NGOC" w:date="2020-08-31T11:22:00Z">
              <w:r w:rsidRPr="005B1A58" w:rsidDel="009A1469">
                <w:rPr>
                  <w:rFonts w:ascii="Verdana" w:hAnsi="Verdana" w:cstheme="minorHAnsi"/>
                  <w:bCs/>
                </w:rPr>
                <w:delText xml:space="preserve">Other (explain): </w:delText>
              </w:r>
            </w:del>
          </w:p>
        </w:tc>
      </w:tr>
      <w:tr w:rsidR="00B61FC6" w:rsidRPr="00414E02" w:rsidDel="009A1469" w14:paraId="7321D9F4" w14:textId="2288A39B" w:rsidTr="009A1469">
        <w:trPr>
          <w:trHeight w:val="320"/>
          <w:del w:id="2220" w:author="Can Hong NGOC" w:date="2020-08-31T11:22:00Z"/>
        </w:trPr>
        <w:tc>
          <w:tcPr>
            <w:tcW w:w="1476" w:type="pct"/>
            <w:gridSpan w:val="2"/>
          </w:tcPr>
          <w:p w14:paraId="7B9800F9" w14:textId="7C6FA370" w:rsidR="00B61FC6" w:rsidRPr="005B1A58" w:rsidDel="009A1469" w:rsidRDefault="00B61FC6">
            <w:pPr>
              <w:rPr>
                <w:del w:id="2221" w:author="Can Hong NGOC" w:date="2020-08-31T11:22:00Z"/>
                <w:rFonts w:ascii="Verdana" w:hAnsi="Verdana" w:cstheme="minorHAnsi"/>
                <w:bCs/>
              </w:rPr>
              <w:pPrChange w:id="2222" w:author="Can Hong NGOC" w:date="2020-08-31T11:22:00Z">
                <w:pPr>
                  <w:spacing w:line="240" w:lineRule="atLeast"/>
                </w:pPr>
              </w:pPrChange>
            </w:pPr>
            <w:del w:id="2223" w:author="Can Hong NGOC" w:date="2020-08-31T11:22:00Z">
              <w:r w:rsidRPr="005B1A58" w:rsidDel="009A1469">
                <w:rPr>
                  <w:rFonts w:ascii="Verdana" w:hAnsi="Verdana" w:cstheme="minorHAnsi"/>
                  <w:bCs/>
                </w:rPr>
                <w:delText>5. Change  Priority (Check One):</w:delText>
              </w:r>
            </w:del>
          </w:p>
        </w:tc>
        <w:tc>
          <w:tcPr>
            <w:tcW w:w="196" w:type="pct"/>
          </w:tcPr>
          <w:p w14:paraId="116A3EE8" w14:textId="61DE0D13" w:rsidR="00B61FC6" w:rsidRPr="005B1A58" w:rsidDel="009A1469" w:rsidRDefault="00B61FC6">
            <w:pPr>
              <w:rPr>
                <w:del w:id="2224" w:author="Can Hong NGOC" w:date="2020-08-31T11:22:00Z"/>
                <w:rFonts w:ascii="Verdana" w:hAnsi="Verdana" w:cstheme="minorHAnsi"/>
              </w:rPr>
              <w:pPrChange w:id="2225" w:author="Can Hong NGOC" w:date="2020-08-31T11:22:00Z">
                <w:pPr>
                  <w:spacing w:line="240" w:lineRule="atLeast"/>
                  <w:ind w:hanging="18"/>
                  <w:jc w:val="center"/>
                </w:pPr>
              </w:pPrChange>
            </w:pPr>
          </w:p>
        </w:tc>
        <w:tc>
          <w:tcPr>
            <w:tcW w:w="785" w:type="pct"/>
            <w:gridSpan w:val="6"/>
          </w:tcPr>
          <w:p w14:paraId="33FBF3DE" w14:textId="1EA888D1" w:rsidR="00B61FC6" w:rsidRPr="005B1A58" w:rsidDel="009A1469" w:rsidRDefault="00B61FC6">
            <w:pPr>
              <w:rPr>
                <w:del w:id="2226" w:author="Can Hong NGOC" w:date="2020-08-31T11:22:00Z"/>
                <w:rFonts w:ascii="Verdana" w:hAnsi="Verdana" w:cstheme="minorHAnsi"/>
              </w:rPr>
              <w:pPrChange w:id="2227" w:author="Can Hong NGOC" w:date="2020-08-31T11:22:00Z">
                <w:pPr>
                  <w:spacing w:line="240" w:lineRule="atLeast"/>
                </w:pPr>
              </w:pPrChange>
            </w:pPr>
            <w:del w:id="2228" w:author="Can Hong NGOC" w:date="2020-08-31T11:22:00Z">
              <w:r w:rsidRPr="005B1A58" w:rsidDel="009A1469">
                <w:rPr>
                  <w:rFonts w:ascii="Verdana" w:hAnsi="Verdana" w:cstheme="minorHAnsi"/>
                </w:rPr>
                <w:delText>Optional</w:delText>
              </w:r>
            </w:del>
          </w:p>
        </w:tc>
        <w:tc>
          <w:tcPr>
            <w:tcW w:w="178" w:type="pct"/>
          </w:tcPr>
          <w:p w14:paraId="63C75E38" w14:textId="42957784" w:rsidR="00B61FC6" w:rsidRPr="005B1A58" w:rsidDel="009A1469" w:rsidRDefault="00B61FC6">
            <w:pPr>
              <w:rPr>
                <w:del w:id="2229" w:author="Can Hong NGOC" w:date="2020-08-31T11:22:00Z"/>
                <w:rFonts w:ascii="Verdana" w:hAnsi="Verdana" w:cstheme="minorHAnsi"/>
              </w:rPr>
              <w:pPrChange w:id="2230" w:author="Can Hong NGOC" w:date="2020-08-31T11:22:00Z">
                <w:pPr>
                  <w:spacing w:line="240" w:lineRule="atLeast"/>
                </w:pPr>
              </w:pPrChange>
            </w:pPr>
            <w:del w:id="2231" w:author="Can Hong NGOC" w:date="2020-08-31T11:22:00Z">
              <w:r w:rsidRPr="005B1A58" w:rsidDel="009A1469">
                <w:rPr>
                  <w:rFonts w:ascii="Verdana" w:hAnsi="Verdana" w:cstheme="minorHAnsi"/>
                </w:rPr>
                <w:delText xml:space="preserve"> </w:delText>
              </w:r>
            </w:del>
          </w:p>
        </w:tc>
        <w:tc>
          <w:tcPr>
            <w:tcW w:w="498" w:type="pct"/>
            <w:gridSpan w:val="5"/>
          </w:tcPr>
          <w:p w14:paraId="72766AA0" w14:textId="7B16E8A1" w:rsidR="00B61FC6" w:rsidRPr="005B1A58" w:rsidDel="009A1469" w:rsidRDefault="00B61FC6">
            <w:pPr>
              <w:rPr>
                <w:del w:id="2232" w:author="Can Hong NGOC" w:date="2020-08-31T11:22:00Z"/>
                <w:rFonts w:ascii="Verdana" w:hAnsi="Verdana" w:cstheme="minorHAnsi"/>
              </w:rPr>
              <w:pPrChange w:id="2233" w:author="Can Hong NGOC" w:date="2020-08-31T11:22:00Z">
                <w:pPr>
                  <w:spacing w:line="240" w:lineRule="atLeast"/>
                </w:pPr>
              </w:pPrChange>
            </w:pPr>
            <w:del w:id="2234" w:author="Can Hong NGOC" w:date="2020-08-31T11:22:00Z">
              <w:r w:rsidRPr="005B1A58" w:rsidDel="009A1469">
                <w:rPr>
                  <w:rFonts w:ascii="Verdana" w:hAnsi="Verdana" w:cstheme="minorHAnsi"/>
                </w:rPr>
                <w:delText>Desirable</w:delText>
              </w:r>
            </w:del>
          </w:p>
        </w:tc>
        <w:tc>
          <w:tcPr>
            <w:tcW w:w="178" w:type="pct"/>
          </w:tcPr>
          <w:p w14:paraId="43E565A0" w14:textId="38E754FC" w:rsidR="00B61FC6" w:rsidRPr="005B1A58" w:rsidDel="009A1469" w:rsidRDefault="00B61FC6">
            <w:pPr>
              <w:rPr>
                <w:del w:id="2235" w:author="Can Hong NGOC" w:date="2020-08-31T11:22:00Z"/>
                <w:rFonts w:ascii="Verdana" w:hAnsi="Verdana" w:cstheme="minorHAnsi"/>
              </w:rPr>
              <w:pPrChange w:id="2236" w:author="Can Hong NGOC" w:date="2020-08-31T11:22:00Z">
                <w:pPr>
                  <w:spacing w:line="240" w:lineRule="atLeast"/>
                </w:pPr>
              </w:pPrChange>
            </w:pPr>
          </w:p>
        </w:tc>
        <w:tc>
          <w:tcPr>
            <w:tcW w:w="1688" w:type="pct"/>
            <w:gridSpan w:val="7"/>
          </w:tcPr>
          <w:p w14:paraId="52787B5F" w14:textId="1DB421FD" w:rsidR="00B61FC6" w:rsidRPr="005B1A58" w:rsidDel="009A1469" w:rsidRDefault="00B61FC6">
            <w:pPr>
              <w:rPr>
                <w:del w:id="2237" w:author="Can Hong NGOC" w:date="2020-08-31T11:22:00Z"/>
                <w:rFonts w:ascii="Verdana" w:hAnsi="Verdana" w:cstheme="minorHAnsi"/>
              </w:rPr>
              <w:pPrChange w:id="2238" w:author="Can Hong NGOC" w:date="2020-08-31T11:22:00Z">
                <w:pPr>
                  <w:spacing w:line="240" w:lineRule="atLeast"/>
                </w:pPr>
              </w:pPrChange>
            </w:pPr>
            <w:del w:id="2239" w:author="Can Hong NGOC" w:date="2020-08-31T11:22:00Z">
              <w:r w:rsidRPr="005B1A58" w:rsidDel="009A1469">
                <w:rPr>
                  <w:rFonts w:ascii="Verdana" w:hAnsi="Verdana" w:cstheme="minorHAnsi"/>
                </w:rPr>
                <w:delText>Mandatory</w:delText>
              </w:r>
            </w:del>
          </w:p>
        </w:tc>
      </w:tr>
      <w:tr w:rsidR="00B61FC6" w:rsidRPr="00414E02" w:rsidDel="009A1469" w14:paraId="1FD5B28C" w14:textId="67C2BC27" w:rsidTr="003715C1">
        <w:trPr>
          <w:trHeight w:val="281"/>
          <w:del w:id="2240" w:author="Can Hong NGOC" w:date="2020-08-31T11:22:00Z"/>
        </w:trPr>
        <w:tc>
          <w:tcPr>
            <w:tcW w:w="5000" w:type="pct"/>
            <w:gridSpan w:val="23"/>
          </w:tcPr>
          <w:p w14:paraId="74B35BCD" w14:textId="6EF929BA" w:rsidR="00B61FC6" w:rsidRPr="005B1A58" w:rsidDel="009A1469" w:rsidRDefault="00B61FC6" w:rsidP="00E61E86">
            <w:pPr>
              <w:rPr>
                <w:del w:id="2241" w:author="Can Hong NGOC" w:date="2020-08-31T11:22:00Z"/>
                <w:rFonts w:ascii="Verdana" w:hAnsi="Verdana" w:cstheme="minorHAnsi"/>
              </w:rPr>
            </w:pPr>
            <w:del w:id="2242" w:author="Can Hong NGOC" w:date="2020-08-31T11:22:00Z">
              <w:r w:rsidRPr="005B1A58" w:rsidDel="009A1469">
                <w:rPr>
                  <w:rFonts w:ascii="Verdana" w:hAnsi="Verdana" w:cstheme="minorHAnsi"/>
                </w:rPr>
                <w:delText>Section II. To be Completed by Vendor Project Manager</w:delText>
              </w:r>
            </w:del>
          </w:p>
        </w:tc>
      </w:tr>
      <w:tr w:rsidR="00B61FC6" w:rsidRPr="00414E02" w:rsidDel="009A1469" w14:paraId="22F50938" w14:textId="5C0B35DD" w:rsidTr="009A1469">
        <w:trPr>
          <w:trHeight w:val="842"/>
          <w:del w:id="2243" w:author="Can Hong NGOC" w:date="2020-08-31T11:22:00Z"/>
        </w:trPr>
        <w:tc>
          <w:tcPr>
            <w:tcW w:w="1832" w:type="pct"/>
            <w:gridSpan w:val="4"/>
          </w:tcPr>
          <w:p w14:paraId="642F6E10" w14:textId="34B9207A" w:rsidR="00B61FC6" w:rsidRPr="005B1A58" w:rsidDel="009A1469" w:rsidRDefault="00B61FC6">
            <w:pPr>
              <w:rPr>
                <w:del w:id="2244" w:author="Can Hong NGOC" w:date="2020-08-31T11:22:00Z"/>
                <w:rFonts w:ascii="Verdana" w:hAnsi="Verdana" w:cstheme="minorHAnsi"/>
                <w:bCs/>
              </w:rPr>
              <w:pPrChange w:id="2245" w:author="Can Hong NGOC" w:date="2020-08-31T11:22:00Z">
                <w:pPr>
                  <w:spacing w:line="240" w:lineRule="atLeast"/>
                </w:pPr>
              </w:pPrChange>
            </w:pPr>
            <w:del w:id="2246" w:author="Can Hong NGOC" w:date="2020-08-31T11:22:00Z">
              <w:r w:rsidRPr="005B1A58" w:rsidDel="009A1469">
                <w:rPr>
                  <w:rFonts w:ascii="Verdana" w:hAnsi="Verdana" w:cstheme="minorHAnsi"/>
                  <w:bCs/>
                </w:rPr>
                <w:delText>1. Related Change Requests (list [s]):</w:delText>
              </w:r>
            </w:del>
          </w:p>
          <w:p w14:paraId="0A9E476A" w14:textId="3D1FA8E9" w:rsidR="00B61FC6" w:rsidRPr="005B1A58" w:rsidDel="009A1469" w:rsidRDefault="00B61FC6">
            <w:pPr>
              <w:rPr>
                <w:del w:id="2247" w:author="Can Hong NGOC" w:date="2020-08-31T11:22:00Z"/>
                <w:rFonts w:ascii="Verdana" w:hAnsi="Verdana" w:cstheme="minorHAnsi"/>
              </w:rPr>
              <w:pPrChange w:id="2248" w:author="Can Hong NGOC" w:date="2020-08-31T11:22:00Z">
                <w:pPr>
                  <w:spacing w:line="240" w:lineRule="atLeast"/>
                </w:pPr>
              </w:pPrChange>
            </w:pPr>
          </w:p>
        </w:tc>
        <w:tc>
          <w:tcPr>
            <w:tcW w:w="1836" w:type="pct"/>
            <w:gridSpan w:val="14"/>
          </w:tcPr>
          <w:p w14:paraId="75265AB0" w14:textId="029FBC27" w:rsidR="00B61FC6" w:rsidRPr="005B1A58" w:rsidDel="009A1469" w:rsidRDefault="00B61FC6">
            <w:pPr>
              <w:rPr>
                <w:del w:id="2249" w:author="Can Hong NGOC" w:date="2020-08-31T11:22:00Z"/>
              </w:rPr>
              <w:pPrChange w:id="2250" w:author="Can Hong NGOC" w:date="2020-08-31T11:22:00Z">
                <w:pPr>
                  <w:pStyle w:val="BodyText"/>
                </w:pPr>
              </w:pPrChange>
            </w:pPr>
            <w:del w:id="2251" w:author="Can Hong NGOC" w:date="2020-08-31T11:22:00Z">
              <w:r w:rsidRPr="005B1A58" w:rsidDel="009A1469">
                <w:delText>2.  Estimated Start Date</w:delText>
              </w:r>
            </w:del>
          </w:p>
          <w:p w14:paraId="5B720015" w14:textId="4501DEE9" w:rsidR="00B61FC6" w:rsidRPr="005B1A58" w:rsidDel="009A1469" w:rsidRDefault="00B61FC6">
            <w:pPr>
              <w:rPr>
                <w:del w:id="2252" w:author="Can Hong NGOC" w:date="2020-08-31T11:22:00Z"/>
                <w:rFonts w:ascii="Verdana" w:hAnsi="Verdana" w:cstheme="minorHAnsi"/>
                <w:bCs/>
              </w:rPr>
              <w:pPrChange w:id="2253" w:author="Can Hong NGOC" w:date="2020-08-31T11:22:00Z">
                <w:pPr>
                  <w:spacing w:line="240" w:lineRule="atLeast"/>
                </w:pPr>
              </w:pPrChange>
            </w:pPr>
          </w:p>
        </w:tc>
        <w:tc>
          <w:tcPr>
            <w:tcW w:w="1331" w:type="pct"/>
            <w:gridSpan w:val="5"/>
          </w:tcPr>
          <w:p w14:paraId="46616F3B" w14:textId="4644E4D2" w:rsidR="00B61FC6" w:rsidRPr="005B1A58" w:rsidDel="009A1469" w:rsidRDefault="00B61FC6">
            <w:pPr>
              <w:rPr>
                <w:del w:id="2254" w:author="Can Hong NGOC" w:date="2020-08-31T11:22:00Z"/>
              </w:rPr>
              <w:pPrChange w:id="2255" w:author="Can Hong NGOC" w:date="2020-08-31T11:22:00Z">
                <w:pPr>
                  <w:pStyle w:val="BodyText"/>
                </w:pPr>
              </w:pPrChange>
            </w:pPr>
            <w:del w:id="2256" w:author="Can Hong NGOC" w:date="2020-08-31T11:22:00Z">
              <w:r w:rsidRPr="005B1A58" w:rsidDel="009A1469">
                <w:delText>3.  Estimated End Date:</w:delText>
              </w:r>
            </w:del>
          </w:p>
        </w:tc>
      </w:tr>
      <w:tr w:rsidR="00B61FC6" w:rsidRPr="00414E02" w:rsidDel="009A1469" w14:paraId="17ABAE5A" w14:textId="72FF5FE8" w:rsidTr="009A1469">
        <w:trPr>
          <w:trHeight w:val="642"/>
          <w:del w:id="2257" w:author="Can Hong NGOC" w:date="2020-08-31T11:22:00Z"/>
        </w:trPr>
        <w:tc>
          <w:tcPr>
            <w:tcW w:w="1120" w:type="pct"/>
          </w:tcPr>
          <w:p w14:paraId="2D6F7A91" w14:textId="631DB6D2" w:rsidR="00B61FC6" w:rsidRPr="005B1A58" w:rsidDel="009A1469" w:rsidRDefault="00B61FC6">
            <w:pPr>
              <w:rPr>
                <w:del w:id="2258" w:author="Can Hong NGOC" w:date="2020-08-31T11:22:00Z"/>
                <w:rFonts w:ascii="Verdana" w:hAnsi="Verdana" w:cstheme="minorHAnsi"/>
              </w:rPr>
              <w:pPrChange w:id="2259" w:author="Can Hong NGOC" w:date="2020-08-31T11:22:00Z">
                <w:pPr>
                  <w:spacing w:line="240" w:lineRule="atLeast"/>
                </w:pPr>
              </w:pPrChange>
            </w:pPr>
            <w:del w:id="2260" w:author="Can Hong NGOC" w:date="2020-08-31T11:22:00Z">
              <w:r w:rsidRPr="005B1A58" w:rsidDel="009A1469">
                <w:rPr>
                  <w:rFonts w:ascii="Verdana" w:hAnsi="Verdana" w:cstheme="minorHAnsi"/>
                  <w:bCs/>
                </w:rPr>
                <w:delText xml:space="preserve">4.  Estimated Effort (Days): </w:delText>
              </w:r>
            </w:del>
          </w:p>
        </w:tc>
        <w:tc>
          <w:tcPr>
            <w:tcW w:w="3880" w:type="pct"/>
            <w:gridSpan w:val="22"/>
          </w:tcPr>
          <w:p w14:paraId="28BDE29F" w14:textId="1E566221" w:rsidR="00B61FC6" w:rsidRPr="003715C1" w:rsidDel="009A1469" w:rsidRDefault="00B61FC6">
            <w:pPr>
              <w:rPr>
                <w:del w:id="2261" w:author="Can Hong NGOC" w:date="2020-08-31T11:22:00Z"/>
                <w:rFonts w:ascii="Verdana" w:hAnsi="Verdana" w:cstheme="minorHAnsi"/>
                <w:lang w:val="vi-VN"/>
              </w:rPr>
              <w:pPrChange w:id="2262" w:author="Can Hong NGOC" w:date="2020-08-31T11:22:00Z">
                <w:pPr>
                  <w:spacing w:line="240" w:lineRule="atLeast"/>
                </w:pPr>
              </w:pPrChange>
            </w:pPr>
            <w:del w:id="2263" w:author="Can Hong NGOC" w:date="2020-08-31T11:22:00Z">
              <w:r w:rsidRPr="005B1A58" w:rsidDel="009A1469">
                <w:rPr>
                  <w:rFonts w:ascii="Verdana" w:hAnsi="Verdana" w:cstheme="minorHAnsi"/>
                  <w:bCs/>
                </w:rPr>
                <w:delText xml:space="preserve">6. Change Description (Detailed):  </w:delText>
              </w:r>
            </w:del>
          </w:p>
        </w:tc>
      </w:tr>
      <w:tr w:rsidR="00B61FC6" w:rsidRPr="00414E02" w:rsidDel="009A1469" w14:paraId="0765B614" w14:textId="2BF2B084" w:rsidTr="009A1469">
        <w:trPr>
          <w:trHeight w:val="453"/>
          <w:del w:id="2264" w:author="Can Hong NGOC" w:date="2020-08-31T11:22:00Z"/>
        </w:trPr>
        <w:tc>
          <w:tcPr>
            <w:tcW w:w="1120" w:type="pct"/>
            <w:vMerge w:val="restart"/>
          </w:tcPr>
          <w:p w14:paraId="304C7C34" w14:textId="4A0F31E7" w:rsidR="00B61FC6" w:rsidRPr="005B1A58" w:rsidDel="009A1469" w:rsidRDefault="00B61FC6">
            <w:pPr>
              <w:rPr>
                <w:del w:id="2265" w:author="Can Hong NGOC" w:date="2020-08-31T11:22:00Z"/>
              </w:rPr>
              <w:pPrChange w:id="2266" w:author="Can Hong NGOC" w:date="2020-08-31T11:22:00Z">
                <w:pPr>
                  <w:pStyle w:val="BodyText"/>
                </w:pPr>
              </w:pPrChange>
            </w:pPr>
            <w:del w:id="2267" w:author="Can Hong NGOC" w:date="2020-08-31T11:22:00Z">
              <w:r w:rsidRPr="005B1A58" w:rsidDel="009A1469">
                <w:delText>5. Estimated Cost:</w:delText>
              </w:r>
            </w:del>
          </w:p>
          <w:p w14:paraId="014591A3" w14:textId="43FA570A" w:rsidR="00B61FC6" w:rsidRPr="005B1A58" w:rsidDel="009A1469" w:rsidRDefault="00B61FC6">
            <w:pPr>
              <w:rPr>
                <w:del w:id="2268" w:author="Can Hong NGOC" w:date="2020-08-31T11:22:00Z"/>
              </w:rPr>
              <w:pPrChange w:id="2269" w:author="Can Hong NGOC" w:date="2020-08-31T11:22:00Z">
                <w:pPr>
                  <w:pStyle w:val="BodyText"/>
                </w:pPr>
              </w:pPrChange>
            </w:pPr>
          </w:p>
        </w:tc>
        <w:tc>
          <w:tcPr>
            <w:tcW w:w="3880" w:type="pct"/>
            <w:gridSpan w:val="22"/>
          </w:tcPr>
          <w:p w14:paraId="64F0DD46" w14:textId="75E9F897" w:rsidR="00B61FC6" w:rsidRPr="005B1A58" w:rsidDel="009A1469" w:rsidRDefault="00B61FC6">
            <w:pPr>
              <w:rPr>
                <w:del w:id="2270" w:author="Can Hong NGOC" w:date="2020-08-31T11:22:00Z"/>
              </w:rPr>
              <w:pPrChange w:id="2271" w:author="Can Hong NGOC" w:date="2020-08-31T11:22:00Z">
                <w:pPr>
                  <w:pStyle w:val="BodyText"/>
                </w:pPr>
              </w:pPrChange>
            </w:pPr>
            <w:del w:id="2272" w:author="Can Hong NGOC" w:date="2020-08-31T11:22:00Z">
              <w:r w:rsidRPr="005B1A58" w:rsidDel="009A1469">
                <w:delText xml:space="preserve">7. Project Impact: </w:delText>
              </w:r>
            </w:del>
          </w:p>
        </w:tc>
      </w:tr>
      <w:tr w:rsidR="00B61FC6" w:rsidRPr="00414E02" w:rsidDel="009A1469" w14:paraId="38789665" w14:textId="77E47099" w:rsidTr="009A1469">
        <w:trPr>
          <w:trHeight w:val="647"/>
          <w:del w:id="2273" w:author="Can Hong NGOC" w:date="2020-08-31T11:22:00Z"/>
        </w:trPr>
        <w:tc>
          <w:tcPr>
            <w:tcW w:w="1120" w:type="pct"/>
            <w:vMerge/>
          </w:tcPr>
          <w:p w14:paraId="6406CE91" w14:textId="186A94F1" w:rsidR="00B61FC6" w:rsidRPr="005B1A58" w:rsidDel="009A1469" w:rsidRDefault="00B61FC6">
            <w:pPr>
              <w:rPr>
                <w:del w:id="2274" w:author="Can Hong NGOC" w:date="2020-08-31T11:22:00Z"/>
              </w:rPr>
              <w:pPrChange w:id="2275" w:author="Can Hong NGOC" w:date="2020-08-31T11:22:00Z">
                <w:pPr>
                  <w:pStyle w:val="BodyText"/>
                </w:pPr>
              </w:pPrChange>
            </w:pPr>
          </w:p>
        </w:tc>
        <w:tc>
          <w:tcPr>
            <w:tcW w:w="1302" w:type="pct"/>
            <w:gridSpan w:val="7"/>
          </w:tcPr>
          <w:p w14:paraId="742F7E71" w14:textId="4BE0A4FC" w:rsidR="00B61FC6" w:rsidRPr="005B1A58" w:rsidDel="009A1469" w:rsidRDefault="00B61FC6">
            <w:pPr>
              <w:rPr>
                <w:del w:id="2276" w:author="Can Hong NGOC" w:date="2020-08-31T11:22:00Z"/>
              </w:rPr>
              <w:pPrChange w:id="2277" w:author="Can Hong NGOC" w:date="2020-08-31T11:22:00Z">
                <w:pPr>
                  <w:pStyle w:val="BodyText"/>
                </w:pPr>
              </w:pPrChange>
            </w:pPr>
            <w:del w:id="2278" w:author="Can Hong NGOC" w:date="2020-08-31T11:22:00Z">
              <w:r w:rsidRPr="005B1A58" w:rsidDel="009A1469">
                <w:delText xml:space="preserve">Schedule Impact: </w:delText>
              </w:r>
            </w:del>
          </w:p>
          <w:p w14:paraId="3258A96F" w14:textId="042643AC" w:rsidR="00B61FC6" w:rsidRPr="005B1A58" w:rsidDel="009A1469" w:rsidRDefault="00B61FC6">
            <w:pPr>
              <w:rPr>
                <w:del w:id="2279" w:author="Can Hong NGOC" w:date="2020-08-31T11:22:00Z"/>
              </w:rPr>
              <w:pPrChange w:id="2280" w:author="Can Hong NGOC" w:date="2020-08-31T11:22:00Z">
                <w:pPr>
                  <w:pStyle w:val="BodyText"/>
                </w:pPr>
              </w:pPrChange>
            </w:pPr>
          </w:p>
        </w:tc>
        <w:tc>
          <w:tcPr>
            <w:tcW w:w="1247" w:type="pct"/>
            <w:gridSpan w:val="10"/>
          </w:tcPr>
          <w:p w14:paraId="0E68C61E" w14:textId="4AFED515" w:rsidR="00B61FC6" w:rsidRPr="005B1A58" w:rsidDel="009A1469" w:rsidRDefault="00B61FC6">
            <w:pPr>
              <w:rPr>
                <w:del w:id="2281" w:author="Can Hong NGOC" w:date="2020-08-31T11:22:00Z"/>
              </w:rPr>
              <w:pPrChange w:id="2282" w:author="Can Hong NGOC" w:date="2020-08-31T11:22:00Z">
                <w:pPr>
                  <w:pStyle w:val="BodyText"/>
                </w:pPr>
              </w:pPrChange>
            </w:pPr>
            <w:del w:id="2283" w:author="Can Hong NGOC" w:date="2020-08-31T11:22:00Z">
              <w:r w:rsidRPr="005B1A58" w:rsidDel="009A1469">
                <w:delText>Budget Impact:</w:delText>
              </w:r>
            </w:del>
          </w:p>
          <w:p w14:paraId="63740652" w14:textId="2D4157ED" w:rsidR="00B61FC6" w:rsidRPr="005B1A58" w:rsidDel="009A1469" w:rsidRDefault="00B61FC6">
            <w:pPr>
              <w:rPr>
                <w:del w:id="2284" w:author="Can Hong NGOC" w:date="2020-08-31T11:22:00Z"/>
              </w:rPr>
              <w:pPrChange w:id="2285" w:author="Can Hong NGOC" w:date="2020-08-31T11:22:00Z">
                <w:pPr>
                  <w:pStyle w:val="BodyText"/>
                </w:pPr>
              </w:pPrChange>
            </w:pPr>
          </w:p>
          <w:p w14:paraId="75235838" w14:textId="3ED6FC02" w:rsidR="00B61FC6" w:rsidRPr="005B1A58" w:rsidDel="009A1469" w:rsidRDefault="00B61FC6">
            <w:pPr>
              <w:rPr>
                <w:del w:id="2286" w:author="Can Hong NGOC" w:date="2020-08-31T11:22:00Z"/>
              </w:rPr>
              <w:pPrChange w:id="2287" w:author="Can Hong NGOC" w:date="2020-08-31T11:22:00Z">
                <w:pPr>
                  <w:pStyle w:val="BodyText"/>
                </w:pPr>
              </w:pPrChange>
            </w:pPr>
          </w:p>
        </w:tc>
        <w:tc>
          <w:tcPr>
            <w:tcW w:w="1331" w:type="pct"/>
            <w:gridSpan w:val="5"/>
          </w:tcPr>
          <w:p w14:paraId="67FC53C7" w14:textId="588EBB8E" w:rsidR="00B61FC6" w:rsidRPr="005B1A58" w:rsidDel="009A1469" w:rsidRDefault="00B61FC6">
            <w:pPr>
              <w:rPr>
                <w:del w:id="2288" w:author="Can Hong NGOC" w:date="2020-08-31T11:22:00Z"/>
              </w:rPr>
              <w:pPrChange w:id="2289" w:author="Can Hong NGOC" w:date="2020-08-31T11:22:00Z">
                <w:pPr>
                  <w:pStyle w:val="BodyText"/>
                </w:pPr>
              </w:pPrChange>
            </w:pPr>
            <w:del w:id="2290" w:author="Can Hong NGOC" w:date="2020-08-31T11:22:00Z">
              <w:r w:rsidRPr="005B1A58" w:rsidDel="009A1469">
                <w:delText>Scope Impact:</w:delText>
              </w:r>
            </w:del>
          </w:p>
          <w:p w14:paraId="2D97ED55" w14:textId="76BE26D3" w:rsidR="00B61FC6" w:rsidRPr="005B1A58" w:rsidDel="009A1469" w:rsidRDefault="00B61FC6">
            <w:pPr>
              <w:rPr>
                <w:del w:id="2291" w:author="Can Hong NGOC" w:date="2020-08-31T11:22:00Z"/>
              </w:rPr>
              <w:pPrChange w:id="2292" w:author="Can Hong NGOC" w:date="2020-08-31T11:22:00Z">
                <w:pPr>
                  <w:pStyle w:val="BodyText"/>
                </w:pPr>
              </w:pPrChange>
            </w:pPr>
          </w:p>
        </w:tc>
      </w:tr>
      <w:tr w:rsidR="00B61FC6" w:rsidRPr="00414E02" w:rsidDel="009A1469" w14:paraId="5FA18D4C" w14:textId="24B4424E" w:rsidTr="003715C1">
        <w:trPr>
          <w:trHeight w:val="288"/>
          <w:del w:id="2293" w:author="Can Hong NGOC" w:date="2020-08-31T11:22:00Z"/>
        </w:trPr>
        <w:tc>
          <w:tcPr>
            <w:tcW w:w="5000" w:type="pct"/>
            <w:gridSpan w:val="23"/>
          </w:tcPr>
          <w:p w14:paraId="052E633B" w14:textId="11C098D8" w:rsidR="00B61FC6" w:rsidRPr="005B1A58" w:rsidDel="009A1469" w:rsidRDefault="00B61FC6" w:rsidP="00E61E86">
            <w:pPr>
              <w:rPr>
                <w:del w:id="2294" w:author="Can Hong NGOC" w:date="2020-08-31T11:22:00Z"/>
                <w:rFonts w:ascii="Verdana" w:hAnsi="Verdana" w:cstheme="minorHAnsi"/>
              </w:rPr>
            </w:pPr>
            <w:del w:id="2295" w:author="Can Hong NGOC" w:date="2020-08-31T11:22:00Z">
              <w:r w:rsidRPr="005B1A58" w:rsidDel="009A1469">
                <w:rPr>
                  <w:rFonts w:ascii="Verdana" w:hAnsi="Verdana" w:cstheme="minorHAnsi"/>
                </w:rPr>
                <w:delText>Section III. Final Approval Signatures and Funding</w:delText>
              </w:r>
            </w:del>
          </w:p>
        </w:tc>
      </w:tr>
      <w:tr w:rsidR="00B61FC6" w:rsidRPr="00414E02" w:rsidDel="009A1469" w14:paraId="3066612D" w14:textId="61666716" w:rsidTr="003715C1">
        <w:trPr>
          <w:trHeight w:val="195"/>
          <w:del w:id="2296" w:author="Can Hong NGOC" w:date="2020-08-31T11:22:00Z"/>
        </w:trPr>
        <w:tc>
          <w:tcPr>
            <w:tcW w:w="2009" w:type="pct"/>
            <w:gridSpan w:val="6"/>
          </w:tcPr>
          <w:p w14:paraId="53B685A8" w14:textId="326067C7" w:rsidR="00B61FC6" w:rsidRPr="005B1A58" w:rsidDel="009A1469" w:rsidRDefault="00B61FC6">
            <w:pPr>
              <w:rPr>
                <w:del w:id="2297" w:author="Can Hong NGOC" w:date="2020-08-31T11:22:00Z"/>
                <w:rFonts w:ascii="Verdana" w:hAnsi="Verdana" w:cstheme="minorHAnsi"/>
                <w:bCs/>
              </w:rPr>
              <w:pPrChange w:id="2298" w:author="Can Hong NGOC" w:date="2020-08-31T11:22:00Z">
                <w:pPr>
                  <w:spacing w:line="240" w:lineRule="atLeast"/>
                </w:pPr>
              </w:pPrChange>
            </w:pPr>
            <w:del w:id="2299" w:author="Can Hong NGOC" w:date="2020-08-31T11:22:00Z">
              <w:r w:rsidRPr="005B1A58" w:rsidDel="009A1469">
                <w:rPr>
                  <w:rFonts w:ascii="Verdana" w:hAnsi="Verdana" w:cstheme="minorHAnsi"/>
                  <w:bCs/>
                </w:rPr>
                <w:delText>Approval (Check One):</w:delText>
              </w:r>
            </w:del>
          </w:p>
        </w:tc>
        <w:tc>
          <w:tcPr>
            <w:tcW w:w="211" w:type="pct"/>
          </w:tcPr>
          <w:p w14:paraId="1C327133" w14:textId="377A1509" w:rsidR="00B61FC6" w:rsidRPr="005B1A58" w:rsidDel="009A1469" w:rsidRDefault="00B61FC6">
            <w:pPr>
              <w:rPr>
                <w:del w:id="2300" w:author="Can Hong NGOC" w:date="2020-08-31T11:22:00Z"/>
                <w:rFonts w:ascii="Verdana" w:hAnsi="Verdana" w:cstheme="minorHAnsi"/>
                <w:bCs/>
              </w:rPr>
              <w:pPrChange w:id="2301" w:author="Can Hong NGOC" w:date="2020-08-31T11:22:00Z">
                <w:pPr>
                  <w:spacing w:line="240" w:lineRule="atLeast"/>
                </w:pPr>
              </w:pPrChange>
            </w:pPr>
          </w:p>
        </w:tc>
        <w:tc>
          <w:tcPr>
            <w:tcW w:w="558" w:type="pct"/>
            <w:gridSpan w:val="5"/>
          </w:tcPr>
          <w:p w14:paraId="562D6BF8" w14:textId="646F3BA1" w:rsidR="00B61FC6" w:rsidRPr="005B1A58" w:rsidDel="009A1469" w:rsidRDefault="00B61FC6">
            <w:pPr>
              <w:rPr>
                <w:del w:id="2302" w:author="Can Hong NGOC" w:date="2020-08-31T11:22:00Z"/>
                <w:rFonts w:ascii="Verdana" w:hAnsi="Verdana" w:cstheme="minorHAnsi"/>
                <w:bCs/>
              </w:rPr>
              <w:pPrChange w:id="2303" w:author="Can Hong NGOC" w:date="2020-08-31T11:22:00Z">
                <w:pPr>
                  <w:spacing w:line="240" w:lineRule="atLeast"/>
                </w:pPr>
              </w:pPrChange>
            </w:pPr>
            <w:del w:id="2304" w:author="Can Hong NGOC" w:date="2020-08-31T11:22:00Z">
              <w:r w:rsidRPr="005B1A58" w:rsidDel="009A1469">
                <w:rPr>
                  <w:rFonts w:ascii="Verdana" w:hAnsi="Verdana" w:cstheme="minorHAnsi"/>
                  <w:bCs/>
                </w:rPr>
                <w:delText>Approved</w:delText>
              </w:r>
            </w:del>
          </w:p>
        </w:tc>
        <w:tc>
          <w:tcPr>
            <w:tcW w:w="178" w:type="pct"/>
          </w:tcPr>
          <w:p w14:paraId="2793FD02" w14:textId="1A4F7997" w:rsidR="00B61FC6" w:rsidRPr="005B1A58" w:rsidDel="009A1469" w:rsidRDefault="00B61FC6">
            <w:pPr>
              <w:rPr>
                <w:del w:id="2305" w:author="Can Hong NGOC" w:date="2020-08-31T11:22:00Z"/>
                <w:rFonts w:ascii="Verdana" w:hAnsi="Verdana" w:cstheme="minorHAnsi"/>
                <w:bCs/>
              </w:rPr>
              <w:pPrChange w:id="2306" w:author="Can Hong NGOC" w:date="2020-08-31T11:22:00Z">
                <w:pPr>
                  <w:spacing w:line="240" w:lineRule="atLeast"/>
                </w:pPr>
              </w:pPrChange>
            </w:pPr>
          </w:p>
        </w:tc>
        <w:tc>
          <w:tcPr>
            <w:tcW w:w="623" w:type="pct"/>
            <w:gridSpan w:val="4"/>
          </w:tcPr>
          <w:p w14:paraId="735E0F7D" w14:textId="75F8511F" w:rsidR="00B61FC6" w:rsidRPr="005B1A58" w:rsidDel="009A1469" w:rsidRDefault="00B61FC6">
            <w:pPr>
              <w:rPr>
                <w:del w:id="2307" w:author="Can Hong NGOC" w:date="2020-08-31T11:22:00Z"/>
                <w:rFonts w:ascii="Verdana" w:hAnsi="Verdana" w:cstheme="minorHAnsi"/>
                <w:bCs/>
              </w:rPr>
              <w:pPrChange w:id="2308" w:author="Can Hong NGOC" w:date="2020-08-31T11:22:00Z">
                <w:pPr>
                  <w:spacing w:line="240" w:lineRule="atLeast"/>
                </w:pPr>
              </w:pPrChange>
            </w:pPr>
            <w:del w:id="2309" w:author="Can Hong NGOC" w:date="2020-08-31T11:22:00Z">
              <w:r w:rsidRPr="005B1A58" w:rsidDel="009A1469">
                <w:rPr>
                  <w:rFonts w:ascii="Verdana" w:hAnsi="Verdana" w:cstheme="minorHAnsi"/>
                  <w:bCs/>
                </w:rPr>
                <w:delText>Not Approved</w:delText>
              </w:r>
            </w:del>
          </w:p>
        </w:tc>
        <w:tc>
          <w:tcPr>
            <w:tcW w:w="178" w:type="pct"/>
            <w:gridSpan w:val="2"/>
          </w:tcPr>
          <w:p w14:paraId="7A851F79" w14:textId="524D061A" w:rsidR="00B61FC6" w:rsidRPr="005B1A58" w:rsidDel="009A1469" w:rsidRDefault="00B61FC6">
            <w:pPr>
              <w:rPr>
                <w:del w:id="2310" w:author="Can Hong NGOC" w:date="2020-08-31T11:22:00Z"/>
                <w:rFonts w:ascii="Verdana" w:hAnsi="Verdana" w:cstheme="minorHAnsi"/>
                <w:bCs/>
              </w:rPr>
              <w:pPrChange w:id="2311" w:author="Can Hong NGOC" w:date="2020-08-31T11:22:00Z">
                <w:pPr>
                  <w:spacing w:line="240" w:lineRule="atLeast"/>
                </w:pPr>
              </w:pPrChange>
            </w:pPr>
          </w:p>
        </w:tc>
        <w:tc>
          <w:tcPr>
            <w:tcW w:w="1243" w:type="pct"/>
            <w:gridSpan w:val="4"/>
          </w:tcPr>
          <w:p w14:paraId="601568E7" w14:textId="6FEFE663" w:rsidR="00B61FC6" w:rsidRPr="005B1A58" w:rsidDel="009A1469" w:rsidRDefault="00B61FC6">
            <w:pPr>
              <w:rPr>
                <w:del w:id="2312" w:author="Can Hong NGOC" w:date="2020-08-31T11:22:00Z"/>
                <w:rFonts w:ascii="Verdana" w:hAnsi="Verdana" w:cstheme="minorHAnsi"/>
                <w:bCs/>
              </w:rPr>
              <w:pPrChange w:id="2313" w:author="Can Hong NGOC" w:date="2020-08-31T11:22:00Z">
                <w:pPr>
                  <w:spacing w:line="240" w:lineRule="atLeast"/>
                </w:pPr>
              </w:pPrChange>
            </w:pPr>
            <w:del w:id="2314" w:author="Can Hong NGOC" w:date="2020-08-31T11:22:00Z">
              <w:r w:rsidRPr="005B1A58" w:rsidDel="009A1469">
                <w:rPr>
                  <w:rFonts w:ascii="Verdana" w:hAnsi="Verdana" w:cstheme="minorHAnsi"/>
                  <w:bCs/>
                </w:rPr>
                <w:delText>Defer Until :</w:delText>
              </w:r>
            </w:del>
          </w:p>
        </w:tc>
      </w:tr>
      <w:tr w:rsidR="00B61FC6" w:rsidRPr="00414E02" w:rsidDel="009A1469" w14:paraId="7CDC03E0" w14:textId="4FC624E7" w:rsidTr="009A1469">
        <w:trPr>
          <w:trHeight w:val="351"/>
          <w:del w:id="2315" w:author="Can Hong NGOC" w:date="2020-08-31T11:22:00Z"/>
        </w:trPr>
        <w:tc>
          <w:tcPr>
            <w:tcW w:w="2009" w:type="pct"/>
            <w:gridSpan w:val="6"/>
          </w:tcPr>
          <w:p w14:paraId="62AACD78" w14:textId="308DB266" w:rsidR="00B61FC6" w:rsidRPr="005B1A58" w:rsidDel="009A1469" w:rsidRDefault="00B61FC6">
            <w:pPr>
              <w:rPr>
                <w:del w:id="2316" w:author="Can Hong NGOC" w:date="2020-08-31T11:22:00Z"/>
                <w:rFonts w:ascii="Verdana" w:hAnsi="Verdana" w:cstheme="minorHAnsi"/>
                <w:bCs/>
              </w:rPr>
              <w:pPrChange w:id="2317" w:author="Can Hong NGOC" w:date="2020-08-31T11:22:00Z">
                <w:pPr>
                  <w:spacing w:line="240" w:lineRule="atLeast"/>
                </w:pPr>
              </w:pPrChange>
            </w:pPr>
            <w:del w:id="2318" w:author="Can Hong NGOC" w:date="2020-08-31T11:22:00Z">
              <w:r w:rsidRPr="005B1A58" w:rsidDel="009A1469">
                <w:rPr>
                  <w:rFonts w:ascii="Verdana" w:hAnsi="Verdana" w:cstheme="minorHAnsi"/>
                  <w:bCs/>
                </w:rPr>
                <w:delText>First Client Authorized Name (Print):</w:delText>
              </w:r>
            </w:del>
          </w:p>
          <w:p w14:paraId="4D99516E" w14:textId="4701D31D" w:rsidR="00B61FC6" w:rsidRPr="005B1A58" w:rsidDel="009A1469" w:rsidRDefault="00B61FC6">
            <w:pPr>
              <w:rPr>
                <w:del w:id="2319" w:author="Can Hong NGOC" w:date="2020-08-31T11:22:00Z"/>
                <w:rFonts w:ascii="Verdana" w:hAnsi="Verdana" w:cstheme="minorHAnsi"/>
                <w:bCs/>
              </w:rPr>
              <w:pPrChange w:id="2320" w:author="Can Hong NGOC" w:date="2020-08-31T11:22:00Z">
                <w:pPr>
                  <w:spacing w:line="240" w:lineRule="atLeast"/>
                </w:pPr>
              </w:pPrChange>
            </w:pPr>
            <w:del w:id="2321" w:author="Can Hong NGOC" w:date="2020-08-31T11:22:00Z">
              <w:r w:rsidRPr="005B1A58" w:rsidDel="009A1469">
                <w:rPr>
                  <w:rFonts w:ascii="Verdana" w:hAnsi="Verdana" w:cstheme="minorHAnsi"/>
                  <w:bCs/>
                </w:rPr>
                <w:delText xml:space="preserve">      </w:delText>
              </w:r>
            </w:del>
          </w:p>
        </w:tc>
        <w:tc>
          <w:tcPr>
            <w:tcW w:w="2126" w:type="pct"/>
            <w:gridSpan w:val="15"/>
          </w:tcPr>
          <w:p w14:paraId="0DD5C4D4" w14:textId="2C0CD421" w:rsidR="00B61FC6" w:rsidRPr="005B1A58" w:rsidDel="009A1469" w:rsidRDefault="00B61FC6">
            <w:pPr>
              <w:rPr>
                <w:del w:id="2322" w:author="Can Hong NGOC" w:date="2020-08-31T11:22:00Z"/>
                <w:rFonts w:ascii="Verdana" w:hAnsi="Verdana" w:cstheme="minorHAnsi"/>
                <w:bCs/>
              </w:rPr>
              <w:pPrChange w:id="2323" w:author="Can Hong NGOC" w:date="2020-08-31T11:22:00Z">
                <w:pPr>
                  <w:spacing w:line="240" w:lineRule="atLeast"/>
                </w:pPr>
              </w:pPrChange>
            </w:pPr>
            <w:del w:id="2324" w:author="Can Hong NGOC" w:date="2020-08-31T11:22:00Z">
              <w:r w:rsidRPr="005B1A58" w:rsidDel="009A1469">
                <w:rPr>
                  <w:rFonts w:ascii="Verdana" w:hAnsi="Verdana" w:cstheme="minorHAnsi"/>
                  <w:bCs/>
                </w:rPr>
                <w:delText>Signature</w:delText>
              </w:r>
            </w:del>
          </w:p>
        </w:tc>
        <w:tc>
          <w:tcPr>
            <w:tcW w:w="865" w:type="pct"/>
            <w:gridSpan w:val="2"/>
          </w:tcPr>
          <w:p w14:paraId="5CECA0A7" w14:textId="0332D29B" w:rsidR="00B61FC6" w:rsidRPr="005B1A58" w:rsidDel="009A1469" w:rsidRDefault="00B61FC6">
            <w:pPr>
              <w:rPr>
                <w:del w:id="2325" w:author="Can Hong NGOC" w:date="2020-08-31T11:22:00Z"/>
                <w:rFonts w:ascii="Verdana" w:hAnsi="Verdana" w:cstheme="minorHAnsi"/>
                <w:bCs/>
              </w:rPr>
              <w:pPrChange w:id="2326" w:author="Can Hong NGOC" w:date="2020-08-31T11:22:00Z">
                <w:pPr>
                  <w:spacing w:line="240" w:lineRule="atLeast"/>
                </w:pPr>
              </w:pPrChange>
            </w:pPr>
            <w:del w:id="2327" w:author="Can Hong NGOC" w:date="2020-08-31T11:22:00Z">
              <w:r w:rsidRPr="005B1A58" w:rsidDel="009A1469">
                <w:rPr>
                  <w:rFonts w:ascii="Verdana" w:hAnsi="Verdana" w:cstheme="minorHAnsi"/>
                  <w:bCs/>
                </w:rPr>
                <w:delText>Date:</w:delText>
              </w:r>
            </w:del>
          </w:p>
        </w:tc>
      </w:tr>
      <w:tr w:rsidR="00B61FC6" w:rsidRPr="00414E02" w:rsidDel="009A1469" w14:paraId="1D09F85A" w14:textId="6C4D880F" w:rsidTr="009A1469">
        <w:trPr>
          <w:trHeight w:val="622"/>
          <w:del w:id="2328" w:author="Can Hong NGOC" w:date="2020-08-31T11:22:00Z"/>
        </w:trPr>
        <w:tc>
          <w:tcPr>
            <w:tcW w:w="2009" w:type="pct"/>
            <w:gridSpan w:val="6"/>
          </w:tcPr>
          <w:p w14:paraId="1F8DA715" w14:textId="7F828C48" w:rsidR="00B61FC6" w:rsidRPr="005B1A58" w:rsidDel="009A1469" w:rsidRDefault="00B61FC6">
            <w:pPr>
              <w:rPr>
                <w:del w:id="2329" w:author="Can Hong NGOC" w:date="2020-08-31T11:22:00Z"/>
                <w:rFonts w:ascii="Verdana" w:hAnsi="Verdana" w:cstheme="minorHAnsi"/>
                <w:bCs/>
              </w:rPr>
              <w:pPrChange w:id="2330" w:author="Can Hong NGOC" w:date="2020-08-31T11:22:00Z">
                <w:pPr>
                  <w:spacing w:line="240" w:lineRule="atLeast"/>
                </w:pPr>
              </w:pPrChange>
            </w:pPr>
            <w:del w:id="2331" w:author="Can Hong NGOC" w:date="2020-08-31T11:22:00Z">
              <w:r w:rsidRPr="005B1A58" w:rsidDel="009A1469">
                <w:rPr>
                  <w:rFonts w:ascii="Verdana" w:hAnsi="Verdana" w:cstheme="minorHAnsi"/>
                  <w:bCs/>
                </w:rPr>
                <w:delText>Second Client Authorized Name (Print):</w:delText>
              </w:r>
            </w:del>
          </w:p>
          <w:p w14:paraId="184F8A1A" w14:textId="4E4C993F" w:rsidR="00B61FC6" w:rsidRPr="005B1A58" w:rsidDel="009A1469" w:rsidRDefault="00B61FC6">
            <w:pPr>
              <w:rPr>
                <w:del w:id="2332" w:author="Can Hong NGOC" w:date="2020-08-31T11:22:00Z"/>
                <w:rFonts w:ascii="Verdana" w:hAnsi="Verdana" w:cstheme="minorHAnsi"/>
                <w:bCs/>
              </w:rPr>
              <w:pPrChange w:id="2333" w:author="Can Hong NGOC" w:date="2020-08-31T11:22:00Z">
                <w:pPr>
                  <w:spacing w:line="240" w:lineRule="atLeast"/>
                </w:pPr>
              </w:pPrChange>
            </w:pPr>
          </w:p>
        </w:tc>
        <w:tc>
          <w:tcPr>
            <w:tcW w:w="2126" w:type="pct"/>
            <w:gridSpan w:val="15"/>
          </w:tcPr>
          <w:p w14:paraId="3E71C723" w14:textId="6B9FDFB9" w:rsidR="00B61FC6" w:rsidRPr="005B1A58" w:rsidDel="009A1469" w:rsidRDefault="00B61FC6">
            <w:pPr>
              <w:rPr>
                <w:del w:id="2334" w:author="Can Hong NGOC" w:date="2020-08-31T11:22:00Z"/>
                <w:rFonts w:ascii="Verdana" w:hAnsi="Verdana" w:cstheme="minorHAnsi"/>
                <w:bCs/>
              </w:rPr>
              <w:pPrChange w:id="2335" w:author="Can Hong NGOC" w:date="2020-08-31T11:22:00Z">
                <w:pPr>
                  <w:spacing w:line="240" w:lineRule="atLeast"/>
                </w:pPr>
              </w:pPrChange>
            </w:pPr>
            <w:del w:id="2336" w:author="Can Hong NGOC" w:date="2020-08-31T11:22:00Z">
              <w:r w:rsidRPr="005B1A58" w:rsidDel="009A1469">
                <w:rPr>
                  <w:rFonts w:ascii="Verdana" w:hAnsi="Verdana" w:cstheme="minorHAnsi"/>
                  <w:bCs/>
                </w:rPr>
                <w:delText>Signature</w:delText>
              </w:r>
            </w:del>
          </w:p>
        </w:tc>
        <w:tc>
          <w:tcPr>
            <w:tcW w:w="865" w:type="pct"/>
            <w:gridSpan w:val="2"/>
          </w:tcPr>
          <w:p w14:paraId="2DF14C54" w14:textId="6F56B43D" w:rsidR="00B61FC6" w:rsidRPr="005B1A58" w:rsidDel="009A1469" w:rsidRDefault="00B61FC6">
            <w:pPr>
              <w:rPr>
                <w:del w:id="2337" w:author="Can Hong NGOC" w:date="2020-08-31T11:22:00Z"/>
                <w:rFonts w:ascii="Verdana" w:hAnsi="Verdana" w:cstheme="minorHAnsi"/>
                <w:bCs/>
              </w:rPr>
              <w:pPrChange w:id="2338" w:author="Can Hong NGOC" w:date="2020-08-31T11:22:00Z">
                <w:pPr>
                  <w:spacing w:line="240" w:lineRule="atLeast"/>
                </w:pPr>
              </w:pPrChange>
            </w:pPr>
            <w:del w:id="2339" w:author="Can Hong NGOC" w:date="2020-08-31T11:22:00Z">
              <w:r w:rsidRPr="005B1A58" w:rsidDel="009A1469">
                <w:rPr>
                  <w:rFonts w:ascii="Verdana" w:hAnsi="Verdana" w:cstheme="minorHAnsi"/>
                  <w:bCs/>
                </w:rPr>
                <w:delText>Date:</w:delText>
              </w:r>
            </w:del>
          </w:p>
        </w:tc>
      </w:tr>
      <w:tr w:rsidR="00B61FC6" w:rsidRPr="00414E02" w:rsidDel="009A1469" w14:paraId="3C7AC3E5" w14:textId="06C8BD15" w:rsidTr="009A1469">
        <w:trPr>
          <w:trHeight w:val="622"/>
          <w:del w:id="2340" w:author="Can Hong NGOC" w:date="2020-08-31T11:22:00Z"/>
        </w:trPr>
        <w:tc>
          <w:tcPr>
            <w:tcW w:w="2009" w:type="pct"/>
            <w:gridSpan w:val="6"/>
          </w:tcPr>
          <w:p w14:paraId="22895343" w14:textId="7569AA0C" w:rsidR="00B61FC6" w:rsidRPr="005B1A58" w:rsidDel="009A1469" w:rsidRDefault="00B61FC6">
            <w:pPr>
              <w:rPr>
                <w:del w:id="2341" w:author="Can Hong NGOC" w:date="2020-08-31T11:22:00Z"/>
                <w:rFonts w:ascii="Verdana" w:hAnsi="Verdana" w:cstheme="minorHAnsi"/>
                <w:bCs/>
              </w:rPr>
              <w:pPrChange w:id="2342" w:author="Can Hong NGOC" w:date="2020-08-31T11:22:00Z">
                <w:pPr>
                  <w:spacing w:line="240" w:lineRule="atLeast"/>
                </w:pPr>
              </w:pPrChange>
            </w:pPr>
            <w:del w:id="2343" w:author="Can Hong NGOC" w:date="2020-08-31T11:22:00Z">
              <w:r w:rsidRPr="005B1A58" w:rsidDel="009A1469">
                <w:rPr>
                  <w:rFonts w:ascii="Verdana" w:hAnsi="Verdana" w:cstheme="minorHAnsi"/>
                  <w:bCs/>
                </w:rPr>
                <w:delText>2. Vendor Authorized Name (Print):</w:delText>
              </w:r>
            </w:del>
          </w:p>
          <w:p w14:paraId="094BFE85" w14:textId="71AD7F46" w:rsidR="00B61FC6" w:rsidRPr="005B1A58" w:rsidDel="009A1469" w:rsidRDefault="00B61FC6">
            <w:pPr>
              <w:rPr>
                <w:del w:id="2344" w:author="Can Hong NGOC" w:date="2020-08-31T11:22:00Z"/>
                <w:rFonts w:ascii="Verdana" w:hAnsi="Verdana" w:cstheme="minorHAnsi"/>
                <w:bCs/>
              </w:rPr>
              <w:pPrChange w:id="2345" w:author="Can Hong NGOC" w:date="2020-08-31T11:22:00Z">
                <w:pPr>
                  <w:spacing w:line="240" w:lineRule="atLeast"/>
                </w:pPr>
              </w:pPrChange>
            </w:pPr>
            <w:del w:id="2346" w:author="Can Hong NGOC" w:date="2020-08-31T11:22:00Z">
              <w:r w:rsidRPr="005B1A58" w:rsidDel="009A1469">
                <w:rPr>
                  <w:rFonts w:ascii="Verdana" w:hAnsi="Verdana" w:cstheme="minorHAnsi"/>
                  <w:bCs/>
                </w:rPr>
                <w:delText xml:space="preserve">     </w:delText>
              </w:r>
            </w:del>
          </w:p>
        </w:tc>
        <w:tc>
          <w:tcPr>
            <w:tcW w:w="2126" w:type="pct"/>
            <w:gridSpan w:val="15"/>
          </w:tcPr>
          <w:p w14:paraId="436FEB3D" w14:textId="27F89672" w:rsidR="00B61FC6" w:rsidRPr="005B1A58" w:rsidDel="009A1469" w:rsidRDefault="00B61FC6">
            <w:pPr>
              <w:rPr>
                <w:del w:id="2347" w:author="Can Hong NGOC" w:date="2020-08-31T11:22:00Z"/>
                <w:rFonts w:ascii="Verdana" w:hAnsi="Verdana" w:cstheme="minorHAnsi"/>
                <w:bCs/>
              </w:rPr>
              <w:pPrChange w:id="2348" w:author="Can Hong NGOC" w:date="2020-08-31T11:22:00Z">
                <w:pPr>
                  <w:spacing w:line="240" w:lineRule="atLeast"/>
                </w:pPr>
              </w:pPrChange>
            </w:pPr>
            <w:del w:id="2349" w:author="Can Hong NGOC" w:date="2020-08-31T11:22:00Z">
              <w:r w:rsidRPr="005B1A58" w:rsidDel="009A1469">
                <w:rPr>
                  <w:rFonts w:ascii="Verdana" w:hAnsi="Verdana" w:cstheme="minorHAnsi"/>
                  <w:bCs/>
                </w:rPr>
                <w:delText>Signature</w:delText>
              </w:r>
            </w:del>
          </w:p>
        </w:tc>
        <w:tc>
          <w:tcPr>
            <w:tcW w:w="865" w:type="pct"/>
            <w:gridSpan w:val="2"/>
          </w:tcPr>
          <w:p w14:paraId="37A06278" w14:textId="06B04A31" w:rsidR="00B61FC6" w:rsidRPr="005B1A58" w:rsidDel="009A1469" w:rsidRDefault="00B61FC6">
            <w:pPr>
              <w:rPr>
                <w:del w:id="2350" w:author="Can Hong NGOC" w:date="2020-08-31T11:22:00Z"/>
                <w:rFonts w:ascii="Verdana" w:hAnsi="Verdana" w:cstheme="minorHAnsi"/>
                <w:bCs/>
              </w:rPr>
              <w:pPrChange w:id="2351" w:author="Can Hong NGOC" w:date="2020-08-31T11:22:00Z">
                <w:pPr>
                  <w:spacing w:line="240" w:lineRule="atLeast"/>
                </w:pPr>
              </w:pPrChange>
            </w:pPr>
            <w:del w:id="2352" w:author="Can Hong NGOC" w:date="2020-08-31T11:22:00Z">
              <w:r w:rsidRPr="005B1A58" w:rsidDel="009A1469">
                <w:rPr>
                  <w:rFonts w:ascii="Verdana" w:hAnsi="Verdana" w:cstheme="minorHAnsi"/>
                  <w:bCs/>
                </w:rPr>
                <w:delText>Date:</w:delText>
              </w:r>
            </w:del>
          </w:p>
          <w:p w14:paraId="1EEE713C" w14:textId="341AE4D0" w:rsidR="00B61FC6" w:rsidRPr="005B1A58" w:rsidDel="009A1469" w:rsidRDefault="00B61FC6">
            <w:pPr>
              <w:rPr>
                <w:del w:id="2353" w:author="Can Hong NGOC" w:date="2020-08-31T11:22:00Z"/>
                <w:rFonts w:ascii="Verdana" w:hAnsi="Verdana" w:cstheme="minorHAnsi"/>
                <w:bCs/>
              </w:rPr>
              <w:pPrChange w:id="2354" w:author="Can Hong NGOC" w:date="2020-08-31T11:22:00Z">
                <w:pPr>
                  <w:spacing w:line="240" w:lineRule="atLeast"/>
                </w:pPr>
              </w:pPrChange>
            </w:pPr>
            <w:del w:id="2355" w:author="Can Hong NGOC" w:date="2020-08-31T11:22:00Z">
              <w:r w:rsidRPr="005B1A58" w:rsidDel="009A1469">
                <w:rPr>
                  <w:rFonts w:ascii="Verdana" w:hAnsi="Verdana" w:cstheme="minorHAnsi"/>
                  <w:bCs/>
                </w:rPr>
                <w:delText xml:space="preserve"> </w:delText>
              </w:r>
            </w:del>
          </w:p>
        </w:tc>
      </w:tr>
    </w:tbl>
    <w:p w14:paraId="2252E0FC" w14:textId="0DCD76C5" w:rsidR="009A1469" w:rsidRPr="009A1469" w:rsidRDefault="009A1469" w:rsidP="009A1469">
      <w:pPr>
        <w:widowControl/>
        <w:overflowPunct/>
        <w:autoSpaceDE/>
        <w:autoSpaceDN/>
        <w:adjustRightInd/>
        <w:textAlignment w:val="auto"/>
        <w:rPr>
          <w:ins w:id="2356" w:author="Can Hong NGOC" w:date="2020-08-31T11:22:00Z"/>
          <w:color w:val="000000"/>
          <w:sz w:val="27"/>
          <w:szCs w:val="27"/>
          <w:lang w:eastAsia="ja-JP"/>
          <w:rPrChange w:id="2357" w:author="Can Hong NGOC" w:date="2020-08-31T11:22:00Z">
            <w:rPr>
              <w:ins w:id="2358" w:author="Can Hong NGOC" w:date="2020-08-31T11:22:00Z"/>
              <w:color w:val="000000"/>
              <w:sz w:val="27"/>
              <w:szCs w:val="27"/>
              <w:lang w:val="en-US" w:eastAsia="ja-JP"/>
            </w:rPr>
          </w:rPrChange>
        </w:rPr>
      </w:pPr>
      <w:ins w:id="2359" w:author="Can Hong NGOC" w:date="2020-08-31T11:23:00Z">
        <w:r>
          <w:rPr>
            <w:rFonts w:ascii="Arial" w:hAnsi="Arial" w:cs="Arial"/>
            <w:b/>
            <w:bCs/>
            <w:color w:val="000000"/>
            <w:lang w:eastAsia="ja-JP"/>
          </w:rPr>
          <w:t>A</w:t>
        </w:r>
      </w:ins>
      <w:ins w:id="2360" w:author="Can Hong NGOC" w:date="2020-08-31T11:22:00Z">
        <w:r w:rsidRPr="009A1469">
          <w:rPr>
            <w:rFonts w:ascii="Arial" w:hAnsi="Arial" w:cs="Arial"/>
            <w:b/>
            <w:bCs/>
            <w:color w:val="000000"/>
            <w:lang w:eastAsia="ja-JP"/>
            <w:rPrChange w:id="2361" w:author="Can Hong NGOC" w:date="2020-08-31T11:22:00Z">
              <w:rPr>
                <w:rFonts w:ascii="Arial" w:hAnsi="Arial" w:cs="Arial"/>
                <w:b/>
                <w:bCs/>
                <w:color w:val="000000"/>
                <w:lang w:val="en-US" w:eastAsia="ja-JP"/>
              </w:rPr>
            </w:rPrChange>
          </w:rPr>
          <w:t>. 2 </w:t>
        </w:r>
      </w:ins>
      <w:ins w:id="2362" w:author="Can Hong NGOC" w:date="2020-08-31T11:25:00Z">
        <w:r>
          <w:rPr>
            <w:rFonts w:ascii="Arial" w:hAnsi="Arial" w:cs="Arial"/>
            <w:b/>
            <w:bCs/>
            <w:color w:val="000000"/>
            <w:lang w:eastAsia="ja-JP"/>
          </w:rPr>
          <w:t>–</w:t>
        </w:r>
      </w:ins>
      <w:ins w:id="2363" w:author="Can Hong NGOC" w:date="2020-08-31T11:22:00Z">
        <w:r w:rsidRPr="009A1469">
          <w:rPr>
            <w:rFonts w:ascii="Arial" w:hAnsi="Arial" w:cs="Arial"/>
            <w:b/>
            <w:bCs/>
            <w:color w:val="000000"/>
            <w:lang w:eastAsia="ja-JP"/>
            <w:rPrChange w:id="2364" w:author="Can Hong NGOC" w:date="2020-08-31T11:22:00Z">
              <w:rPr>
                <w:rFonts w:ascii="Arial" w:hAnsi="Arial" w:cs="Arial"/>
                <w:b/>
                <w:bCs/>
                <w:color w:val="000000"/>
                <w:lang w:val="en-US" w:eastAsia="ja-JP"/>
              </w:rPr>
            </w:rPrChange>
          </w:rPr>
          <w:t xml:space="preserve"> </w:t>
        </w:r>
      </w:ins>
      <w:ins w:id="2365" w:author="Can Hong NGOC" w:date="2020-08-31T11:25:00Z">
        <w:r>
          <w:rPr>
            <w:rFonts w:ascii="Arial" w:hAnsi="Arial" w:cs="Arial"/>
            <w:b/>
            <w:bCs/>
            <w:color w:val="000000"/>
            <w:lang w:eastAsia="ja-JP"/>
          </w:rPr>
          <w:t>GIAO HÀNG</w:t>
        </w:r>
      </w:ins>
      <w:ins w:id="2366" w:author="Can Hong NGOC" w:date="2020-08-31T11:22:00Z">
        <w:r w:rsidRPr="009A1469">
          <w:rPr>
            <w:rFonts w:ascii="Arial" w:hAnsi="Arial" w:cs="Arial"/>
            <w:b/>
            <w:bCs/>
            <w:color w:val="000000"/>
            <w:lang w:eastAsia="ja-JP"/>
            <w:rPrChange w:id="2367" w:author="Can Hong NGOC" w:date="2020-08-31T11:22:00Z">
              <w:rPr>
                <w:rFonts w:ascii="Arial" w:hAnsi="Arial" w:cs="Arial"/>
                <w:b/>
                <w:bCs/>
                <w:color w:val="000000"/>
                <w:lang w:val="en-US" w:eastAsia="ja-JP"/>
              </w:rPr>
            </w:rPrChange>
          </w:rPr>
          <w:t xml:space="preserve"> THEO CÁC GIAI ĐOẠN CỦA DỰ ÁN</w:t>
        </w:r>
      </w:ins>
    </w:p>
    <w:p w14:paraId="608DDFCA" w14:textId="77777777" w:rsidR="009A1469" w:rsidRPr="009A1469" w:rsidRDefault="009A1469" w:rsidP="009A1469">
      <w:pPr>
        <w:widowControl/>
        <w:overflowPunct/>
        <w:autoSpaceDE/>
        <w:autoSpaceDN/>
        <w:adjustRightInd/>
        <w:textAlignment w:val="auto"/>
        <w:rPr>
          <w:ins w:id="2368" w:author="Can Hong NGOC" w:date="2020-08-31T11:22:00Z"/>
          <w:color w:val="000000"/>
          <w:sz w:val="27"/>
          <w:szCs w:val="27"/>
          <w:lang w:eastAsia="ja-JP"/>
          <w:rPrChange w:id="2369" w:author="Can Hong NGOC" w:date="2020-08-31T11:22:00Z">
            <w:rPr>
              <w:ins w:id="2370" w:author="Can Hong NGOC" w:date="2020-08-31T11:22:00Z"/>
              <w:color w:val="000000"/>
              <w:sz w:val="27"/>
              <w:szCs w:val="27"/>
              <w:lang w:val="en-US" w:eastAsia="ja-JP"/>
            </w:rPr>
          </w:rPrChange>
        </w:rPr>
      </w:pPr>
      <w:ins w:id="2371" w:author="Can Hong NGOC" w:date="2020-08-31T11:22:00Z">
        <w:r w:rsidRPr="009A1469">
          <w:rPr>
            <w:rFonts w:ascii="Arial" w:hAnsi="Arial" w:cs="Arial"/>
            <w:color w:val="000000"/>
            <w:lang w:eastAsia="ja-JP"/>
            <w:rPrChange w:id="2372" w:author="Can Hong NGOC" w:date="2020-08-31T11:22:00Z">
              <w:rPr>
                <w:rFonts w:ascii="Arial" w:hAnsi="Arial" w:cs="Arial"/>
                <w:color w:val="000000"/>
                <w:lang w:val="en-US" w:eastAsia="ja-JP"/>
              </w:rPr>
            </w:rPrChange>
          </w:rPr>
          <w:t> </w:t>
        </w:r>
      </w:ins>
    </w:p>
    <w:p w14:paraId="3DCF23B9" w14:textId="77777777" w:rsidR="009A1469" w:rsidRPr="009A1469" w:rsidRDefault="009A1469" w:rsidP="009A1469">
      <w:pPr>
        <w:widowControl/>
        <w:overflowPunct/>
        <w:autoSpaceDE/>
        <w:autoSpaceDN/>
        <w:adjustRightInd/>
        <w:textAlignment w:val="auto"/>
        <w:rPr>
          <w:ins w:id="2373" w:author="Can Hong NGOC" w:date="2020-08-31T11:22:00Z"/>
          <w:color w:val="000000"/>
          <w:sz w:val="27"/>
          <w:szCs w:val="27"/>
          <w:lang w:eastAsia="ja-JP"/>
          <w:rPrChange w:id="2374" w:author="Can Hong NGOC" w:date="2020-08-31T11:22:00Z">
            <w:rPr>
              <w:ins w:id="2375" w:author="Can Hong NGOC" w:date="2020-08-31T11:22:00Z"/>
              <w:color w:val="000000"/>
              <w:sz w:val="27"/>
              <w:szCs w:val="27"/>
              <w:lang w:val="en-US" w:eastAsia="ja-JP"/>
            </w:rPr>
          </w:rPrChange>
        </w:rPr>
      </w:pPr>
      <w:ins w:id="2376" w:author="Can Hong NGOC" w:date="2020-08-31T11:22:00Z">
        <w:r w:rsidRPr="009A1469">
          <w:rPr>
            <w:rFonts w:ascii="Arial" w:hAnsi="Arial" w:cs="Arial"/>
            <w:color w:val="000000"/>
            <w:lang w:eastAsia="ja-JP"/>
            <w:rPrChange w:id="2377" w:author="Can Hong NGOC" w:date="2020-08-31T11:22:00Z">
              <w:rPr>
                <w:rFonts w:ascii="Arial" w:hAnsi="Arial" w:cs="Arial"/>
                <w:color w:val="000000"/>
                <w:lang w:val="en-US" w:eastAsia="ja-JP"/>
              </w:rPr>
            </w:rPrChange>
          </w:rPr>
          <w:t>Dự án được cấu trúc theo trình tự các giai đoạn sau (“ </w:t>
        </w:r>
        <w:r w:rsidRPr="009A1469">
          <w:rPr>
            <w:rFonts w:ascii="Arial" w:hAnsi="Arial" w:cs="Arial"/>
            <w:b/>
            <w:bCs/>
            <w:color w:val="000000"/>
            <w:lang w:eastAsia="ja-JP"/>
            <w:rPrChange w:id="2378" w:author="Can Hong NGOC" w:date="2020-08-31T11:22:00Z">
              <w:rPr>
                <w:rFonts w:ascii="Arial" w:hAnsi="Arial" w:cs="Arial"/>
                <w:b/>
                <w:bCs/>
                <w:color w:val="000000"/>
                <w:lang w:val="en-US" w:eastAsia="ja-JP"/>
              </w:rPr>
            </w:rPrChange>
          </w:rPr>
          <w:t>Các giai đoạn dự án </w:t>
        </w:r>
        <w:r w:rsidRPr="009A1469">
          <w:rPr>
            <w:rFonts w:ascii="Arial" w:hAnsi="Arial" w:cs="Arial"/>
            <w:color w:val="000000"/>
            <w:lang w:eastAsia="ja-JP"/>
            <w:rPrChange w:id="2379" w:author="Can Hong NGOC" w:date="2020-08-31T11:22:00Z">
              <w:rPr>
                <w:rFonts w:ascii="Arial" w:hAnsi="Arial" w:cs="Arial"/>
                <w:color w:val="000000"/>
                <w:lang w:val="en-US" w:eastAsia="ja-JP"/>
              </w:rPr>
            </w:rPrChange>
          </w:rPr>
          <w:t>”), các hoạt động mà Tài chính , Nhà thầu và Khách hàng sẽ thực hiện và các sản phẩm mà Nhà thầu sẽ cung cấp trong phạm vi của SOW này (“Các sản phẩm được </w:t>
        </w:r>
        <w:r w:rsidRPr="009A1469">
          <w:rPr>
            <w:rFonts w:ascii="Arial" w:hAnsi="Arial" w:cs="Arial"/>
            <w:b/>
            <w:bCs/>
            <w:color w:val="000000"/>
            <w:lang w:eastAsia="ja-JP"/>
            <w:rPrChange w:id="2380" w:author="Can Hong NGOC" w:date="2020-08-31T11:22:00Z">
              <w:rPr>
                <w:rFonts w:ascii="Arial" w:hAnsi="Arial" w:cs="Arial"/>
                <w:b/>
                <w:bCs/>
                <w:color w:val="000000"/>
                <w:lang w:val="en-US" w:eastAsia="ja-JP"/>
              </w:rPr>
            </w:rPrChange>
          </w:rPr>
          <w:t>giao </w:t>
        </w:r>
        <w:r w:rsidRPr="009A1469">
          <w:rPr>
            <w:rFonts w:ascii="Arial" w:hAnsi="Arial" w:cs="Arial"/>
            <w:color w:val="000000"/>
            <w:lang w:eastAsia="ja-JP"/>
            <w:rPrChange w:id="2381" w:author="Can Hong NGOC" w:date="2020-08-31T11:22:00Z">
              <w:rPr>
                <w:rFonts w:ascii="Arial" w:hAnsi="Arial" w:cs="Arial"/>
                <w:color w:val="000000"/>
                <w:lang w:val="en-US" w:eastAsia="ja-JP"/>
              </w:rPr>
            </w:rPrChange>
          </w:rPr>
          <w:t>”) được liệt kê trong giai đoạn dự án s trong đó chúng có liên quan.</w:t>
        </w:r>
      </w:ins>
    </w:p>
    <w:p w14:paraId="4E9A33CB" w14:textId="77777777" w:rsidR="009A1469" w:rsidRPr="009A1469" w:rsidRDefault="009A1469" w:rsidP="009A1469">
      <w:pPr>
        <w:widowControl/>
        <w:overflowPunct/>
        <w:autoSpaceDE/>
        <w:autoSpaceDN/>
        <w:adjustRightInd/>
        <w:textAlignment w:val="auto"/>
        <w:rPr>
          <w:ins w:id="2382" w:author="Can Hong NGOC" w:date="2020-08-31T11:22:00Z"/>
          <w:color w:val="000000"/>
          <w:sz w:val="27"/>
          <w:szCs w:val="27"/>
          <w:lang w:eastAsia="ja-JP"/>
          <w:rPrChange w:id="2383" w:author="Can Hong NGOC" w:date="2020-08-31T11:22:00Z">
            <w:rPr>
              <w:ins w:id="2384" w:author="Can Hong NGOC" w:date="2020-08-31T11:22:00Z"/>
              <w:color w:val="000000"/>
              <w:sz w:val="27"/>
              <w:szCs w:val="27"/>
              <w:lang w:val="en-US" w:eastAsia="ja-JP"/>
            </w:rPr>
          </w:rPrChange>
        </w:rPr>
      </w:pPr>
      <w:ins w:id="2385" w:author="Can Hong NGOC" w:date="2020-08-31T11:22:00Z">
        <w:r w:rsidRPr="009A1469">
          <w:rPr>
            <w:rFonts w:ascii="Arial" w:hAnsi="Arial" w:cs="Arial"/>
            <w:color w:val="000000"/>
            <w:lang w:eastAsia="ja-JP"/>
            <w:rPrChange w:id="2386" w:author="Can Hong NGOC" w:date="2020-08-31T11:22:00Z">
              <w:rPr>
                <w:rFonts w:ascii="Arial" w:hAnsi="Arial" w:cs="Arial"/>
                <w:color w:val="000000"/>
                <w:lang w:val="en-US" w:eastAsia="ja-JP"/>
              </w:rPr>
            </w:rPrChange>
          </w:rPr>
          <w:t> </w:t>
        </w:r>
      </w:ins>
    </w:p>
    <w:p w14:paraId="0CC1C672" w14:textId="77777777" w:rsidR="009A1469" w:rsidRPr="009A1469" w:rsidRDefault="009A1469" w:rsidP="009A1469">
      <w:pPr>
        <w:widowControl/>
        <w:overflowPunct/>
        <w:autoSpaceDE/>
        <w:autoSpaceDN/>
        <w:adjustRightInd/>
        <w:textAlignment w:val="auto"/>
        <w:rPr>
          <w:ins w:id="2387" w:author="Can Hong NGOC" w:date="2020-08-31T11:22:00Z"/>
          <w:color w:val="000000"/>
          <w:sz w:val="27"/>
          <w:szCs w:val="27"/>
          <w:lang w:eastAsia="ja-JP"/>
          <w:rPrChange w:id="2388" w:author="Can Hong NGOC" w:date="2020-08-31T11:22:00Z">
            <w:rPr>
              <w:ins w:id="2389" w:author="Can Hong NGOC" w:date="2020-08-31T11:22:00Z"/>
              <w:color w:val="000000"/>
              <w:sz w:val="27"/>
              <w:szCs w:val="27"/>
              <w:lang w:val="en-US" w:eastAsia="ja-JP"/>
            </w:rPr>
          </w:rPrChange>
        </w:rPr>
      </w:pPr>
      <w:ins w:id="2390" w:author="Can Hong NGOC" w:date="2020-08-31T11:22:00Z">
        <w:r w:rsidRPr="009A1469">
          <w:rPr>
            <w:rFonts w:ascii="Arial" w:hAnsi="Arial" w:cs="Arial"/>
            <w:color w:val="000000"/>
            <w:lang w:eastAsia="ja-JP"/>
            <w:rPrChange w:id="2391" w:author="Can Hong NGOC" w:date="2020-08-31T11:22:00Z">
              <w:rPr>
                <w:rFonts w:ascii="Arial" w:hAnsi="Arial" w:cs="Arial"/>
                <w:color w:val="000000"/>
                <w:lang w:val="en-US" w:eastAsia="ja-JP"/>
              </w:rPr>
            </w:rPrChange>
          </w:rPr>
          <w:t>Theo ma trận trách nhiệm dưới đây khi Finastra, Nhà thầu hoặc Khách hàng chịu trách nhiệm:</w:t>
        </w:r>
      </w:ins>
    </w:p>
    <w:p w14:paraId="00E6B2C6" w14:textId="77777777" w:rsidR="009A1469" w:rsidRPr="009A1469" w:rsidRDefault="009A1469" w:rsidP="009A1469">
      <w:pPr>
        <w:widowControl/>
        <w:overflowPunct/>
        <w:autoSpaceDE/>
        <w:autoSpaceDN/>
        <w:adjustRightInd/>
        <w:textAlignment w:val="auto"/>
        <w:rPr>
          <w:ins w:id="2392" w:author="Can Hong NGOC" w:date="2020-08-31T11:22:00Z"/>
          <w:color w:val="000000"/>
          <w:sz w:val="27"/>
          <w:szCs w:val="27"/>
          <w:lang w:eastAsia="ja-JP"/>
          <w:rPrChange w:id="2393" w:author="Can Hong NGOC" w:date="2020-08-31T11:22:00Z">
            <w:rPr>
              <w:ins w:id="2394" w:author="Can Hong NGOC" w:date="2020-08-31T11:22:00Z"/>
              <w:color w:val="000000"/>
              <w:sz w:val="27"/>
              <w:szCs w:val="27"/>
              <w:lang w:val="en-US" w:eastAsia="ja-JP"/>
            </w:rPr>
          </w:rPrChange>
        </w:rPr>
      </w:pPr>
      <w:ins w:id="2395" w:author="Can Hong NGOC" w:date="2020-08-31T11:22:00Z">
        <w:r w:rsidRPr="009A1469">
          <w:rPr>
            <w:rFonts w:ascii="Arial" w:hAnsi="Arial" w:cs="Arial"/>
            <w:color w:val="000000"/>
            <w:lang w:eastAsia="ja-JP"/>
            <w:rPrChange w:id="2396" w:author="Can Hong NGOC" w:date="2020-08-31T11:22:00Z">
              <w:rPr>
                <w:rFonts w:ascii="Arial" w:hAnsi="Arial" w:cs="Arial"/>
                <w:color w:val="000000"/>
                <w:lang w:val="en-US" w:eastAsia="ja-JP"/>
              </w:rPr>
            </w:rPrChange>
          </w:rPr>
          <w:t>Đang thực hiện hoạt động, nó sẽ được đánh dấu là “E”</w:t>
        </w:r>
      </w:ins>
    </w:p>
    <w:p w14:paraId="2D65019D" w14:textId="77777777" w:rsidR="009A1469" w:rsidRPr="009A1469" w:rsidRDefault="009A1469" w:rsidP="009A1469">
      <w:pPr>
        <w:widowControl/>
        <w:overflowPunct/>
        <w:autoSpaceDE/>
        <w:autoSpaceDN/>
        <w:adjustRightInd/>
        <w:textAlignment w:val="auto"/>
        <w:rPr>
          <w:ins w:id="2397" w:author="Can Hong NGOC" w:date="2020-08-31T11:22:00Z"/>
          <w:color w:val="000000"/>
          <w:sz w:val="27"/>
          <w:szCs w:val="27"/>
          <w:lang w:eastAsia="ja-JP"/>
          <w:rPrChange w:id="2398" w:author="Can Hong NGOC" w:date="2020-08-31T11:22:00Z">
            <w:rPr>
              <w:ins w:id="2399" w:author="Can Hong NGOC" w:date="2020-08-31T11:22:00Z"/>
              <w:color w:val="000000"/>
              <w:sz w:val="27"/>
              <w:szCs w:val="27"/>
              <w:lang w:val="en-US" w:eastAsia="ja-JP"/>
            </w:rPr>
          </w:rPrChange>
        </w:rPr>
      </w:pPr>
      <w:ins w:id="2400" w:author="Can Hong NGOC" w:date="2020-08-31T11:22:00Z">
        <w:r w:rsidRPr="009A1469">
          <w:rPr>
            <w:rFonts w:ascii="Arial" w:hAnsi="Arial" w:cs="Arial"/>
            <w:color w:val="000000"/>
            <w:lang w:eastAsia="ja-JP"/>
            <w:rPrChange w:id="2401" w:author="Can Hong NGOC" w:date="2020-08-31T11:22:00Z">
              <w:rPr>
                <w:rFonts w:ascii="Arial" w:hAnsi="Arial" w:cs="Arial"/>
                <w:color w:val="000000"/>
                <w:lang w:val="en-US" w:eastAsia="ja-JP"/>
              </w:rPr>
            </w:rPrChange>
          </w:rPr>
          <w:t>Hỗ trợ việc thực thi dịch vụ, nó sẽ được đánh dấu là “S”</w:t>
        </w:r>
      </w:ins>
    </w:p>
    <w:p w14:paraId="16FBB9E8" w14:textId="77777777" w:rsidR="009A1469" w:rsidRPr="009A1469" w:rsidRDefault="009A1469" w:rsidP="009A1469">
      <w:pPr>
        <w:widowControl/>
        <w:overflowPunct/>
        <w:autoSpaceDE/>
        <w:autoSpaceDN/>
        <w:adjustRightInd/>
        <w:textAlignment w:val="auto"/>
        <w:rPr>
          <w:ins w:id="2402" w:author="Can Hong NGOC" w:date="2020-08-31T11:22:00Z"/>
          <w:color w:val="000000"/>
          <w:sz w:val="27"/>
          <w:szCs w:val="27"/>
          <w:lang w:eastAsia="ja-JP"/>
          <w:rPrChange w:id="2403" w:author="Can Hong NGOC" w:date="2020-08-31T11:22:00Z">
            <w:rPr>
              <w:ins w:id="2404" w:author="Can Hong NGOC" w:date="2020-08-31T11:22:00Z"/>
              <w:color w:val="000000"/>
              <w:sz w:val="27"/>
              <w:szCs w:val="27"/>
              <w:lang w:val="en-US" w:eastAsia="ja-JP"/>
            </w:rPr>
          </w:rPrChange>
        </w:rPr>
      </w:pPr>
      <w:ins w:id="2405" w:author="Can Hong NGOC" w:date="2020-08-31T11:22:00Z">
        <w:r w:rsidRPr="009A1469">
          <w:rPr>
            <w:rFonts w:ascii="Arial" w:hAnsi="Arial" w:cs="Arial"/>
            <w:color w:val="000000"/>
            <w:lang w:eastAsia="ja-JP"/>
            <w:rPrChange w:id="2406" w:author="Can Hong NGOC" w:date="2020-08-31T11:22:00Z">
              <w:rPr>
                <w:rFonts w:ascii="Arial" w:hAnsi="Arial" w:cs="Arial"/>
                <w:color w:val="000000"/>
                <w:lang w:val="en-US" w:eastAsia="ja-JP"/>
              </w:rPr>
            </w:rPrChange>
          </w:rPr>
          <w:t>Tham gia vào một hoạt động, nó sẽ được đánh dấu là “P”</w:t>
        </w:r>
      </w:ins>
    </w:p>
    <w:p w14:paraId="5217BE67" w14:textId="77777777" w:rsidR="009A1469" w:rsidRPr="009A1469" w:rsidRDefault="009A1469" w:rsidP="009A1469">
      <w:pPr>
        <w:widowControl/>
        <w:overflowPunct/>
        <w:autoSpaceDE/>
        <w:autoSpaceDN/>
        <w:adjustRightInd/>
        <w:textAlignment w:val="auto"/>
        <w:rPr>
          <w:ins w:id="2407" w:author="Can Hong NGOC" w:date="2020-08-31T11:22:00Z"/>
          <w:color w:val="000000"/>
          <w:sz w:val="27"/>
          <w:szCs w:val="27"/>
          <w:lang w:eastAsia="ja-JP"/>
          <w:rPrChange w:id="2408" w:author="Can Hong NGOC" w:date="2020-08-31T11:23:00Z">
            <w:rPr>
              <w:ins w:id="2409" w:author="Can Hong NGOC" w:date="2020-08-31T11:22:00Z"/>
              <w:color w:val="000000"/>
              <w:sz w:val="27"/>
              <w:szCs w:val="27"/>
              <w:lang w:val="en-US" w:eastAsia="ja-JP"/>
            </w:rPr>
          </w:rPrChange>
        </w:rPr>
      </w:pPr>
      <w:ins w:id="2410" w:author="Can Hong NGOC" w:date="2020-08-31T11:22:00Z">
        <w:r w:rsidRPr="009A1469">
          <w:rPr>
            <w:rFonts w:ascii="Arial" w:hAnsi="Arial" w:cs="Arial"/>
            <w:color w:val="000000"/>
            <w:lang w:eastAsia="ja-JP"/>
            <w:rPrChange w:id="2411" w:author="Can Hong NGOC" w:date="2020-08-31T11:23:00Z">
              <w:rPr>
                <w:rFonts w:ascii="Arial" w:hAnsi="Arial" w:cs="Arial"/>
                <w:color w:val="000000"/>
                <w:lang w:val="en-US" w:eastAsia="ja-JP"/>
              </w:rPr>
            </w:rPrChange>
          </w:rPr>
          <w:t>Xem xét và chấp nhận Dịch vụ / Có thể phân phối, nó sẽ được đánh dấu là “A”</w:t>
        </w:r>
      </w:ins>
    </w:p>
    <w:p w14:paraId="73F051B0" w14:textId="77777777" w:rsidR="009A1469" w:rsidRPr="009A1469" w:rsidRDefault="009A1469" w:rsidP="009A1469">
      <w:pPr>
        <w:widowControl/>
        <w:overflowPunct/>
        <w:autoSpaceDE/>
        <w:autoSpaceDN/>
        <w:adjustRightInd/>
        <w:textAlignment w:val="auto"/>
        <w:rPr>
          <w:ins w:id="2412" w:author="Can Hong NGOC" w:date="2020-08-31T11:22:00Z"/>
          <w:color w:val="000000"/>
          <w:sz w:val="27"/>
          <w:szCs w:val="27"/>
          <w:lang w:eastAsia="ja-JP"/>
          <w:rPrChange w:id="2413" w:author="Can Hong NGOC" w:date="2020-08-31T11:23:00Z">
            <w:rPr>
              <w:ins w:id="2414" w:author="Can Hong NGOC" w:date="2020-08-31T11:22:00Z"/>
              <w:color w:val="000000"/>
              <w:sz w:val="27"/>
              <w:szCs w:val="27"/>
              <w:lang w:val="en-US" w:eastAsia="ja-JP"/>
            </w:rPr>
          </w:rPrChange>
        </w:rPr>
      </w:pPr>
      <w:ins w:id="2415" w:author="Can Hong NGOC" w:date="2020-08-31T11:22:00Z">
        <w:r w:rsidRPr="009A1469">
          <w:rPr>
            <w:rFonts w:ascii="Arial" w:hAnsi="Arial" w:cs="Arial"/>
            <w:color w:val="000000"/>
            <w:lang w:eastAsia="ja-JP"/>
            <w:rPrChange w:id="2416" w:author="Can Hong NGOC" w:date="2020-08-31T11:23:00Z">
              <w:rPr>
                <w:rFonts w:ascii="Arial" w:hAnsi="Arial" w:cs="Arial"/>
                <w:color w:val="000000"/>
                <w:lang w:val="en-US" w:eastAsia="ja-JP"/>
              </w:rPr>
            </w:rPrChange>
          </w:rPr>
          <w:t> </w:t>
        </w:r>
      </w:ins>
    </w:p>
    <w:p w14:paraId="657AD468" w14:textId="77777777" w:rsidR="009A1469" w:rsidRPr="009A1469" w:rsidRDefault="009A1469" w:rsidP="009A1469">
      <w:pPr>
        <w:widowControl/>
        <w:overflowPunct/>
        <w:autoSpaceDE/>
        <w:autoSpaceDN/>
        <w:adjustRightInd/>
        <w:textAlignment w:val="auto"/>
        <w:rPr>
          <w:ins w:id="2417" w:author="Can Hong NGOC" w:date="2020-08-31T11:22:00Z"/>
          <w:color w:val="000000"/>
          <w:sz w:val="27"/>
          <w:szCs w:val="27"/>
          <w:lang w:eastAsia="ja-JP"/>
          <w:rPrChange w:id="2418" w:author="Can Hong NGOC" w:date="2020-08-31T11:23:00Z">
            <w:rPr>
              <w:ins w:id="2419" w:author="Can Hong NGOC" w:date="2020-08-31T11:22:00Z"/>
              <w:color w:val="000000"/>
              <w:sz w:val="27"/>
              <w:szCs w:val="27"/>
              <w:lang w:val="en-US" w:eastAsia="ja-JP"/>
            </w:rPr>
          </w:rPrChange>
        </w:rPr>
      </w:pPr>
      <w:ins w:id="2420" w:author="Can Hong NGOC" w:date="2020-08-31T11:22:00Z">
        <w:r w:rsidRPr="009A1469">
          <w:rPr>
            <w:rFonts w:ascii="Arial" w:hAnsi="Arial" w:cs="Arial"/>
            <w:color w:val="000000"/>
            <w:lang w:eastAsia="ja-JP"/>
            <w:rPrChange w:id="2421" w:author="Can Hong NGOC" w:date="2020-08-31T11:23:00Z">
              <w:rPr>
                <w:rFonts w:ascii="Arial" w:hAnsi="Arial" w:cs="Arial"/>
                <w:color w:val="000000"/>
                <w:lang w:val="en-US" w:eastAsia="ja-JP"/>
              </w:rPr>
            </w:rPrChange>
          </w:rPr>
          <w:t>Dưới đây là mô tả ngắn gọn về từng trách nhiệm này:</w:t>
        </w:r>
      </w:ins>
    </w:p>
    <w:p w14:paraId="34338335" w14:textId="77777777" w:rsidR="009A1469" w:rsidRPr="009A1469" w:rsidRDefault="009A1469" w:rsidP="009A1469">
      <w:pPr>
        <w:widowControl/>
        <w:overflowPunct/>
        <w:autoSpaceDE/>
        <w:autoSpaceDN/>
        <w:adjustRightInd/>
        <w:textAlignment w:val="auto"/>
        <w:rPr>
          <w:ins w:id="2422" w:author="Can Hong NGOC" w:date="2020-08-31T11:22:00Z"/>
          <w:color w:val="000000"/>
          <w:sz w:val="27"/>
          <w:szCs w:val="27"/>
          <w:lang w:eastAsia="ja-JP"/>
          <w:rPrChange w:id="2423" w:author="Can Hong NGOC" w:date="2020-08-31T11:23:00Z">
            <w:rPr>
              <w:ins w:id="2424" w:author="Can Hong NGOC" w:date="2020-08-31T11:22:00Z"/>
              <w:color w:val="000000"/>
              <w:sz w:val="27"/>
              <w:szCs w:val="27"/>
              <w:lang w:val="en-US" w:eastAsia="ja-JP"/>
            </w:rPr>
          </w:rPrChange>
        </w:rPr>
      </w:pPr>
      <w:ins w:id="2425" w:author="Can Hong NGOC" w:date="2020-08-31T11:22:00Z">
        <w:r w:rsidRPr="009A1469">
          <w:rPr>
            <w:rFonts w:ascii="Arial" w:hAnsi="Arial" w:cs="Arial"/>
            <w:color w:val="000000"/>
            <w:lang w:eastAsia="ja-JP"/>
            <w:rPrChange w:id="2426" w:author="Can Hong NGOC" w:date="2020-08-31T11:23:00Z">
              <w:rPr>
                <w:rFonts w:ascii="Arial" w:hAnsi="Arial" w:cs="Arial"/>
                <w:color w:val="000000"/>
                <w:lang w:val="en-US" w:eastAsia="ja-JP"/>
              </w:rPr>
            </w:rPrChange>
          </w:rPr>
          <w:t> </w:t>
        </w:r>
      </w:ins>
    </w:p>
    <w:p w14:paraId="373D5189" w14:textId="77777777" w:rsidR="009A1469" w:rsidRPr="009A1469" w:rsidRDefault="009A1469" w:rsidP="009A1469">
      <w:pPr>
        <w:widowControl/>
        <w:overflowPunct/>
        <w:autoSpaceDE/>
        <w:autoSpaceDN/>
        <w:adjustRightInd/>
        <w:textAlignment w:val="auto"/>
        <w:rPr>
          <w:ins w:id="2427" w:author="Can Hong NGOC" w:date="2020-08-31T11:22:00Z"/>
          <w:color w:val="000000"/>
          <w:sz w:val="27"/>
          <w:szCs w:val="27"/>
          <w:lang w:eastAsia="ja-JP"/>
          <w:rPrChange w:id="2428" w:author="Can Hong NGOC" w:date="2020-08-31T11:23:00Z">
            <w:rPr>
              <w:ins w:id="2429" w:author="Can Hong NGOC" w:date="2020-08-31T11:22:00Z"/>
              <w:color w:val="000000"/>
              <w:sz w:val="27"/>
              <w:szCs w:val="27"/>
              <w:lang w:val="en-US" w:eastAsia="ja-JP"/>
            </w:rPr>
          </w:rPrChange>
        </w:rPr>
      </w:pPr>
      <w:ins w:id="2430" w:author="Can Hong NGOC" w:date="2020-08-31T11:22:00Z">
        <w:r w:rsidRPr="009A1469">
          <w:rPr>
            <w:rFonts w:ascii="Arial" w:hAnsi="Arial" w:cs="Arial"/>
            <w:color w:val="000000"/>
            <w:lang w:eastAsia="ja-JP"/>
            <w:rPrChange w:id="2431" w:author="Can Hong NGOC" w:date="2020-08-31T11:23:00Z">
              <w:rPr>
                <w:rFonts w:ascii="Arial" w:hAnsi="Arial" w:cs="Arial"/>
                <w:color w:val="000000"/>
                <w:lang w:val="en-US" w:eastAsia="ja-JP"/>
              </w:rPr>
            </w:rPrChange>
          </w:rPr>
          <w:t>Execute (E) - nghĩa là thực hiện hoặc thực hiện những gì được yêu cầu bởi Kế hoạch Dự án. Bên giao cho E lãnh đạo và thực hiện công việc.</w:t>
        </w:r>
      </w:ins>
    </w:p>
    <w:p w14:paraId="466DC0F9" w14:textId="77777777" w:rsidR="009A1469" w:rsidRPr="009A1469" w:rsidRDefault="009A1469" w:rsidP="009A1469">
      <w:pPr>
        <w:widowControl/>
        <w:overflowPunct/>
        <w:autoSpaceDE/>
        <w:autoSpaceDN/>
        <w:adjustRightInd/>
        <w:textAlignment w:val="auto"/>
        <w:rPr>
          <w:ins w:id="2432" w:author="Can Hong NGOC" w:date="2020-08-31T11:22:00Z"/>
          <w:color w:val="000000"/>
          <w:sz w:val="27"/>
          <w:szCs w:val="27"/>
          <w:lang w:eastAsia="ja-JP"/>
          <w:rPrChange w:id="2433" w:author="Can Hong NGOC" w:date="2020-08-31T11:23:00Z">
            <w:rPr>
              <w:ins w:id="2434" w:author="Can Hong NGOC" w:date="2020-08-31T11:22:00Z"/>
              <w:color w:val="000000"/>
              <w:sz w:val="27"/>
              <w:szCs w:val="27"/>
              <w:lang w:val="en-US" w:eastAsia="ja-JP"/>
            </w:rPr>
          </w:rPrChange>
        </w:rPr>
      </w:pPr>
      <w:ins w:id="2435" w:author="Can Hong NGOC" w:date="2020-08-31T11:22:00Z">
        <w:r w:rsidRPr="009A1469">
          <w:rPr>
            <w:rFonts w:ascii="Arial" w:hAnsi="Arial" w:cs="Arial"/>
            <w:color w:val="000000"/>
            <w:lang w:eastAsia="ja-JP"/>
            <w:rPrChange w:id="2436" w:author="Can Hong NGOC" w:date="2020-08-31T11:23:00Z">
              <w:rPr>
                <w:rFonts w:ascii="Arial" w:hAnsi="Arial" w:cs="Arial"/>
                <w:color w:val="000000"/>
                <w:lang w:val="en-US" w:eastAsia="ja-JP"/>
              </w:rPr>
            </w:rPrChange>
          </w:rPr>
          <w:t> </w:t>
        </w:r>
      </w:ins>
    </w:p>
    <w:p w14:paraId="7B90DFE1" w14:textId="77777777" w:rsidR="009A1469" w:rsidRPr="009A1469" w:rsidRDefault="009A1469" w:rsidP="009A1469">
      <w:pPr>
        <w:widowControl/>
        <w:overflowPunct/>
        <w:autoSpaceDE/>
        <w:autoSpaceDN/>
        <w:adjustRightInd/>
        <w:textAlignment w:val="auto"/>
        <w:rPr>
          <w:ins w:id="2437" w:author="Can Hong NGOC" w:date="2020-08-31T11:22:00Z"/>
          <w:color w:val="000000"/>
          <w:sz w:val="27"/>
          <w:szCs w:val="27"/>
          <w:lang w:eastAsia="ja-JP"/>
          <w:rPrChange w:id="2438" w:author="Can Hong NGOC" w:date="2020-08-31T11:23:00Z">
            <w:rPr>
              <w:ins w:id="2439" w:author="Can Hong NGOC" w:date="2020-08-31T11:22:00Z"/>
              <w:color w:val="000000"/>
              <w:sz w:val="27"/>
              <w:szCs w:val="27"/>
              <w:lang w:val="en-US" w:eastAsia="ja-JP"/>
            </w:rPr>
          </w:rPrChange>
        </w:rPr>
      </w:pPr>
      <w:ins w:id="2440" w:author="Can Hong NGOC" w:date="2020-08-31T11:22:00Z">
        <w:r w:rsidRPr="009A1469">
          <w:rPr>
            <w:rFonts w:ascii="Arial" w:hAnsi="Arial" w:cs="Arial"/>
            <w:color w:val="000000"/>
            <w:lang w:eastAsia="ja-JP"/>
            <w:rPrChange w:id="2441" w:author="Can Hong NGOC" w:date="2020-08-31T11:23:00Z">
              <w:rPr>
                <w:rFonts w:ascii="Arial" w:hAnsi="Arial" w:cs="Arial"/>
                <w:color w:val="000000"/>
                <w:lang w:val="en-US" w:eastAsia="ja-JP"/>
              </w:rPr>
            </w:rPrChange>
          </w:rPr>
          <w:t>Hỗ trợ (S) - có nghĩa là Bên đóng vai trò là Bên hỗ trợ sẽ có vai trò thứ yếu hoặc cấp dưới đối với Bên còn lại là người thực hiện chính. Mặc dù nó chỉ là một vai thứ yếu đối với người biểu diễn chính, nhưng nó vẫn là một vai trò tích cực. Vai trò hỗ trợ cũng là khi Bên kia được giao vai trò E.</w:t>
        </w:r>
      </w:ins>
    </w:p>
    <w:p w14:paraId="7FE9A941" w14:textId="77777777" w:rsidR="009A1469" w:rsidRPr="009A1469" w:rsidRDefault="009A1469" w:rsidP="009A1469">
      <w:pPr>
        <w:widowControl/>
        <w:overflowPunct/>
        <w:autoSpaceDE/>
        <w:autoSpaceDN/>
        <w:adjustRightInd/>
        <w:textAlignment w:val="auto"/>
        <w:rPr>
          <w:ins w:id="2442" w:author="Can Hong NGOC" w:date="2020-08-31T11:22:00Z"/>
          <w:color w:val="000000"/>
          <w:sz w:val="27"/>
          <w:szCs w:val="27"/>
          <w:lang w:eastAsia="ja-JP"/>
          <w:rPrChange w:id="2443" w:author="Can Hong NGOC" w:date="2020-08-31T11:23:00Z">
            <w:rPr>
              <w:ins w:id="2444" w:author="Can Hong NGOC" w:date="2020-08-31T11:22:00Z"/>
              <w:color w:val="000000"/>
              <w:sz w:val="27"/>
              <w:szCs w:val="27"/>
              <w:lang w:val="en-US" w:eastAsia="ja-JP"/>
            </w:rPr>
          </w:rPrChange>
        </w:rPr>
      </w:pPr>
      <w:ins w:id="2445" w:author="Can Hong NGOC" w:date="2020-08-31T11:22:00Z">
        <w:r w:rsidRPr="009A1469">
          <w:rPr>
            <w:rFonts w:ascii="Arial" w:hAnsi="Arial" w:cs="Arial"/>
            <w:color w:val="000000"/>
            <w:lang w:eastAsia="ja-JP"/>
            <w:rPrChange w:id="2446" w:author="Can Hong NGOC" w:date="2020-08-31T11:23:00Z">
              <w:rPr>
                <w:rFonts w:ascii="Arial" w:hAnsi="Arial" w:cs="Arial"/>
                <w:color w:val="000000"/>
                <w:lang w:val="en-US" w:eastAsia="ja-JP"/>
              </w:rPr>
            </w:rPrChange>
          </w:rPr>
          <w:t> </w:t>
        </w:r>
      </w:ins>
    </w:p>
    <w:p w14:paraId="420F1FD2" w14:textId="77777777" w:rsidR="009A1469" w:rsidRPr="0046384D" w:rsidRDefault="009A1469" w:rsidP="009A1469">
      <w:pPr>
        <w:widowControl/>
        <w:overflowPunct/>
        <w:autoSpaceDE/>
        <w:autoSpaceDN/>
        <w:adjustRightInd/>
        <w:textAlignment w:val="auto"/>
        <w:rPr>
          <w:ins w:id="2447" w:author="Can Hong NGOC" w:date="2020-08-31T11:22:00Z"/>
          <w:color w:val="000000"/>
          <w:sz w:val="27"/>
          <w:szCs w:val="27"/>
          <w:lang w:eastAsia="ja-JP"/>
        </w:rPr>
      </w:pPr>
      <w:ins w:id="2448" w:author="Can Hong NGOC" w:date="2020-08-31T11:22:00Z">
        <w:r w:rsidRPr="0046384D">
          <w:rPr>
            <w:rFonts w:ascii="Arial" w:hAnsi="Arial" w:cs="Arial"/>
            <w:color w:val="000000"/>
            <w:lang w:eastAsia="ja-JP"/>
          </w:rPr>
          <w:t>Tham gia (P) - Tham gia chủ yếu được sử dụng cùng với các nhiệm vụ chuyển giao kiến ​​thức, chủ yếu là về đào tạo. Trong trường hợp này, Bên được yêu cầu tham gia sẽ có mặt trong các hoạt động, nhưng không cung cấp khóa đào tạo.</w:t>
        </w:r>
      </w:ins>
    </w:p>
    <w:p w14:paraId="594482D8" w14:textId="77777777" w:rsidR="009A1469" w:rsidRPr="0046384D" w:rsidRDefault="009A1469" w:rsidP="009A1469">
      <w:pPr>
        <w:widowControl/>
        <w:overflowPunct/>
        <w:autoSpaceDE/>
        <w:autoSpaceDN/>
        <w:adjustRightInd/>
        <w:textAlignment w:val="auto"/>
        <w:rPr>
          <w:ins w:id="2449" w:author="Can Hong NGOC" w:date="2020-08-31T11:22:00Z"/>
          <w:color w:val="000000"/>
          <w:sz w:val="27"/>
          <w:szCs w:val="27"/>
          <w:lang w:eastAsia="ja-JP"/>
        </w:rPr>
      </w:pPr>
      <w:ins w:id="2450" w:author="Can Hong NGOC" w:date="2020-08-31T11:22:00Z">
        <w:r w:rsidRPr="0046384D">
          <w:rPr>
            <w:rFonts w:ascii="Arial" w:hAnsi="Arial" w:cs="Arial"/>
            <w:color w:val="000000"/>
            <w:lang w:eastAsia="ja-JP"/>
          </w:rPr>
          <w:t> </w:t>
        </w:r>
      </w:ins>
    </w:p>
    <w:p w14:paraId="345C8437" w14:textId="77777777" w:rsidR="009A1469" w:rsidRPr="0046384D" w:rsidRDefault="009A1469" w:rsidP="009A1469">
      <w:pPr>
        <w:widowControl/>
        <w:overflowPunct/>
        <w:autoSpaceDE/>
        <w:autoSpaceDN/>
        <w:adjustRightInd/>
        <w:textAlignment w:val="auto"/>
        <w:rPr>
          <w:ins w:id="2451" w:author="Can Hong NGOC" w:date="2020-08-31T11:22:00Z"/>
          <w:color w:val="000000"/>
          <w:sz w:val="27"/>
          <w:szCs w:val="27"/>
          <w:lang w:eastAsia="ja-JP"/>
        </w:rPr>
      </w:pPr>
      <w:ins w:id="2452" w:author="Can Hong NGOC" w:date="2020-08-31T11:22:00Z">
        <w:r w:rsidRPr="0046384D">
          <w:rPr>
            <w:rFonts w:ascii="Arial" w:hAnsi="Arial" w:cs="Arial"/>
            <w:color w:val="000000"/>
            <w:lang w:eastAsia="ja-JP"/>
          </w:rPr>
          <w:t>Xem xét và chấp nhận (A) - Việc kiểm tra chính thức đối với Người có thể giao được bởi Bên được chỉ định để thực hiện việc xem xét đó. Ngay sau khi thực hiện mỗi lần xem xét, Người được phân phối áp dụng phải được chấp nhận hoặc được gửi lại cho Bên thực hiện cùng với danh sách tổng hợp các nhận xét và / hoặc quan sát, để cho phép Bên thực hiện đó kịp thời làm rõ hoặc giải quyết các vấn đề mà Bên thực hiện đánh giá có với Có thể phân phối để Có thể giao như vậy sẽ sẵn sàng được sử dụng trong bước tiếp theo của Dự án.</w:t>
        </w:r>
      </w:ins>
    </w:p>
    <w:p w14:paraId="5C491376" w14:textId="77777777" w:rsidR="009A1469" w:rsidRPr="0046384D" w:rsidRDefault="009A1469" w:rsidP="009A1469">
      <w:pPr>
        <w:widowControl/>
        <w:overflowPunct/>
        <w:autoSpaceDE/>
        <w:autoSpaceDN/>
        <w:adjustRightInd/>
        <w:textAlignment w:val="auto"/>
        <w:rPr>
          <w:ins w:id="2453" w:author="Can Hong NGOC" w:date="2020-08-31T11:22:00Z"/>
          <w:color w:val="000000"/>
          <w:sz w:val="27"/>
          <w:szCs w:val="27"/>
          <w:lang w:eastAsia="ja-JP"/>
        </w:rPr>
      </w:pPr>
      <w:ins w:id="2454" w:author="Can Hong NGOC" w:date="2020-08-31T11:22:00Z">
        <w:r w:rsidRPr="0046384D">
          <w:rPr>
            <w:rFonts w:ascii="Arial" w:hAnsi="Arial" w:cs="Arial"/>
            <w:color w:val="000000"/>
            <w:lang w:eastAsia="ja-JP"/>
          </w:rPr>
          <w:t> </w:t>
        </w:r>
      </w:ins>
    </w:p>
    <w:p w14:paraId="7A7C7BC4" w14:textId="77777777" w:rsidR="009A1469" w:rsidRPr="0046384D" w:rsidRDefault="009A1469" w:rsidP="009A1469">
      <w:pPr>
        <w:widowControl/>
        <w:overflowPunct/>
        <w:autoSpaceDE/>
        <w:autoSpaceDN/>
        <w:adjustRightInd/>
        <w:textAlignment w:val="auto"/>
        <w:rPr>
          <w:ins w:id="2455" w:author="Can Hong NGOC" w:date="2020-08-31T11:22:00Z"/>
          <w:color w:val="000000"/>
          <w:sz w:val="27"/>
          <w:szCs w:val="27"/>
          <w:lang w:eastAsia="ja-JP"/>
        </w:rPr>
      </w:pPr>
      <w:ins w:id="2456" w:author="Can Hong NGOC" w:date="2020-08-31T11:22:00Z">
        <w:r w:rsidRPr="0046384D">
          <w:rPr>
            <w:rFonts w:ascii="Arial" w:hAnsi="Arial" w:cs="Arial"/>
            <w:b/>
            <w:bCs/>
            <w:color w:val="000000"/>
            <w:lang w:eastAsia="ja-JP"/>
          </w:rPr>
          <w:t>Bắt đầu phân phối giai đoạn</w:t>
        </w:r>
      </w:ins>
    </w:p>
    <w:tbl>
      <w:tblPr>
        <w:tblW w:w="14791" w:type="dxa"/>
        <w:tblCellMar>
          <w:left w:w="0" w:type="dxa"/>
          <w:right w:w="0" w:type="dxa"/>
        </w:tblCellMar>
        <w:tblLook w:val="04A0" w:firstRow="1" w:lastRow="0" w:firstColumn="1" w:lastColumn="0" w:noHBand="0" w:noVBand="1"/>
      </w:tblPr>
      <w:tblGrid>
        <w:gridCol w:w="1383"/>
        <w:gridCol w:w="2144"/>
        <w:gridCol w:w="4026"/>
        <w:gridCol w:w="2565"/>
        <w:gridCol w:w="1303"/>
        <w:gridCol w:w="1072"/>
        <w:gridCol w:w="1127"/>
        <w:gridCol w:w="1171"/>
        <w:tblGridChange w:id="2457">
          <w:tblGrid>
            <w:gridCol w:w="216"/>
            <w:gridCol w:w="1167"/>
            <w:gridCol w:w="304"/>
            <w:gridCol w:w="1840"/>
            <w:gridCol w:w="572"/>
            <w:gridCol w:w="3454"/>
            <w:gridCol w:w="1085"/>
            <w:gridCol w:w="1480"/>
            <w:gridCol w:w="1303"/>
            <w:gridCol w:w="169"/>
            <w:gridCol w:w="903"/>
            <w:gridCol w:w="521"/>
            <w:gridCol w:w="606"/>
            <w:gridCol w:w="466"/>
            <w:gridCol w:w="705"/>
            <w:gridCol w:w="527"/>
            <w:gridCol w:w="1237"/>
          </w:tblGrid>
        </w:tblGridChange>
      </w:tblGrid>
      <w:tr w:rsidR="009A1469" w:rsidRPr="009A1469" w14:paraId="190C5D43" w14:textId="77777777" w:rsidTr="009A1469">
        <w:trPr>
          <w:trHeight w:val="1194"/>
          <w:ins w:id="2458" w:author="Can Hong NGOC" w:date="2020-08-31T11:22:00Z"/>
        </w:trPr>
        <w:tc>
          <w:tcPr>
            <w:tcW w:w="1443"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p w14:paraId="14A50F9B" w14:textId="77777777" w:rsidR="009A1469" w:rsidRPr="009A1469" w:rsidRDefault="009A1469" w:rsidP="009A1469">
            <w:pPr>
              <w:widowControl/>
              <w:overflowPunct/>
              <w:autoSpaceDE/>
              <w:autoSpaceDN/>
              <w:adjustRightInd/>
              <w:textAlignment w:val="auto"/>
              <w:rPr>
                <w:ins w:id="2459" w:author="Can Hong NGOC" w:date="2020-08-31T11:22:00Z"/>
                <w:sz w:val="24"/>
                <w:szCs w:val="24"/>
                <w:lang w:val="en-US" w:eastAsia="ja-JP"/>
              </w:rPr>
            </w:pPr>
            <w:ins w:id="2460" w:author="Can Hong NGOC" w:date="2020-08-31T11:22:00Z">
              <w:r w:rsidRPr="009A1469">
                <w:rPr>
                  <w:rFonts w:ascii="Arial" w:hAnsi="Arial" w:cs="Arial"/>
                  <w:b/>
                  <w:bCs/>
                  <w:color w:val="FFFFFF"/>
                  <w:sz w:val="22"/>
                  <w:szCs w:val="22"/>
                  <w:lang w:val="en-US" w:eastAsia="ja-JP"/>
                </w:rPr>
                <w:t>IIIDD</w:t>
              </w:r>
            </w:ins>
          </w:p>
        </w:tc>
        <w:tc>
          <w:tcPr>
            <w:tcW w:w="232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p w14:paraId="1B547B76" w14:textId="77777777" w:rsidR="009A1469" w:rsidRPr="009A1469" w:rsidRDefault="009A1469" w:rsidP="009A1469">
            <w:pPr>
              <w:widowControl/>
              <w:overflowPunct/>
              <w:autoSpaceDE/>
              <w:autoSpaceDN/>
              <w:adjustRightInd/>
              <w:textAlignment w:val="auto"/>
              <w:rPr>
                <w:ins w:id="2461" w:author="Can Hong NGOC" w:date="2020-08-31T11:22:00Z"/>
                <w:sz w:val="24"/>
                <w:szCs w:val="24"/>
                <w:lang w:val="en-US" w:eastAsia="ja-JP"/>
              </w:rPr>
            </w:pPr>
            <w:ins w:id="2462" w:author="Can Hong NGOC" w:date="2020-08-31T11:22:00Z">
              <w:r w:rsidRPr="009A1469">
                <w:rPr>
                  <w:rFonts w:ascii="Arial" w:hAnsi="Arial" w:cs="Arial"/>
                  <w:b/>
                  <w:bCs/>
                  <w:color w:val="FFFFFF"/>
                  <w:sz w:val="22"/>
                  <w:szCs w:val="22"/>
                  <w:lang w:val="en-US" w:eastAsia="ja-JP"/>
                </w:rPr>
                <w:t>Tên hoạt động</w:t>
              </w:r>
            </w:ins>
          </w:p>
        </w:tc>
        <w:tc>
          <w:tcPr>
            <w:tcW w:w="437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p w14:paraId="131122A8" w14:textId="77777777" w:rsidR="009A1469" w:rsidRPr="009A1469" w:rsidRDefault="009A1469" w:rsidP="009A1469">
            <w:pPr>
              <w:widowControl/>
              <w:overflowPunct/>
              <w:autoSpaceDE/>
              <w:autoSpaceDN/>
              <w:adjustRightInd/>
              <w:textAlignment w:val="auto"/>
              <w:rPr>
                <w:ins w:id="2463" w:author="Can Hong NGOC" w:date="2020-08-31T11:22:00Z"/>
                <w:sz w:val="24"/>
                <w:szCs w:val="24"/>
                <w:lang w:val="en-US" w:eastAsia="ja-JP"/>
              </w:rPr>
            </w:pPr>
            <w:ins w:id="2464" w:author="Can Hong NGOC" w:date="2020-08-31T11:22:00Z">
              <w:r w:rsidRPr="009A1469">
                <w:rPr>
                  <w:rFonts w:ascii="Arial" w:hAnsi="Arial" w:cs="Arial"/>
                  <w:b/>
                  <w:bCs/>
                  <w:color w:val="FFFFFF"/>
                  <w:sz w:val="22"/>
                  <w:szCs w:val="22"/>
                  <w:lang w:val="en-US" w:eastAsia="ja-JP"/>
                </w:rPr>
                <w:t>Mô tả hoạt động</w:t>
              </w:r>
            </w:ins>
          </w:p>
        </w:tc>
        <w:tc>
          <w:tcPr>
            <w:tcW w:w="282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p w14:paraId="136B30C5" w14:textId="77777777" w:rsidR="009A1469" w:rsidRPr="009A1469" w:rsidRDefault="009A1469" w:rsidP="009A1469">
            <w:pPr>
              <w:widowControl/>
              <w:overflowPunct/>
              <w:autoSpaceDE/>
              <w:autoSpaceDN/>
              <w:adjustRightInd/>
              <w:textAlignment w:val="auto"/>
              <w:rPr>
                <w:ins w:id="2465" w:author="Can Hong NGOC" w:date="2020-08-31T11:22:00Z"/>
                <w:sz w:val="24"/>
                <w:szCs w:val="24"/>
                <w:lang w:val="en-US" w:eastAsia="ja-JP"/>
              </w:rPr>
            </w:pPr>
            <w:ins w:id="2466" w:author="Can Hong NGOC" w:date="2020-08-31T11:22:00Z">
              <w:r w:rsidRPr="009A1469">
                <w:rPr>
                  <w:rFonts w:ascii="Arial" w:hAnsi="Arial" w:cs="Arial"/>
                  <w:b/>
                  <w:bCs/>
                  <w:color w:val="FFFFFF"/>
                  <w:sz w:val="22"/>
                  <w:szCs w:val="22"/>
                  <w:lang w:val="en-US" w:eastAsia="ja-JP"/>
                </w:rPr>
                <w:t>Giao hàng</w:t>
              </w:r>
            </w:ins>
          </w:p>
        </w:tc>
        <w:tc>
          <w:tcPr>
            <w:tcW w:w="138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p w14:paraId="123AAFB7" w14:textId="77777777" w:rsidR="009A1469" w:rsidRPr="009A1469" w:rsidRDefault="009A1469" w:rsidP="009A1469">
            <w:pPr>
              <w:widowControl/>
              <w:overflowPunct/>
              <w:autoSpaceDE/>
              <w:autoSpaceDN/>
              <w:adjustRightInd/>
              <w:textAlignment w:val="auto"/>
              <w:rPr>
                <w:ins w:id="2467" w:author="Can Hong NGOC" w:date="2020-08-31T11:22:00Z"/>
                <w:sz w:val="24"/>
                <w:szCs w:val="24"/>
                <w:lang w:val="en-US" w:eastAsia="ja-JP"/>
              </w:rPr>
            </w:pPr>
            <w:ins w:id="2468" w:author="Can Hong NGOC" w:date="2020-08-31T11:22:00Z">
              <w:r w:rsidRPr="009A1469">
                <w:rPr>
                  <w:rFonts w:ascii="Arial" w:hAnsi="Arial" w:cs="Arial"/>
                  <w:b/>
                  <w:bCs/>
                  <w:color w:val="FFFFFF"/>
                  <w:sz w:val="22"/>
                  <w:szCs w:val="22"/>
                  <w:lang w:val="en-US" w:eastAsia="ja-JP"/>
                </w:rPr>
                <w:t>Loại có thể giao hàng</w:t>
              </w:r>
            </w:ins>
          </w:p>
        </w:tc>
        <w:tc>
          <w:tcPr>
            <w:tcW w:w="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p w14:paraId="7073B128" w14:textId="77777777" w:rsidR="009A1469" w:rsidRPr="009A1469" w:rsidRDefault="009A1469" w:rsidP="009A1469">
            <w:pPr>
              <w:widowControl/>
              <w:overflowPunct/>
              <w:autoSpaceDE/>
              <w:autoSpaceDN/>
              <w:adjustRightInd/>
              <w:textAlignment w:val="auto"/>
              <w:rPr>
                <w:ins w:id="2469" w:author="Can Hong NGOC" w:date="2020-08-31T11:22:00Z"/>
                <w:sz w:val="24"/>
                <w:szCs w:val="24"/>
                <w:lang w:val="en-US" w:eastAsia="ja-JP"/>
              </w:rPr>
            </w:pPr>
            <w:ins w:id="2470" w:author="Can Hong NGOC" w:date="2020-08-31T11:22:00Z">
              <w:r w:rsidRPr="009A1469">
                <w:rPr>
                  <w:rFonts w:ascii="Arial" w:hAnsi="Arial" w:cs="Arial"/>
                  <w:b/>
                  <w:bCs/>
                  <w:color w:val="FFFFFF"/>
                  <w:sz w:val="22"/>
                  <w:szCs w:val="22"/>
                  <w:lang w:val="en-US" w:eastAsia="ja-JP"/>
                </w:rPr>
                <w:t>Finastra</w:t>
              </w:r>
            </w:ins>
          </w:p>
        </w:tc>
        <w:tc>
          <w:tcPr>
            <w:tcW w:w="119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p w14:paraId="216035C8" w14:textId="77777777" w:rsidR="009A1469" w:rsidRPr="009A1469" w:rsidRDefault="009A1469" w:rsidP="009A1469">
            <w:pPr>
              <w:widowControl/>
              <w:overflowPunct/>
              <w:autoSpaceDE/>
              <w:autoSpaceDN/>
              <w:adjustRightInd/>
              <w:textAlignment w:val="auto"/>
              <w:rPr>
                <w:ins w:id="2471" w:author="Can Hong NGOC" w:date="2020-08-31T11:22:00Z"/>
                <w:sz w:val="24"/>
                <w:szCs w:val="24"/>
                <w:lang w:val="en-US" w:eastAsia="ja-JP"/>
              </w:rPr>
            </w:pPr>
            <w:ins w:id="2472" w:author="Can Hong NGOC" w:date="2020-08-31T11:22:00Z">
              <w:r w:rsidRPr="009A1469">
                <w:rPr>
                  <w:rFonts w:ascii="Arial" w:hAnsi="Arial" w:cs="Arial"/>
                  <w:b/>
                  <w:bCs/>
                  <w:color w:val="FFFFFF"/>
                  <w:sz w:val="22"/>
                  <w:szCs w:val="22"/>
                  <w:lang w:val="en-US" w:eastAsia="ja-JP"/>
                </w:rPr>
                <w:t>Nhà thầu</w:t>
              </w:r>
            </w:ins>
          </w:p>
        </w:tc>
        <w:tc>
          <w:tcPr>
            <w:tcW w:w="1216"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p w14:paraId="02FC0304" w14:textId="77777777" w:rsidR="009A1469" w:rsidRPr="009A1469" w:rsidRDefault="009A1469" w:rsidP="009A1469">
            <w:pPr>
              <w:widowControl/>
              <w:overflowPunct/>
              <w:autoSpaceDE/>
              <w:autoSpaceDN/>
              <w:adjustRightInd/>
              <w:textAlignment w:val="auto"/>
              <w:rPr>
                <w:ins w:id="2473" w:author="Can Hong NGOC" w:date="2020-08-31T11:22:00Z"/>
                <w:sz w:val="24"/>
                <w:szCs w:val="24"/>
                <w:lang w:val="en-US" w:eastAsia="ja-JP"/>
              </w:rPr>
            </w:pPr>
            <w:ins w:id="2474" w:author="Can Hong NGOC" w:date="2020-08-31T11:22:00Z">
              <w:r w:rsidRPr="009A1469">
                <w:rPr>
                  <w:rFonts w:ascii="Arial" w:hAnsi="Arial" w:cs="Arial"/>
                  <w:b/>
                  <w:bCs/>
                  <w:color w:val="FFFFFF"/>
                  <w:sz w:val="22"/>
                  <w:szCs w:val="22"/>
                  <w:lang w:val="en-US" w:eastAsia="ja-JP"/>
                </w:rPr>
                <w:t>Khách hàng</w:t>
              </w:r>
            </w:ins>
          </w:p>
        </w:tc>
      </w:tr>
      <w:tr w:rsidR="009A1469" w:rsidRPr="009A1469" w14:paraId="0C9CB8F9" w14:textId="77777777" w:rsidTr="009A1469">
        <w:trPr>
          <w:trHeight w:val="347"/>
          <w:ins w:id="2475" w:author="Can Hong NGOC" w:date="2020-08-31T11:22:00Z"/>
        </w:trPr>
        <w:tc>
          <w:tcPr>
            <w:tcW w:w="144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0A629EA6" w14:textId="77777777" w:rsidR="009A1469" w:rsidRPr="009A1469" w:rsidRDefault="009A1469" w:rsidP="009A1469">
            <w:pPr>
              <w:widowControl/>
              <w:overflowPunct/>
              <w:autoSpaceDE/>
              <w:autoSpaceDN/>
              <w:adjustRightInd/>
              <w:textAlignment w:val="auto"/>
              <w:rPr>
                <w:ins w:id="2476" w:author="Can Hong NGOC" w:date="2020-08-31T11:22:00Z"/>
                <w:sz w:val="24"/>
                <w:szCs w:val="24"/>
                <w:lang w:val="en-US" w:eastAsia="ja-JP"/>
              </w:rPr>
            </w:pPr>
            <w:ins w:id="2477" w:author="Can Hong NGOC" w:date="2020-08-31T11:22:00Z">
              <w:r w:rsidRPr="009A1469">
                <w:rPr>
                  <w:rFonts w:ascii="Arial" w:hAnsi="Arial" w:cs="Arial"/>
                  <w:b/>
                  <w:bCs/>
                  <w:sz w:val="22"/>
                  <w:szCs w:val="22"/>
                  <w:lang w:val="en-US" w:eastAsia="ja-JP"/>
                </w:rPr>
                <w:t>VK.I001</w:t>
              </w:r>
            </w:ins>
          </w:p>
        </w:tc>
        <w:tc>
          <w:tcPr>
            <w:tcW w:w="232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046CFF7B" w14:textId="77777777" w:rsidR="009A1469" w:rsidRPr="009A1469" w:rsidRDefault="009A1469" w:rsidP="009A1469">
            <w:pPr>
              <w:widowControl/>
              <w:overflowPunct/>
              <w:autoSpaceDE/>
              <w:autoSpaceDN/>
              <w:adjustRightInd/>
              <w:textAlignment w:val="auto"/>
              <w:rPr>
                <w:ins w:id="2478" w:author="Can Hong NGOC" w:date="2020-08-31T11:22:00Z"/>
                <w:sz w:val="24"/>
                <w:szCs w:val="24"/>
                <w:lang w:val="en-US" w:eastAsia="ja-JP"/>
              </w:rPr>
            </w:pPr>
            <w:ins w:id="2479" w:author="Can Hong NGOC" w:date="2020-08-31T11:22:00Z">
              <w:r w:rsidRPr="009A1469">
                <w:rPr>
                  <w:rFonts w:ascii="Arial" w:hAnsi="Arial" w:cs="Arial"/>
                  <w:sz w:val="22"/>
                  <w:szCs w:val="22"/>
                  <w:lang w:val="en-US" w:eastAsia="ja-JP"/>
                </w:rPr>
                <w:t>Mua phần cứng và phần mềm của bên thứ 3</w:t>
              </w:r>
            </w:ins>
          </w:p>
        </w:tc>
        <w:tc>
          <w:tcPr>
            <w:tcW w:w="437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6491B57F" w14:textId="77777777" w:rsidR="009A1469" w:rsidRPr="009A1469" w:rsidRDefault="009A1469" w:rsidP="009A1469">
            <w:pPr>
              <w:widowControl/>
              <w:overflowPunct/>
              <w:autoSpaceDE/>
              <w:autoSpaceDN/>
              <w:adjustRightInd/>
              <w:textAlignment w:val="auto"/>
              <w:rPr>
                <w:ins w:id="2480" w:author="Can Hong NGOC" w:date="2020-08-31T11:22:00Z"/>
                <w:sz w:val="24"/>
                <w:szCs w:val="24"/>
                <w:lang w:val="en-US" w:eastAsia="ja-JP"/>
              </w:rPr>
            </w:pPr>
            <w:ins w:id="2481" w:author="Can Hong NGOC" w:date="2020-08-31T11:22:00Z">
              <w:r w:rsidRPr="009A1469">
                <w:rPr>
                  <w:rFonts w:ascii="Arial" w:hAnsi="Arial" w:cs="Arial"/>
                  <w:sz w:val="22"/>
                  <w:szCs w:val="22"/>
                  <w:lang w:val="en-US" w:eastAsia="ja-JP"/>
                </w:rPr>
                <w:t>Mua phần cứng được khuyến nghị và phần mềm của bên thứ ba theo các điều kiện tiên quyết do Finastra cung cấp - như được chỉ rõ trong tài liệu của Phần mềm</w:t>
              </w:r>
            </w:ins>
          </w:p>
        </w:tc>
        <w:tc>
          <w:tcPr>
            <w:tcW w:w="282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44ECC298" w14:textId="77777777" w:rsidR="009A1469" w:rsidRPr="009A1469" w:rsidRDefault="009A1469" w:rsidP="009A1469">
            <w:pPr>
              <w:widowControl/>
              <w:overflowPunct/>
              <w:autoSpaceDE/>
              <w:autoSpaceDN/>
              <w:adjustRightInd/>
              <w:textAlignment w:val="auto"/>
              <w:rPr>
                <w:ins w:id="2482" w:author="Can Hong NGOC" w:date="2020-08-31T11:22:00Z"/>
                <w:sz w:val="24"/>
                <w:szCs w:val="24"/>
                <w:lang w:val="en-US" w:eastAsia="ja-JP"/>
              </w:rPr>
            </w:pPr>
            <w:ins w:id="2483" w:author="Can Hong NGOC" w:date="2020-08-31T11:22:00Z">
              <w:r w:rsidRPr="009A1469">
                <w:rPr>
                  <w:rFonts w:ascii="Arial" w:hAnsi="Arial" w:cs="Arial"/>
                  <w:sz w:val="22"/>
                  <w:szCs w:val="22"/>
                  <w:lang w:val="en-US" w:eastAsia="ja-JP"/>
                </w:rPr>
                <w:t>Cơ sở hạ tầng đã sẵn sàng để cài đặt Kondor theo thiết kế và kích thước triển khai đã thỏa thuận</w:t>
              </w:r>
            </w:ins>
          </w:p>
        </w:tc>
        <w:tc>
          <w:tcPr>
            <w:tcW w:w="138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49F22BEB" w14:textId="77777777" w:rsidR="009A1469" w:rsidRPr="009A1469" w:rsidRDefault="009A1469" w:rsidP="009A1469">
            <w:pPr>
              <w:widowControl/>
              <w:overflowPunct/>
              <w:autoSpaceDE/>
              <w:autoSpaceDN/>
              <w:adjustRightInd/>
              <w:textAlignment w:val="auto"/>
              <w:rPr>
                <w:ins w:id="2484" w:author="Can Hong NGOC" w:date="2020-08-31T11:22:00Z"/>
                <w:sz w:val="24"/>
                <w:szCs w:val="24"/>
                <w:lang w:val="en-US" w:eastAsia="ja-JP"/>
              </w:rPr>
            </w:pPr>
            <w:ins w:id="2485" w:author="Can Hong NGOC" w:date="2020-08-31T11:22:00Z">
              <w:r w:rsidRPr="009A1469">
                <w:rPr>
                  <w:rFonts w:ascii="Arial" w:hAnsi="Arial" w:cs="Arial"/>
                  <w:sz w:val="22"/>
                  <w:szCs w:val="22"/>
                  <w:lang w:val="en-US" w:eastAsia="ja-JP"/>
                </w:rPr>
                <w:t>Trang thiết bị</w:t>
              </w:r>
            </w:ins>
          </w:p>
        </w:tc>
        <w:tc>
          <w:tcPr>
            <w:tcW w:w="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6A8BA305" w14:textId="77777777" w:rsidR="009A1469" w:rsidRPr="009A1469" w:rsidRDefault="009A1469" w:rsidP="009A1469">
            <w:pPr>
              <w:widowControl/>
              <w:overflowPunct/>
              <w:autoSpaceDE/>
              <w:autoSpaceDN/>
              <w:adjustRightInd/>
              <w:jc w:val="center"/>
              <w:textAlignment w:val="auto"/>
              <w:rPr>
                <w:ins w:id="2486" w:author="Can Hong NGOC" w:date="2020-08-31T11:22:00Z"/>
                <w:sz w:val="24"/>
                <w:szCs w:val="24"/>
                <w:lang w:val="en-US" w:eastAsia="ja-JP"/>
              </w:rPr>
            </w:pPr>
            <w:ins w:id="2487" w:author="Can Hong NGOC" w:date="2020-08-31T11:22:00Z">
              <w:r w:rsidRPr="009A1469">
                <w:rPr>
                  <w:rFonts w:ascii="Arial" w:hAnsi="Arial" w:cs="Arial"/>
                  <w:lang w:val="en-US" w:eastAsia="ja-JP"/>
                </w:rPr>
                <w:t> </w:t>
              </w:r>
            </w:ins>
          </w:p>
        </w:tc>
        <w:tc>
          <w:tcPr>
            <w:tcW w:w="11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09F9F00E" w14:textId="77777777" w:rsidR="009A1469" w:rsidRPr="009A1469" w:rsidRDefault="009A1469" w:rsidP="009A1469">
            <w:pPr>
              <w:widowControl/>
              <w:overflowPunct/>
              <w:autoSpaceDE/>
              <w:autoSpaceDN/>
              <w:adjustRightInd/>
              <w:jc w:val="center"/>
              <w:textAlignment w:val="auto"/>
              <w:rPr>
                <w:ins w:id="2488" w:author="Can Hong NGOC" w:date="2020-08-31T11:22:00Z"/>
                <w:sz w:val="24"/>
                <w:szCs w:val="24"/>
                <w:lang w:val="en-US" w:eastAsia="ja-JP"/>
              </w:rPr>
            </w:pPr>
            <w:ins w:id="2489" w:author="Can Hong NGOC" w:date="2020-08-31T11:22:00Z">
              <w:r w:rsidRPr="009A1469">
                <w:rPr>
                  <w:rFonts w:ascii="Arial" w:hAnsi="Arial" w:cs="Arial"/>
                  <w:lang w:val="en-US" w:eastAsia="ja-JP"/>
                </w:rPr>
                <w:t> </w:t>
              </w:r>
            </w:ins>
          </w:p>
        </w:tc>
        <w:tc>
          <w:tcPr>
            <w:tcW w:w="12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547AF884" w14:textId="77777777" w:rsidR="009A1469" w:rsidRPr="009A1469" w:rsidRDefault="009A1469" w:rsidP="009A1469">
            <w:pPr>
              <w:widowControl/>
              <w:overflowPunct/>
              <w:autoSpaceDE/>
              <w:autoSpaceDN/>
              <w:adjustRightInd/>
              <w:jc w:val="center"/>
              <w:textAlignment w:val="auto"/>
              <w:rPr>
                <w:ins w:id="2490" w:author="Can Hong NGOC" w:date="2020-08-31T11:22:00Z"/>
                <w:sz w:val="24"/>
                <w:szCs w:val="24"/>
                <w:lang w:val="en-US" w:eastAsia="ja-JP"/>
              </w:rPr>
            </w:pPr>
            <w:ins w:id="2491" w:author="Can Hong NGOC" w:date="2020-08-31T11:22:00Z">
              <w:r w:rsidRPr="009A1469">
                <w:rPr>
                  <w:rFonts w:ascii="Arial" w:hAnsi="Arial" w:cs="Arial"/>
                  <w:sz w:val="22"/>
                  <w:szCs w:val="22"/>
                  <w:lang w:val="en-US" w:eastAsia="ja-JP"/>
                </w:rPr>
                <w:t>E</w:t>
              </w:r>
            </w:ins>
          </w:p>
        </w:tc>
      </w:tr>
      <w:tr w:rsidR="009A1469" w:rsidRPr="009A1469" w14:paraId="21BF769F" w14:textId="77777777" w:rsidTr="009A1469">
        <w:tblPrEx>
          <w:tblW w:w="14791" w:type="dxa"/>
          <w:tblCellMar>
            <w:left w:w="0" w:type="dxa"/>
            <w:right w:w="0" w:type="dxa"/>
          </w:tblCellMar>
          <w:tblPrExChange w:id="2492" w:author="Can Hong NGOC" w:date="2020-08-31T11:26:00Z">
            <w:tblPrEx>
              <w:tblW w:w="16339" w:type="dxa"/>
              <w:tblCellMar>
                <w:left w:w="0" w:type="dxa"/>
                <w:right w:w="0" w:type="dxa"/>
              </w:tblCellMar>
            </w:tblPrEx>
          </w:tblPrExChange>
        </w:tblPrEx>
        <w:trPr>
          <w:trHeight w:val="347"/>
          <w:ins w:id="2493" w:author="Can Hong NGOC" w:date="2020-08-31T11:22:00Z"/>
          <w:trPrChange w:id="2494" w:author="Can Hong NGOC" w:date="2020-08-31T11:26:00Z">
            <w:trPr>
              <w:gridBefore w:val="1"/>
              <w:trHeight w:val="347"/>
            </w:trPr>
          </w:trPrChange>
        </w:trPr>
        <w:tc>
          <w:tcPr>
            <w:tcW w:w="144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495" w:author="Can Hong NGOC" w:date="2020-08-31T11:26:00Z">
              <w:tcPr>
                <w:tcW w:w="1483"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370D3D6" w14:textId="77777777" w:rsidR="009A1469" w:rsidRPr="009A1469" w:rsidRDefault="009A1469" w:rsidP="009A1469">
            <w:pPr>
              <w:widowControl/>
              <w:overflowPunct/>
              <w:autoSpaceDE/>
              <w:autoSpaceDN/>
              <w:adjustRightInd/>
              <w:textAlignment w:val="auto"/>
              <w:rPr>
                <w:ins w:id="2496" w:author="Can Hong NGOC" w:date="2020-08-31T11:22:00Z"/>
                <w:sz w:val="24"/>
                <w:szCs w:val="24"/>
                <w:lang w:val="en-US" w:eastAsia="ja-JP"/>
              </w:rPr>
            </w:pPr>
            <w:ins w:id="2497" w:author="Can Hong NGOC" w:date="2020-08-31T11:22:00Z">
              <w:r w:rsidRPr="009A1469">
                <w:rPr>
                  <w:rFonts w:ascii="Arial" w:hAnsi="Arial" w:cs="Arial"/>
                  <w:b/>
                  <w:bCs/>
                  <w:sz w:val="22"/>
                  <w:szCs w:val="22"/>
                  <w:lang w:val="en-US" w:eastAsia="ja-JP"/>
                </w:rPr>
                <w:t>VK.I002</w:t>
              </w:r>
            </w:ins>
          </w:p>
        </w:tc>
        <w:tc>
          <w:tcPr>
            <w:tcW w:w="232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498" w:author="Can Hong NGOC" w:date="2020-08-31T11:26:00Z">
              <w:tcPr>
                <w:tcW w:w="244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A7BBF77" w14:textId="77777777" w:rsidR="009A1469" w:rsidRPr="009A1469" w:rsidRDefault="009A1469" w:rsidP="009A1469">
            <w:pPr>
              <w:widowControl/>
              <w:overflowPunct/>
              <w:autoSpaceDE/>
              <w:autoSpaceDN/>
              <w:adjustRightInd/>
              <w:textAlignment w:val="auto"/>
              <w:rPr>
                <w:ins w:id="2499" w:author="Can Hong NGOC" w:date="2020-08-31T11:22:00Z"/>
                <w:sz w:val="24"/>
                <w:szCs w:val="24"/>
                <w:lang w:val="en-US" w:eastAsia="ja-JP"/>
              </w:rPr>
            </w:pPr>
            <w:ins w:id="2500" w:author="Can Hong NGOC" w:date="2020-08-31T11:22:00Z">
              <w:r w:rsidRPr="009A1469">
                <w:rPr>
                  <w:rFonts w:ascii="Arial" w:hAnsi="Arial" w:cs="Arial"/>
                  <w:sz w:val="22"/>
                  <w:szCs w:val="22"/>
                  <w:lang w:val="en-US" w:eastAsia="ja-JP"/>
                </w:rPr>
                <w:t>Tiến hành cuộc họp khởi động dự án</w:t>
              </w:r>
            </w:ins>
          </w:p>
        </w:tc>
        <w:tc>
          <w:tcPr>
            <w:tcW w:w="437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01" w:author="Can Hong NGOC" w:date="2020-08-31T11:26:00Z">
              <w:tcPr>
                <w:tcW w:w="460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86D027D" w14:textId="77777777" w:rsidR="009A1469" w:rsidRPr="009A1469" w:rsidRDefault="009A1469" w:rsidP="009A1469">
            <w:pPr>
              <w:widowControl/>
              <w:overflowPunct/>
              <w:autoSpaceDE/>
              <w:autoSpaceDN/>
              <w:adjustRightInd/>
              <w:textAlignment w:val="auto"/>
              <w:rPr>
                <w:ins w:id="2502" w:author="Can Hong NGOC" w:date="2020-08-31T11:22:00Z"/>
                <w:sz w:val="24"/>
                <w:szCs w:val="24"/>
                <w:lang w:val="en-US" w:eastAsia="ja-JP"/>
              </w:rPr>
            </w:pPr>
            <w:ins w:id="2503" w:author="Can Hong NGOC" w:date="2020-08-31T11:22:00Z">
              <w:r w:rsidRPr="009A1469">
                <w:rPr>
                  <w:rFonts w:ascii="Arial" w:hAnsi="Arial" w:cs="Arial"/>
                  <w:sz w:val="22"/>
                  <w:szCs w:val="22"/>
                  <w:lang w:val="en-US" w:eastAsia="ja-JP"/>
                </w:rPr>
                <w:t xml:space="preserve">Chính thức bắt đầu dự án sau khi Finastra và nhóm Khách hàng xem xét và đưa ra Kế hoạch quản lý dự án </w:t>
              </w:r>
              <w:r w:rsidRPr="009A1469">
                <w:rPr>
                  <w:rFonts w:ascii="Arial" w:hAnsi="Arial" w:cs="Arial"/>
                  <w:sz w:val="22"/>
                  <w:szCs w:val="22"/>
                  <w:lang w:val="en-US" w:eastAsia="ja-JP"/>
                </w:rPr>
                <w:lastRenderedPageBreak/>
                <w:t>(PMP) bao gồm cả kế hoạch dự án .mpp cuối cùng.</w:t>
              </w:r>
            </w:ins>
          </w:p>
          <w:p w14:paraId="5905291C" w14:textId="77777777" w:rsidR="009A1469" w:rsidRPr="009A1469" w:rsidRDefault="009A1469" w:rsidP="009A1469">
            <w:pPr>
              <w:widowControl/>
              <w:overflowPunct/>
              <w:autoSpaceDE/>
              <w:autoSpaceDN/>
              <w:adjustRightInd/>
              <w:textAlignment w:val="auto"/>
              <w:rPr>
                <w:ins w:id="2504" w:author="Can Hong NGOC" w:date="2020-08-31T11:22:00Z"/>
                <w:sz w:val="24"/>
                <w:szCs w:val="24"/>
                <w:lang w:val="en-US" w:eastAsia="ja-JP"/>
              </w:rPr>
            </w:pPr>
            <w:ins w:id="2505" w:author="Can Hong NGOC" w:date="2020-08-31T11:22:00Z">
              <w:r w:rsidRPr="009A1469">
                <w:rPr>
                  <w:rFonts w:ascii="Arial" w:hAnsi="Arial" w:cs="Arial"/>
                  <w:sz w:val="22"/>
                  <w:szCs w:val="22"/>
                  <w:lang w:val="en-US" w:eastAsia="ja-JP"/>
                </w:rPr>
                <w:t>PMP sẽ bao gồm phạm vi dự án, lịch trình dự án, kế hoạch nguồn lực và quản trị.</w:t>
              </w:r>
            </w:ins>
          </w:p>
        </w:tc>
        <w:tc>
          <w:tcPr>
            <w:tcW w:w="282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06" w:author="Can Hong NGOC" w:date="2020-08-31T11:26:00Z">
              <w:tcPr>
                <w:tcW w:w="3004" w:type="dxa"/>
                <w:gridSpan w:val="3"/>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606FDC0" w14:textId="77777777" w:rsidR="009A1469" w:rsidRPr="009A1469" w:rsidRDefault="009A1469" w:rsidP="009A1469">
            <w:pPr>
              <w:widowControl/>
              <w:overflowPunct/>
              <w:autoSpaceDE/>
              <w:autoSpaceDN/>
              <w:adjustRightInd/>
              <w:textAlignment w:val="auto"/>
              <w:rPr>
                <w:ins w:id="2507" w:author="Can Hong NGOC" w:date="2020-08-31T11:22:00Z"/>
                <w:sz w:val="24"/>
                <w:szCs w:val="24"/>
                <w:lang w:val="en-US" w:eastAsia="ja-JP"/>
              </w:rPr>
            </w:pPr>
            <w:ins w:id="2508" w:author="Can Hong NGOC" w:date="2020-08-31T11:22:00Z">
              <w:r w:rsidRPr="009A1469">
                <w:rPr>
                  <w:rFonts w:ascii="Arial" w:hAnsi="Arial" w:cs="Arial"/>
                  <w:sz w:val="22"/>
                  <w:szCs w:val="22"/>
                  <w:lang w:val="en-US" w:eastAsia="ja-JP"/>
                </w:rPr>
                <w:lastRenderedPageBreak/>
                <w:t>ID002 Kế hoạch quản lý dự án</w:t>
              </w:r>
            </w:ins>
          </w:p>
        </w:tc>
        <w:tc>
          <w:tcPr>
            <w:tcW w:w="138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09" w:author="Can Hong NGOC" w:date="2020-08-31T11:26:00Z">
              <w:tcPr>
                <w:tcW w:w="144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5417BC7" w14:textId="77777777" w:rsidR="009A1469" w:rsidRPr="009A1469" w:rsidRDefault="009A1469" w:rsidP="009A1469">
            <w:pPr>
              <w:widowControl/>
              <w:overflowPunct/>
              <w:autoSpaceDE/>
              <w:autoSpaceDN/>
              <w:adjustRightInd/>
              <w:textAlignment w:val="auto"/>
              <w:rPr>
                <w:ins w:id="2510" w:author="Can Hong NGOC" w:date="2020-08-31T11:22:00Z"/>
                <w:sz w:val="24"/>
                <w:szCs w:val="24"/>
                <w:lang w:val="en-US" w:eastAsia="ja-JP"/>
              </w:rPr>
            </w:pPr>
            <w:ins w:id="2511" w:author="Can Hong NGOC" w:date="2020-08-31T11:22:00Z">
              <w:r w:rsidRPr="009A1469">
                <w:rPr>
                  <w:rFonts w:ascii="Arial" w:hAnsi="Arial" w:cs="Arial"/>
                  <w:sz w:val="22"/>
                  <w:szCs w:val="22"/>
                  <w:lang w:val="en-US" w:eastAsia="ja-JP"/>
                </w:rPr>
                <w:t>Tài liệu</w:t>
              </w:r>
            </w:ins>
          </w:p>
        </w:tc>
        <w:tc>
          <w:tcPr>
            <w:tcW w:w="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512" w:author="Can Hong NGOC" w:date="2020-08-31T11:26:00Z">
              <w:tcPr>
                <w:tcW w:w="864"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7C3650A4" w14:textId="77777777" w:rsidR="009A1469" w:rsidRPr="009A1469" w:rsidRDefault="009A1469" w:rsidP="009A1469">
            <w:pPr>
              <w:widowControl/>
              <w:overflowPunct/>
              <w:autoSpaceDE/>
              <w:autoSpaceDN/>
              <w:adjustRightInd/>
              <w:jc w:val="center"/>
              <w:textAlignment w:val="auto"/>
              <w:rPr>
                <w:ins w:id="2513" w:author="Can Hong NGOC" w:date="2020-08-31T11:22:00Z"/>
                <w:sz w:val="24"/>
                <w:szCs w:val="24"/>
                <w:lang w:val="en-US" w:eastAsia="ja-JP"/>
              </w:rPr>
            </w:pPr>
            <w:ins w:id="2514" w:author="Can Hong NGOC" w:date="2020-08-31T11:22:00Z">
              <w:r w:rsidRPr="009A1469">
                <w:rPr>
                  <w:rFonts w:ascii="Arial" w:hAnsi="Arial" w:cs="Arial"/>
                  <w:sz w:val="22"/>
                  <w:szCs w:val="22"/>
                  <w:lang w:val="en-US" w:eastAsia="ja-JP"/>
                </w:rPr>
                <w:t>E</w:t>
              </w:r>
            </w:ins>
          </w:p>
        </w:tc>
        <w:tc>
          <w:tcPr>
            <w:tcW w:w="119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515" w:author="Can Hong NGOC" w:date="2020-08-31T11:26:00Z">
              <w:tcPr>
                <w:tcW w:w="124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AC08B21" w14:textId="77777777" w:rsidR="009A1469" w:rsidRPr="009A1469" w:rsidRDefault="009A1469" w:rsidP="009A1469">
            <w:pPr>
              <w:widowControl/>
              <w:overflowPunct/>
              <w:autoSpaceDE/>
              <w:autoSpaceDN/>
              <w:adjustRightInd/>
              <w:jc w:val="center"/>
              <w:textAlignment w:val="auto"/>
              <w:rPr>
                <w:ins w:id="2516" w:author="Can Hong NGOC" w:date="2020-08-31T11:22:00Z"/>
                <w:sz w:val="24"/>
                <w:szCs w:val="24"/>
                <w:lang w:val="en-US" w:eastAsia="ja-JP"/>
              </w:rPr>
            </w:pPr>
            <w:ins w:id="2517" w:author="Can Hong NGOC" w:date="2020-08-31T11:22:00Z">
              <w:r w:rsidRPr="009A1469">
                <w:rPr>
                  <w:rFonts w:ascii="Arial" w:hAnsi="Arial" w:cs="Arial"/>
                  <w:sz w:val="22"/>
                  <w:szCs w:val="22"/>
                  <w:lang w:val="en-US" w:eastAsia="ja-JP"/>
                </w:rPr>
                <w:t>S</w:t>
              </w:r>
            </w:ins>
          </w:p>
        </w:tc>
        <w:tc>
          <w:tcPr>
            <w:tcW w:w="12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518" w:author="Can Hong NGOC" w:date="2020-08-31T11:26:00Z">
              <w:tcPr>
                <w:tcW w:w="124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7A64C06" w14:textId="77777777" w:rsidR="009A1469" w:rsidRPr="009A1469" w:rsidRDefault="009A1469" w:rsidP="009A1469">
            <w:pPr>
              <w:widowControl/>
              <w:overflowPunct/>
              <w:autoSpaceDE/>
              <w:autoSpaceDN/>
              <w:adjustRightInd/>
              <w:jc w:val="center"/>
              <w:textAlignment w:val="auto"/>
              <w:rPr>
                <w:ins w:id="2519" w:author="Can Hong NGOC" w:date="2020-08-31T11:22:00Z"/>
                <w:sz w:val="24"/>
                <w:szCs w:val="24"/>
                <w:lang w:val="en-US" w:eastAsia="ja-JP"/>
              </w:rPr>
            </w:pPr>
            <w:ins w:id="2520" w:author="Can Hong NGOC" w:date="2020-08-31T11:22:00Z">
              <w:r w:rsidRPr="009A1469">
                <w:rPr>
                  <w:rFonts w:ascii="Arial" w:hAnsi="Arial" w:cs="Arial"/>
                  <w:sz w:val="22"/>
                  <w:szCs w:val="22"/>
                  <w:lang w:val="en-US" w:eastAsia="ja-JP"/>
                </w:rPr>
                <w:t>E</w:t>
              </w:r>
            </w:ins>
          </w:p>
        </w:tc>
      </w:tr>
      <w:tr w:rsidR="009A1469" w:rsidRPr="009A1469" w14:paraId="5EF49293" w14:textId="77777777" w:rsidTr="009A1469">
        <w:trPr>
          <w:trHeight w:val="347"/>
          <w:ins w:id="2521" w:author="Can Hong NGOC" w:date="2020-08-31T11:22:00Z"/>
        </w:trPr>
        <w:tc>
          <w:tcPr>
            <w:tcW w:w="144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49366F94" w14:textId="77777777" w:rsidR="009A1469" w:rsidRPr="009A1469" w:rsidRDefault="009A1469" w:rsidP="009A1469">
            <w:pPr>
              <w:widowControl/>
              <w:overflowPunct/>
              <w:autoSpaceDE/>
              <w:autoSpaceDN/>
              <w:adjustRightInd/>
              <w:textAlignment w:val="auto"/>
              <w:rPr>
                <w:ins w:id="2522" w:author="Can Hong NGOC" w:date="2020-08-31T11:22:00Z"/>
                <w:sz w:val="24"/>
                <w:szCs w:val="24"/>
                <w:lang w:val="en-US" w:eastAsia="ja-JP"/>
              </w:rPr>
            </w:pPr>
            <w:ins w:id="2523" w:author="Can Hong NGOC" w:date="2020-08-31T11:22:00Z">
              <w:r w:rsidRPr="009A1469">
                <w:rPr>
                  <w:rFonts w:ascii="Arial" w:hAnsi="Arial" w:cs="Arial"/>
                  <w:b/>
                  <w:bCs/>
                  <w:sz w:val="22"/>
                  <w:szCs w:val="22"/>
                  <w:lang w:val="en-US" w:eastAsia="ja-JP"/>
                </w:rPr>
                <w:t>VK.I003</w:t>
              </w:r>
            </w:ins>
          </w:p>
        </w:tc>
        <w:tc>
          <w:tcPr>
            <w:tcW w:w="232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486354FC" w14:textId="77777777" w:rsidR="009A1469" w:rsidRPr="009A1469" w:rsidRDefault="009A1469" w:rsidP="009A1469">
            <w:pPr>
              <w:widowControl/>
              <w:overflowPunct/>
              <w:autoSpaceDE/>
              <w:autoSpaceDN/>
              <w:adjustRightInd/>
              <w:textAlignment w:val="auto"/>
              <w:rPr>
                <w:ins w:id="2524" w:author="Can Hong NGOC" w:date="2020-08-31T11:22:00Z"/>
                <w:sz w:val="24"/>
                <w:szCs w:val="24"/>
                <w:lang w:val="en-US" w:eastAsia="ja-JP"/>
              </w:rPr>
            </w:pPr>
            <w:ins w:id="2525" w:author="Can Hong NGOC" w:date="2020-08-31T11:22:00Z">
              <w:r w:rsidRPr="009A1469">
                <w:rPr>
                  <w:rFonts w:ascii="Arial" w:hAnsi="Arial" w:cs="Arial"/>
                  <w:sz w:val="22"/>
                  <w:szCs w:val="22"/>
                  <w:lang w:val="en-US" w:eastAsia="ja-JP"/>
                </w:rPr>
                <w:t>Thiết lập môi trường đào tạo MAPS</w:t>
              </w:r>
            </w:ins>
          </w:p>
        </w:tc>
        <w:tc>
          <w:tcPr>
            <w:tcW w:w="437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25C027AF" w14:textId="77777777" w:rsidR="009A1469" w:rsidRPr="009A1469" w:rsidRDefault="009A1469" w:rsidP="009A1469">
            <w:pPr>
              <w:widowControl/>
              <w:overflowPunct/>
              <w:autoSpaceDE/>
              <w:autoSpaceDN/>
              <w:adjustRightInd/>
              <w:textAlignment w:val="auto"/>
              <w:rPr>
                <w:ins w:id="2526" w:author="Can Hong NGOC" w:date="2020-08-31T11:22:00Z"/>
                <w:sz w:val="24"/>
                <w:szCs w:val="24"/>
                <w:lang w:val="en-US" w:eastAsia="ja-JP"/>
              </w:rPr>
            </w:pPr>
            <w:ins w:id="2527" w:author="Can Hong NGOC" w:date="2020-08-31T11:22:00Z">
              <w:r w:rsidRPr="009A1469">
                <w:rPr>
                  <w:rFonts w:ascii="Arial" w:hAnsi="Arial" w:cs="Arial"/>
                  <w:sz w:val="22"/>
                  <w:szCs w:val="22"/>
                  <w:lang w:val="en-US" w:eastAsia="ja-JP"/>
                </w:rPr>
                <w:t>Finastra để thiết lập MAPS trên môi trường đào tạo:</w:t>
              </w:r>
            </w:ins>
          </w:p>
          <w:p w14:paraId="57BF19C6" w14:textId="77777777" w:rsidR="009A1469" w:rsidRPr="009A1469" w:rsidRDefault="009A1469" w:rsidP="009A1469">
            <w:pPr>
              <w:widowControl/>
              <w:overflowPunct/>
              <w:autoSpaceDE/>
              <w:autoSpaceDN/>
              <w:adjustRightInd/>
              <w:textAlignment w:val="auto"/>
              <w:rPr>
                <w:ins w:id="2528" w:author="Can Hong NGOC" w:date="2020-08-31T11:22:00Z"/>
                <w:sz w:val="24"/>
                <w:szCs w:val="24"/>
                <w:lang w:val="en-US" w:eastAsia="ja-JP"/>
              </w:rPr>
            </w:pPr>
            <w:ins w:id="2529" w:author="Can Hong NGOC" w:date="2020-08-31T11:22:00Z">
              <w:r w:rsidRPr="009A1469">
                <w:rPr>
                  <w:rFonts w:ascii="Arial" w:hAnsi="Arial" w:cs="Arial"/>
                  <w:sz w:val="22"/>
                  <w:szCs w:val="22"/>
                  <w:lang w:val="en-US" w:eastAsia="ja-JP"/>
                </w:rPr>
                <w:t>cài đặt các thành phần sản phẩm (Máy chủ, Cơ sở dữ liệu, Máy khách)</w:t>
              </w:r>
            </w:ins>
          </w:p>
          <w:p w14:paraId="594C996B" w14:textId="77777777" w:rsidR="009A1469" w:rsidRPr="009A1469" w:rsidRDefault="009A1469" w:rsidP="009A1469">
            <w:pPr>
              <w:widowControl/>
              <w:overflowPunct/>
              <w:autoSpaceDE/>
              <w:autoSpaceDN/>
              <w:adjustRightInd/>
              <w:textAlignment w:val="auto"/>
              <w:rPr>
                <w:ins w:id="2530" w:author="Can Hong NGOC" w:date="2020-08-31T11:22:00Z"/>
                <w:sz w:val="24"/>
                <w:szCs w:val="24"/>
                <w:lang w:val="en-US" w:eastAsia="ja-JP"/>
              </w:rPr>
            </w:pPr>
            <w:ins w:id="2531" w:author="Can Hong NGOC" w:date="2020-08-31T11:22:00Z">
              <w:r w:rsidRPr="009A1469">
                <w:rPr>
                  <w:rFonts w:ascii="Arial" w:hAnsi="Arial" w:cs="Arial"/>
                  <w:sz w:val="22"/>
                  <w:szCs w:val="22"/>
                  <w:lang w:val="en-US" w:eastAsia="ja-JP"/>
                </w:rPr>
                <w:t>tải dữ liệu Mô hình ứng dụng</w:t>
              </w:r>
            </w:ins>
          </w:p>
        </w:tc>
        <w:tc>
          <w:tcPr>
            <w:tcW w:w="282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6AA68B90" w14:textId="77777777" w:rsidR="009A1469" w:rsidRPr="009A1469" w:rsidRDefault="009A1469" w:rsidP="009A1469">
            <w:pPr>
              <w:widowControl/>
              <w:overflowPunct/>
              <w:autoSpaceDE/>
              <w:autoSpaceDN/>
              <w:adjustRightInd/>
              <w:textAlignment w:val="auto"/>
              <w:rPr>
                <w:ins w:id="2532" w:author="Can Hong NGOC" w:date="2020-08-31T11:22:00Z"/>
                <w:sz w:val="24"/>
                <w:szCs w:val="24"/>
                <w:lang w:val="en-US" w:eastAsia="ja-JP"/>
              </w:rPr>
            </w:pPr>
            <w:ins w:id="2533" w:author="Can Hong NGOC" w:date="2020-08-31T11:22:00Z">
              <w:r w:rsidRPr="009A1469">
                <w:rPr>
                  <w:rFonts w:ascii="Arial" w:hAnsi="Arial" w:cs="Arial"/>
                  <w:sz w:val="22"/>
                  <w:szCs w:val="22"/>
                  <w:lang w:val="en-US" w:eastAsia="ja-JP"/>
                </w:rPr>
                <w:t>Môi trường đào tạo ID003 MAPS đã sẵn sàng</w:t>
              </w:r>
            </w:ins>
          </w:p>
        </w:tc>
        <w:tc>
          <w:tcPr>
            <w:tcW w:w="138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12451085" w14:textId="77777777" w:rsidR="009A1469" w:rsidRPr="009A1469" w:rsidRDefault="009A1469" w:rsidP="009A1469">
            <w:pPr>
              <w:widowControl/>
              <w:overflowPunct/>
              <w:autoSpaceDE/>
              <w:autoSpaceDN/>
              <w:adjustRightInd/>
              <w:textAlignment w:val="auto"/>
              <w:rPr>
                <w:ins w:id="2534" w:author="Can Hong NGOC" w:date="2020-08-31T11:22:00Z"/>
                <w:sz w:val="24"/>
                <w:szCs w:val="24"/>
                <w:lang w:val="en-US" w:eastAsia="ja-JP"/>
              </w:rPr>
            </w:pPr>
            <w:ins w:id="2535" w:author="Can Hong NGOC" w:date="2020-08-31T11:22:00Z">
              <w:r w:rsidRPr="009A1469">
                <w:rPr>
                  <w:rFonts w:ascii="Arial" w:hAnsi="Arial" w:cs="Arial"/>
                  <w:sz w:val="22"/>
                  <w:szCs w:val="22"/>
                  <w:lang w:val="en-US" w:eastAsia="ja-JP"/>
                </w:rPr>
                <w:t>Cấu hình</w:t>
              </w:r>
            </w:ins>
          </w:p>
        </w:tc>
        <w:tc>
          <w:tcPr>
            <w:tcW w:w="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7E9785CB" w14:textId="77777777" w:rsidR="009A1469" w:rsidRPr="009A1469" w:rsidRDefault="009A1469" w:rsidP="009A1469">
            <w:pPr>
              <w:widowControl/>
              <w:overflowPunct/>
              <w:autoSpaceDE/>
              <w:autoSpaceDN/>
              <w:adjustRightInd/>
              <w:jc w:val="center"/>
              <w:textAlignment w:val="auto"/>
              <w:rPr>
                <w:ins w:id="2536" w:author="Can Hong NGOC" w:date="2020-08-31T11:22:00Z"/>
                <w:sz w:val="24"/>
                <w:szCs w:val="24"/>
                <w:lang w:val="en-US" w:eastAsia="ja-JP"/>
              </w:rPr>
            </w:pPr>
            <w:ins w:id="2537" w:author="Can Hong NGOC" w:date="2020-08-31T11:22:00Z">
              <w:r w:rsidRPr="009A1469">
                <w:rPr>
                  <w:rFonts w:ascii="Arial" w:hAnsi="Arial" w:cs="Arial"/>
                  <w:sz w:val="22"/>
                  <w:szCs w:val="22"/>
                  <w:lang w:val="en-US" w:eastAsia="ja-JP"/>
                </w:rPr>
                <w:t>E</w:t>
              </w:r>
            </w:ins>
          </w:p>
        </w:tc>
        <w:tc>
          <w:tcPr>
            <w:tcW w:w="11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15F4C7E4" w14:textId="77777777" w:rsidR="009A1469" w:rsidRPr="009A1469" w:rsidRDefault="009A1469" w:rsidP="009A1469">
            <w:pPr>
              <w:widowControl/>
              <w:overflowPunct/>
              <w:autoSpaceDE/>
              <w:autoSpaceDN/>
              <w:adjustRightInd/>
              <w:jc w:val="center"/>
              <w:textAlignment w:val="auto"/>
              <w:rPr>
                <w:ins w:id="2538" w:author="Can Hong NGOC" w:date="2020-08-31T11:22:00Z"/>
                <w:sz w:val="24"/>
                <w:szCs w:val="24"/>
                <w:lang w:val="en-US" w:eastAsia="ja-JP"/>
              </w:rPr>
            </w:pPr>
            <w:ins w:id="2539" w:author="Can Hong NGOC" w:date="2020-08-31T11:22:00Z">
              <w:r w:rsidRPr="009A1469">
                <w:rPr>
                  <w:rFonts w:ascii="Arial" w:hAnsi="Arial" w:cs="Arial"/>
                  <w:sz w:val="22"/>
                  <w:szCs w:val="22"/>
                  <w:lang w:val="en-US" w:eastAsia="ja-JP"/>
                </w:rPr>
                <w:t>S</w:t>
              </w:r>
            </w:ins>
          </w:p>
        </w:tc>
        <w:tc>
          <w:tcPr>
            <w:tcW w:w="12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6AA53524" w14:textId="77777777" w:rsidR="009A1469" w:rsidRPr="009A1469" w:rsidRDefault="009A1469" w:rsidP="009A1469">
            <w:pPr>
              <w:widowControl/>
              <w:overflowPunct/>
              <w:autoSpaceDE/>
              <w:autoSpaceDN/>
              <w:adjustRightInd/>
              <w:jc w:val="center"/>
              <w:textAlignment w:val="auto"/>
              <w:rPr>
                <w:ins w:id="2540" w:author="Can Hong NGOC" w:date="2020-08-31T11:22:00Z"/>
                <w:sz w:val="24"/>
                <w:szCs w:val="24"/>
                <w:lang w:val="en-US" w:eastAsia="ja-JP"/>
              </w:rPr>
            </w:pPr>
            <w:ins w:id="2541" w:author="Can Hong NGOC" w:date="2020-08-31T11:22:00Z">
              <w:r w:rsidRPr="009A1469">
                <w:rPr>
                  <w:rFonts w:ascii="Arial" w:hAnsi="Arial" w:cs="Arial"/>
                  <w:lang w:val="en-US" w:eastAsia="ja-JP"/>
                </w:rPr>
                <w:t> </w:t>
              </w:r>
            </w:ins>
          </w:p>
        </w:tc>
      </w:tr>
      <w:tr w:rsidR="009A1469" w:rsidRPr="009A1469" w14:paraId="5DE38500" w14:textId="77777777" w:rsidTr="009A1469">
        <w:tblPrEx>
          <w:tblW w:w="14791" w:type="dxa"/>
          <w:tblCellMar>
            <w:left w:w="0" w:type="dxa"/>
            <w:right w:w="0" w:type="dxa"/>
          </w:tblCellMar>
          <w:tblPrExChange w:id="2542" w:author="Can Hong NGOC" w:date="2020-08-31T11:26:00Z">
            <w:tblPrEx>
              <w:tblW w:w="16339" w:type="dxa"/>
              <w:tblCellMar>
                <w:left w:w="0" w:type="dxa"/>
                <w:right w:w="0" w:type="dxa"/>
              </w:tblCellMar>
            </w:tblPrEx>
          </w:tblPrExChange>
        </w:tblPrEx>
        <w:trPr>
          <w:trHeight w:val="347"/>
          <w:ins w:id="2543" w:author="Can Hong NGOC" w:date="2020-08-31T11:22:00Z"/>
          <w:trPrChange w:id="2544" w:author="Can Hong NGOC" w:date="2020-08-31T11:26:00Z">
            <w:trPr>
              <w:gridBefore w:val="1"/>
              <w:trHeight w:val="347"/>
            </w:trPr>
          </w:trPrChange>
        </w:trPr>
        <w:tc>
          <w:tcPr>
            <w:tcW w:w="144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45" w:author="Can Hong NGOC" w:date="2020-08-31T11:26:00Z">
              <w:tcPr>
                <w:tcW w:w="1483"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7A7EBD7" w14:textId="77777777" w:rsidR="009A1469" w:rsidRPr="009A1469" w:rsidRDefault="009A1469" w:rsidP="009A1469">
            <w:pPr>
              <w:widowControl/>
              <w:overflowPunct/>
              <w:autoSpaceDE/>
              <w:autoSpaceDN/>
              <w:adjustRightInd/>
              <w:textAlignment w:val="auto"/>
              <w:rPr>
                <w:ins w:id="2546" w:author="Can Hong NGOC" w:date="2020-08-31T11:22:00Z"/>
                <w:sz w:val="24"/>
                <w:szCs w:val="24"/>
                <w:lang w:val="en-US" w:eastAsia="ja-JP"/>
              </w:rPr>
            </w:pPr>
            <w:ins w:id="2547" w:author="Can Hong NGOC" w:date="2020-08-31T11:22:00Z">
              <w:r w:rsidRPr="009A1469">
                <w:rPr>
                  <w:rFonts w:ascii="Arial" w:hAnsi="Arial" w:cs="Arial"/>
                  <w:b/>
                  <w:bCs/>
                  <w:sz w:val="22"/>
                  <w:szCs w:val="22"/>
                  <w:lang w:val="en-US" w:eastAsia="ja-JP"/>
                </w:rPr>
                <w:t>VK.I004</w:t>
              </w:r>
            </w:ins>
          </w:p>
        </w:tc>
        <w:tc>
          <w:tcPr>
            <w:tcW w:w="232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48" w:author="Can Hong NGOC" w:date="2020-08-31T11:26:00Z">
              <w:tcPr>
                <w:tcW w:w="244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00F7A29" w14:textId="77777777" w:rsidR="009A1469" w:rsidRPr="009A1469" w:rsidRDefault="009A1469" w:rsidP="009A1469">
            <w:pPr>
              <w:widowControl/>
              <w:overflowPunct/>
              <w:autoSpaceDE/>
              <w:autoSpaceDN/>
              <w:adjustRightInd/>
              <w:textAlignment w:val="auto"/>
              <w:rPr>
                <w:ins w:id="2549" w:author="Can Hong NGOC" w:date="2020-08-31T11:22:00Z"/>
                <w:sz w:val="24"/>
                <w:szCs w:val="24"/>
                <w:lang w:val="en-US" w:eastAsia="ja-JP"/>
              </w:rPr>
            </w:pPr>
            <w:ins w:id="2550" w:author="Can Hong NGOC" w:date="2020-08-31T11:22:00Z">
              <w:r w:rsidRPr="009A1469">
                <w:rPr>
                  <w:rFonts w:ascii="Arial" w:hAnsi="Arial" w:cs="Arial"/>
                  <w:sz w:val="22"/>
                  <w:szCs w:val="22"/>
                  <w:lang w:val="en-US" w:eastAsia="ja-JP"/>
                </w:rPr>
                <w:t>Cung cấp Phần mềm Finastra (bao gồm sách hướng dẫn)</w:t>
              </w:r>
            </w:ins>
          </w:p>
        </w:tc>
        <w:tc>
          <w:tcPr>
            <w:tcW w:w="437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51" w:author="Can Hong NGOC" w:date="2020-08-31T11:26:00Z">
              <w:tcPr>
                <w:tcW w:w="460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CCE55AD" w14:textId="77777777" w:rsidR="009A1469" w:rsidRPr="009A1469" w:rsidRDefault="009A1469" w:rsidP="009A1469">
            <w:pPr>
              <w:widowControl/>
              <w:overflowPunct/>
              <w:autoSpaceDE/>
              <w:autoSpaceDN/>
              <w:adjustRightInd/>
              <w:textAlignment w:val="auto"/>
              <w:rPr>
                <w:ins w:id="2552" w:author="Can Hong NGOC" w:date="2020-08-31T11:22:00Z"/>
                <w:sz w:val="24"/>
                <w:szCs w:val="24"/>
                <w:lang w:val="en-US" w:eastAsia="ja-JP"/>
              </w:rPr>
            </w:pPr>
            <w:ins w:id="2553" w:author="Can Hong NGOC" w:date="2020-08-31T11:22:00Z">
              <w:r w:rsidRPr="009A1469">
                <w:rPr>
                  <w:rFonts w:ascii="Arial" w:hAnsi="Arial" w:cs="Arial"/>
                  <w:sz w:val="22"/>
                  <w:szCs w:val="22"/>
                  <w:lang w:val="en-US" w:eastAsia="ja-JP"/>
                </w:rPr>
                <w:t>Cung cấp giấy phép phần mềm và hướng dẫn sử dụng</w:t>
              </w:r>
            </w:ins>
          </w:p>
        </w:tc>
        <w:tc>
          <w:tcPr>
            <w:tcW w:w="282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54" w:author="Can Hong NGOC" w:date="2020-08-31T11:26:00Z">
              <w:tcPr>
                <w:tcW w:w="3004" w:type="dxa"/>
                <w:gridSpan w:val="3"/>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2B9C56E" w14:textId="77777777" w:rsidR="009A1469" w:rsidRPr="009A1469" w:rsidRDefault="009A1469" w:rsidP="009A1469">
            <w:pPr>
              <w:widowControl/>
              <w:overflowPunct/>
              <w:autoSpaceDE/>
              <w:autoSpaceDN/>
              <w:adjustRightInd/>
              <w:textAlignment w:val="auto"/>
              <w:rPr>
                <w:ins w:id="2555" w:author="Can Hong NGOC" w:date="2020-08-31T11:22:00Z"/>
                <w:sz w:val="24"/>
                <w:szCs w:val="24"/>
                <w:lang w:val="en-US" w:eastAsia="ja-JP"/>
              </w:rPr>
            </w:pPr>
            <w:ins w:id="2556" w:author="Can Hong NGOC" w:date="2020-08-31T11:22:00Z">
              <w:r w:rsidRPr="009A1469">
                <w:rPr>
                  <w:rFonts w:ascii="Arial" w:hAnsi="Arial" w:cs="Arial"/>
                  <w:sz w:val="22"/>
                  <w:szCs w:val="22"/>
                  <w:lang w:val="en-US" w:eastAsia="ja-JP"/>
                </w:rPr>
                <w:t>ID004 Biên bản chấp nhận giao hàng SW đã ký</w:t>
              </w:r>
            </w:ins>
          </w:p>
        </w:tc>
        <w:tc>
          <w:tcPr>
            <w:tcW w:w="138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57" w:author="Can Hong NGOC" w:date="2020-08-31T11:26:00Z">
              <w:tcPr>
                <w:tcW w:w="144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BD80944" w14:textId="77777777" w:rsidR="009A1469" w:rsidRPr="009A1469" w:rsidRDefault="009A1469" w:rsidP="009A1469">
            <w:pPr>
              <w:widowControl/>
              <w:overflowPunct/>
              <w:autoSpaceDE/>
              <w:autoSpaceDN/>
              <w:adjustRightInd/>
              <w:textAlignment w:val="auto"/>
              <w:rPr>
                <w:ins w:id="2558" w:author="Can Hong NGOC" w:date="2020-08-31T11:22:00Z"/>
                <w:sz w:val="24"/>
                <w:szCs w:val="24"/>
                <w:lang w:val="en-US" w:eastAsia="ja-JP"/>
              </w:rPr>
            </w:pPr>
            <w:ins w:id="2559" w:author="Can Hong NGOC" w:date="2020-08-31T11:22:00Z">
              <w:r w:rsidRPr="009A1469">
                <w:rPr>
                  <w:rFonts w:ascii="Arial" w:hAnsi="Arial" w:cs="Arial"/>
                  <w:sz w:val="22"/>
                  <w:szCs w:val="22"/>
                  <w:lang w:val="en-US" w:eastAsia="ja-JP"/>
                </w:rPr>
                <w:t>Cài đặt</w:t>
              </w:r>
            </w:ins>
          </w:p>
        </w:tc>
        <w:tc>
          <w:tcPr>
            <w:tcW w:w="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560" w:author="Can Hong NGOC" w:date="2020-08-31T11:26:00Z">
              <w:tcPr>
                <w:tcW w:w="864"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9E85CBC" w14:textId="77777777" w:rsidR="009A1469" w:rsidRPr="009A1469" w:rsidRDefault="009A1469" w:rsidP="009A1469">
            <w:pPr>
              <w:widowControl/>
              <w:overflowPunct/>
              <w:autoSpaceDE/>
              <w:autoSpaceDN/>
              <w:adjustRightInd/>
              <w:jc w:val="center"/>
              <w:textAlignment w:val="auto"/>
              <w:rPr>
                <w:ins w:id="2561" w:author="Can Hong NGOC" w:date="2020-08-31T11:22:00Z"/>
                <w:sz w:val="24"/>
                <w:szCs w:val="24"/>
                <w:lang w:val="en-US" w:eastAsia="ja-JP"/>
              </w:rPr>
            </w:pPr>
            <w:ins w:id="2562" w:author="Can Hong NGOC" w:date="2020-08-31T11:22:00Z">
              <w:r w:rsidRPr="009A1469">
                <w:rPr>
                  <w:rFonts w:ascii="Arial" w:hAnsi="Arial" w:cs="Arial"/>
                  <w:sz w:val="22"/>
                  <w:szCs w:val="22"/>
                  <w:lang w:val="en-US" w:eastAsia="ja-JP"/>
                </w:rPr>
                <w:t>E</w:t>
              </w:r>
            </w:ins>
          </w:p>
        </w:tc>
        <w:tc>
          <w:tcPr>
            <w:tcW w:w="119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563" w:author="Can Hong NGOC" w:date="2020-08-31T11:26:00Z">
              <w:tcPr>
                <w:tcW w:w="124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23A4268" w14:textId="77777777" w:rsidR="009A1469" w:rsidRPr="009A1469" w:rsidRDefault="009A1469" w:rsidP="009A1469">
            <w:pPr>
              <w:widowControl/>
              <w:overflowPunct/>
              <w:autoSpaceDE/>
              <w:autoSpaceDN/>
              <w:adjustRightInd/>
              <w:jc w:val="center"/>
              <w:textAlignment w:val="auto"/>
              <w:rPr>
                <w:ins w:id="2564" w:author="Can Hong NGOC" w:date="2020-08-31T11:22:00Z"/>
                <w:sz w:val="24"/>
                <w:szCs w:val="24"/>
                <w:lang w:val="en-US" w:eastAsia="ja-JP"/>
              </w:rPr>
            </w:pPr>
            <w:ins w:id="2565" w:author="Can Hong NGOC" w:date="2020-08-31T11:22:00Z">
              <w:r w:rsidRPr="009A1469">
                <w:rPr>
                  <w:rFonts w:ascii="Arial" w:hAnsi="Arial" w:cs="Arial"/>
                  <w:lang w:val="en-US" w:eastAsia="ja-JP"/>
                </w:rPr>
                <w:t> </w:t>
              </w:r>
            </w:ins>
          </w:p>
        </w:tc>
        <w:tc>
          <w:tcPr>
            <w:tcW w:w="12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566" w:author="Can Hong NGOC" w:date="2020-08-31T11:26:00Z">
              <w:tcPr>
                <w:tcW w:w="124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0126CC6" w14:textId="77777777" w:rsidR="009A1469" w:rsidRPr="009A1469" w:rsidRDefault="009A1469" w:rsidP="009A1469">
            <w:pPr>
              <w:widowControl/>
              <w:overflowPunct/>
              <w:autoSpaceDE/>
              <w:autoSpaceDN/>
              <w:adjustRightInd/>
              <w:jc w:val="center"/>
              <w:textAlignment w:val="auto"/>
              <w:rPr>
                <w:ins w:id="2567" w:author="Can Hong NGOC" w:date="2020-08-31T11:22:00Z"/>
                <w:sz w:val="24"/>
                <w:szCs w:val="24"/>
                <w:lang w:val="en-US" w:eastAsia="ja-JP"/>
              </w:rPr>
            </w:pPr>
            <w:ins w:id="2568" w:author="Can Hong NGOC" w:date="2020-08-31T11:22:00Z">
              <w:r w:rsidRPr="009A1469">
                <w:rPr>
                  <w:rFonts w:ascii="Arial" w:hAnsi="Arial" w:cs="Arial"/>
                  <w:sz w:val="22"/>
                  <w:szCs w:val="22"/>
                  <w:lang w:val="en-US" w:eastAsia="ja-JP"/>
                </w:rPr>
                <w:t>S</w:t>
              </w:r>
            </w:ins>
          </w:p>
        </w:tc>
      </w:tr>
      <w:tr w:rsidR="009A1469" w:rsidRPr="009A1469" w14:paraId="096C1478" w14:textId="77777777" w:rsidTr="009A1469">
        <w:trPr>
          <w:trHeight w:val="347"/>
          <w:ins w:id="2569" w:author="Can Hong NGOC" w:date="2020-08-31T11:22:00Z"/>
        </w:trPr>
        <w:tc>
          <w:tcPr>
            <w:tcW w:w="144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7C723D1F" w14:textId="77777777" w:rsidR="009A1469" w:rsidRPr="009A1469" w:rsidRDefault="009A1469" w:rsidP="009A1469">
            <w:pPr>
              <w:widowControl/>
              <w:overflowPunct/>
              <w:autoSpaceDE/>
              <w:autoSpaceDN/>
              <w:adjustRightInd/>
              <w:textAlignment w:val="auto"/>
              <w:rPr>
                <w:ins w:id="2570" w:author="Can Hong NGOC" w:date="2020-08-31T11:22:00Z"/>
                <w:sz w:val="24"/>
                <w:szCs w:val="24"/>
                <w:lang w:val="en-US" w:eastAsia="ja-JP"/>
              </w:rPr>
            </w:pPr>
            <w:ins w:id="2571" w:author="Can Hong NGOC" w:date="2020-08-31T11:22:00Z">
              <w:r w:rsidRPr="009A1469">
                <w:rPr>
                  <w:rFonts w:ascii="Arial" w:hAnsi="Arial" w:cs="Arial"/>
                  <w:b/>
                  <w:bCs/>
                  <w:sz w:val="22"/>
                  <w:szCs w:val="22"/>
                  <w:lang w:val="en-US" w:eastAsia="ja-JP"/>
                </w:rPr>
                <w:t>VK.I005</w:t>
              </w:r>
            </w:ins>
          </w:p>
        </w:tc>
        <w:tc>
          <w:tcPr>
            <w:tcW w:w="232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459FB9DC" w14:textId="77777777" w:rsidR="009A1469" w:rsidRPr="009A1469" w:rsidRDefault="009A1469" w:rsidP="009A1469">
            <w:pPr>
              <w:widowControl/>
              <w:overflowPunct/>
              <w:autoSpaceDE/>
              <w:autoSpaceDN/>
              <w:adjustRightInd/>
              <w:textAlignment w:val="auto"/>
              <w:rPr>
                <w:ins w:id="2572" w:author="Can Hong NGOC" w:date="2020-08-31T11:22:00Z"/>
                <w:sz w:val="24"/>
                <w:szCs w:val="24"/>
                <w:lang w:val="en-US" w:eastAsia="ja-JP"/>
              </w:rPr>
            </w:pPr>
            <w:ins w:id="2573" w:author="Can Hong NGOC" w:date="2020-08-31T11:22:00Z">
              <w:r w:rsidRPr="009A1469">
                <w:rPr>
                  <w:rFonts w:ascii="Arial" w:hAnsi="Arial" w:cs="Arial"/>
                  <w:sz w:val="22"/>
                  <w:szCs w:val="22"/>
                  <w:lang w:val="en-US" w:eastAsia="ja-JP"/>
                </w:rPr>
                <w:t>Cung cấp tài liệu kiến ​​trúc giải pháp phần 1 cho môi trường Dev và SIT</w:t>
              </w:r>
            </w:ins>
          </w:p>
        </w:tc>
        <w:tc>
          <w:tcPr>
            <w:tcW w:w="437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1BAA0078" w14:textId="77777777" w:rsidR="009A1469" w:rsidRPr="009A1469" w:rsidRDefault="009A1469" w:rsidP="009A1469">
            <w:pPr>
              <w:widowControl/>
              <w:overflowPunct/>
              <w:autoSpaceDE/>
              <w:autoSpaceDN/>
              <w:adjustRightInd/>
              <w:textAlignment w:val="auto"/>
              <w:rPr>
                <w:ins w:id="2574" w:author="Can Hong NGOC" w:date="2020-08-31T11:22:00Z"/>
                <w:sz w:val="24"/>
                <w:szCs w:val="24"/>
                <w:lang w:val="en-US" w:eastAsia="ja-JP"/>
              </w:rPr>
            </w:pPr>
            <w:ins w:id="2575" w:author="Can Hong NGOC" w:date="2020-08-31T11:22:00Z">
              <w:r w:rsidRPr="009A1469">
                <w:rPr>
                  <w:rFonts w:ascii="Arial" w:hAnsi="Arial" w:cs="Arial"/>
                  <w:sz w:val="22"/>
                  <w:szCs w:val="22"/>
                  <w:lang w:val="en-US" w:eastAsia="ja-JP"/>
                </w:rPr>
                <w:t>Cung cấp tài liệu kiến ​​trúc giải pháp phần 1 cho môi trường Dev và SIT</w:t>
              </w:r>
            </w:ins>
          </w:p>
        </w:tc>
        <w:tc>
          <w:tcPr>
            <w:tcW w:w="282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63E0C360" w14:textId="77777777" w:rsidR="009A1469" w:rsidRPr="009A1469" w:rsidRDefault="009A1469" w:rsidP="009A1469">
            <w:pPr>
              <w:widowControl/>
              <w:overflowPunct/>
              <w:autoSpaceDE/>
              <w:autoSpaceDN/>
              <w:adjustRightInd/>
              <w:textAlignment w:val="auto"/>
              <w:rPr>
                <w:ins w:id="2576" w:author="Can Hong NGOC" w:date="2020-08-31T11:22:00Z"/>
                <w:sz w:val="24"/>
                <w:szCs w:val="24"/>
                <w:lang w:val="en-US" w:eastAsia="ja-JP"/>
              </w:rPr>
            </w:pPr>
            <w:ins w:id="2577" w:author="Can Hong NGOC" w:date="2020-08-31T11:22:00Z">
              <w:r w:rsidRPr="009A1469">
                <w:rPr>
                  <w:rFonts w:ascii="Arial" w:hAnsi="Arial" w:cs="Arial"/>
                  <w:sz w:val="22"/>
                  <w:szCs w:val="22"/>
                  <w:lang w:val="en-US" w:eastAsia="ja-JP"/>
                </w:rPr>
                <w:t>ID005 - Tài liệu kiến ​​trúc giải pháp phần 1 cho môi trường Dev và SIT</w:t>
              </w:r>
            </w:ins>
          </w:p>
        </w:tc>
        <w:tc>
          <w:tcPr>
            <w:tcW w:w="138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p w14:paraId="40B4142A" w14:textId="77777777" w:rsidR="009A1469" w:rsidRPr="009A1469" w:rsidRDefault="009A1469" w:rsidP="009A1469">
            <w:pPr>
              <w:widowControl/>
              <w:overflowPunct/>
              <w:autoSpaceDE/>
              <w:autoSpaceDN/>
              <w:adjustRightInd/>
              <w:textAlignment w:val="auto"/>
              <w:rPr>
                <w:ins w:id="2578" w:author="Can Hong NGOC" w:date="2020-08-31T11:22:00Z"/>
                <w:sz w:val="24"/>
                <w:szCs w:val="24"/>
                <w:lang w:val="en-US" w:eastAsia="ja-JP"/>
              </w:rPr>
            </w:pPr>
            <w:ins w:id="2579" w:author="Can Hong NGOC" w:date="2020-08-31T11:22:00Z">
              <w:r w:rsidRPr="009A1469">
                <w:rPr>
                  <w:rFonts w:ascii="Arial" w:hAnsi="Arial" w:cs="Arial"/>
                  <w:sz w:val="22"/>
                  <w:szCs w:val="22"/>
                  <w:lang w:val="en-US" w:eastAsia="ja-JP"/>
                </w:rPr>
                <w:t>Tài liệu</w:t>
              </w:r>
            </w:ins>
          </w:p>
        </w:tc>
        <w:tc>
          <w:tcPr>
            <w:tcW w:w="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57766460" w14:textId="77777777" w:rsidR="009A1469" w:rsidRPr="009A1469" w:rsidRDefault="009A1469" w:rsidP="009A1469">
            <w:pPr>
              <w:widowControl/>
              <w:overflowPunct/>
              <w:autoSpaceDE/>
              <w:autoSpaceDN/>
              <w:adjustRightInd/>
              <w:jc w:val="center"/>
              <w:textAlignment w:val="auto"/>
              <w:rPr>
                <w:ins w:id="2580" w:author="Can Hong NGOC" w:date="2020-08-31T11:22:00Z"/>
                <w:sz w:val="24"/>
                <w:szCs w:val="24"/>
                <w:lang w:val="en-US" w:eastAsia="ja-JP"/>
              </w:rPr>
            </w:pPr>
            <w:ins w:id="2581" w:author="Can Hong NGOC" w:date="2020-08-31T11:22:00Z">
              <w:r w:rsidRPr="009A1469">
                <w:rPr>
                  <w:rFonts w:ascii="Arial" w:hAnsi="Arial" w:cs="Arial"/>
                  <w:sz w:val="22"/>
                  <w:szCs w:val="22"/>
                  <w:lang w:val="en-US" w:eastAsia="ja-JP"/>
                </w:rPr>
                <w:t>E</w:t>
              </w:r>
            </w:ins>
          </w:p>
        </w:tc>
        <w:tc>
          <w:tcPr>
            <w:tcW w:w="11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73F59DE6" w14:textId="77777777" w:rsidR="009A1469" w:rsidRPr="009A1469" w:rsidRDefault="009A1469" w:rsidP="009A1469">
            <w:pPr>
              <w:widowControl/>
              <w:overflowPunct/>
              <w:autoSpaceDE/>
              <w:autoSpaceDN/>
              <w:adjustRightInd/>
              <w:jc w:val="center"/>
              <w:textAlignment w:val="auto"/>
              <w:rPr>
                <w:ins w:id="2582" w:author="Can Hong NGOC" w:date="2020-08-31T11:22:00Z"/>
                <w:sz w:val="24"/>
                <w:szCs w:val="24"/>
                <w:lang w:val="en-US" w:eastAsia="ja-JP"/>
              </w:rPr>
            </w:pPr>
            <w:ins w:id="2583" w:author="Can Hong NGOC" w:date="2020-08-31T11:22:00Z">
              <w:r w:rsidRPr="009A1469">
                <w:rPr>
                  <w:rFonts w:ascii="Arial" w:hAnsi="Arial" w:cs="Arial"/>
                  <w:sz w:val="22"/>
                  <w:szCs w:val="22"/>
                  <w:lang w:val="en-US" w:eastAsia="ja-JP"/>
                </w:rPr>
                <w:t>S</w:t>
              </w:r>
            </w:ins>
          </w:p>
        </w:tc>
        <w:tc>
          <w:tcPr>
            <w:tcW w:w="12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p w14:paraId="30B77764" w14:textId="77777777" w:rsidR="009A1469" w:rsidRPr="009A1469" w:rsidRDefault="009A1469" w:rsidP="009A1469">
            <w:pPr>
              <w:widowControl/>
              <w:overflowPunct/>
              <w:autoSpaceDE/>
              <w:autoSpaceDN/>
              <w:adjustRightInd/>
              <w:jc w:val="center"/>
              <w:textAlignment w:val="auto"/>
              <w:rPr>
                <w:ins w:id="2584" w:author="Can Hong NGOC" w:date="2020-08-31T11:22:00Z"/>
                <w:sz w:val="24"/>
                <w:szCs w:val="24"/>
                <w:lang w:val="en-US" w:eastAsia="ja-JP"/>
              </w:rPr>
            </w:pPr>
            <w:ins w:id="2585" w:author="Can Hong NGOC" w:date="2020-08-31T11:22:00Z">
              <w:r w:rsidRPr="009A1469">
                <w:rPr>
                  <w:rFonts w:ascii="Arial" w:hAnsi="Arial" w:cs="Arial"/>
                  <w:sz w:val="22"/>
                  <w:szCs w:val="22"/>
                  <w:lang w:val="en-US" w:eastAsia="ja-JP"/>
                </w:rPr>
                <w:t>S</w:t>
              </w:r>
            </w:ins>
          </w:p>
        </w:tc>
      </w:tr>
    </w:tbl>
    <w:p w14:paraId="1259EA9B" w14:textId="77777777" w:rsidR="009A1469" w:rsidRPr="0046384D" w:rsidRDefault="009A1469" w:rsidP="009A1469">
      <w:pPr>
        <w:widowControl/>
        <w:overflowPunct/>
        <w:autoSpaceDE/>
        <w:autoSpaceDN/>
        <w:adjustRightInd/>
        <w:textAlignment w:val="auto"/>
        <w:rPr>
          <w:ins w:id="2586" w:author="Can Hong NGOC" w:date="2020-08-31T11:22:00Z"/>
          <w:color w:val="000000"/>
          <w:sz w:val="27"/>
          <w:szCs w:val="27"/>
          <w:lang w:eastAsia="ja-JP"/>
        </w:rPr>
      </w:pPr>
      <w:ins w:id="2587" w:author="Can Hong NGOC" w:date="2020-08-31T11:22:00Z">
        <w:r w:rsidRPr="0046384D">
          <w:rPr>
            <w:rFonts w:ascii="Arial" w:hAnsi="Arial" w:cs="Arial"/>
            <w:color w:val="000000"/>
            <w:lang w:eastAsia="ja-JP"/>
          </w:rPr>
          <w:t>Cổng 1: Lập kế hoạch Hoàn thành</w:t>
        </w:r>
      </w:ins>
    </w:p>
    <w:p w14:paraId="1E89F9D4" w14:textId="77777777" w:rsidR="009A1469" w:rsidRPr="0046384D" w:rsidRDefault="009A1469" w:rsidP="009A1469">
      <w:pPr>
        <w:widowControl/>
        <w:overflowPunct/>
        <w:autoSpaceDE/>
        <w:autoSpaceDN/>
        <w:adjustRightInd/>
        <w:textAlignment w:val="auto"/>
        <w:rPr>
          <w:ins w:id="2588" w:author="Can Hong NGOC" w:date="2020-08-31T11:22:00Z"/>
          <w:color w:val="000000"/>
          <w:sz w:val="27"/>
          <w:szCs w:val="27"/>
          <w:lang w:eastAsia="ja-JP"/>
        </w:rPr>
      </w:pPr>
      <w:ins w:id="2589" w:author="Can Hong NGOC" w:date="2020-08-31T11:22:00Z">
        <w:r w:rsidRPr="0046384D">
          <w:rPr>
            <w:rFonts w:ascii="Arial" w:hAnsi="Arial" w:cs="Arial"/>
            <w:color w:val="000000"/>
            <w:lang w:eastAsia="ja-JP"/>
          </w:rPr>
          <w:t>Các chấp thuận chính thức của khách hàng / cổng ra sẽ được liên hệ lại giữa Khách hàng - Tài chính - Nhà thầu</w:t>
        </w:r>
      </w:ins>
    </w:p>
    <w:p w14:paraId="2E41F25D" w14:textId="77777777" w:rsidR="009A1469" w:rsidRPr="0046384D" w:rsidRDefault="009A1469" w:rsidP="009A1469">
      <w:pPr>
        <w:widowControl/>
        <w:overflowPunct/>
        <w:autoSpaceDE/>
        <w:autoSpaceDN/>
        <w:adjustRightInd/>
        <w:spacing w:line="216" w:lineRule="atLeast"/>
        <w:ind w:left="288" w:hanging="216"/>
        <w:textAlignment w:val="auto"/>
        <w:rPr>
          <w:ins w:id="2590" w:author="Can Hong NGOC" w:date="2020-08-31T11:22:00Z"/>
          <w:color w:val="000000"/>
          <w:lang w:eastAsia="ja-JP"/>
        </w:rPr>
      </w:pPr>
      <w:ins w:id="2591" w:author="Can Hong NGOC" w:date="2020-08-31T11:22:00Z">
        <w:r w:rsidRPr="0046384D">
          <w:rPr>
            <w:rFonts w:ascii="Arial" w:hAnsi="Arial" w:cs="Arial"/>
            <w:color w:val="000000"/>
            <w:lang w:eastAsia="ja-JP"/>
          </w:rPr>
          <w:t>- Cổng 1.1. Phân phối phần mềm đã ký</w:t>
        </w:r>
        <w:r w:rsidRPr="0046384D">
          <w:rPr>
            <w:color w:val="000000"/>
            <w:sz w:val="14"/>
            <w:szCs w:val="14"/>
            <w:lang w:eastAsia="ja-JP"/>
          </w:rPr>
          <w:t>    </w:t>
        </w:r>
      </w:ins>
    </w:p>
    <w:p w14:paraId="32FBA40A" w14:textId="77777777" w:rsidR="009A1469" w:rsidRPr="0046384D" w:rsidRDefault="009A1469" w:rsidP="009A1469">
      <w:pPr>
        <w:widowControl/>
        <w:overflowPunct/>
        <w:autoSpaceDE/>
        <w:autoSpaceDN/>
        <w:adjustRightInd/>
        <w:spacing w:line="216" w:lineRule="atLeast"/>
        <w:ind w:left="288" w:hanging="216"/>
        <w:textAlignment w:val="auto"/>
        <w:rPr>
          <w:ins w:id="2592" w:author="Can Hong NGOC" w:date="2020-08-31T11:22:00Z"/>
          <w:color w:val="000000"/>
          <w:lang w:eastAsia="ja-JP"/>
        </w:rPr>
      </w:pPr>
      <w:ins w:id="2593" w:author="Can Hong NGOC" w:date="2020-08-31T11:22:00Z">
        <w:r w:rsidRPr="0046384D">
          <w:rPr>
            <w:rFonts w:ascii="Arial" w:hAnsi="Arial" w:cs="Arial"/>
            <w:color w:val="000000"/>
            <w:lang w:eastAsia="ja-JP"/>
          </w:rPr>
          <w:t>- Cổng 1,2. Môi trường đào tạo MAPS đã sẵn sàng</w:t>
        </w:r>
        <w:r w:rsidRPr="0046384D">
          <w:rPr>
            <w:color w:val="000000"/>
            <w:sz w:val="14"/>
            <w:szCs w:val="14"/>
            <w:lang w:eastAsia="ja-JP"/>
          </w:rPr>
          <w:t>    </w:t>
        </w:r>
      </w:ins>
    </w:p>
    <w:p w14:paraId="7AD0EDB1" w14:textId="77777777" w:rsidR="009A1469" w:rsidRPr="009A1469" w:rsidRDefault="009A1469" w:rsidP="009A1469">
      <w:pPr>
        <w:widowControl/>
        <w:overflowPunct/>
        <w:autoSpaceDE/>
        <w:autoSpaceDN/>
        <w:adjustRightInd/>
        <w:spacing w:after="160" w:line="216" w:lineRule="atLeast"/>
        <w:ind w:left="288" w:hanging="216"/>
        <w:textAlignment w:val="auto"/>
        <w:rPr>
          <w:ins w:id="2594" w:author="Can Hong NGOC" w:date="2020-08-31T11:22:00Z"/>
          <w:color w:val="000000"/>
          <w:lang w:val="en-US" w:eastAsia="ja-JP"/>
        </w:rPr>
      </w:pPr>
      <w:ins w:id="2595" w:author="Can Hong NGOC" w:date="2020-08-31T11:22:00Z">
        <w:r w:rsidRPr="009A1469">
          <w:rPr>
            <w:rFonts w:ascii="Arial" w:hAnsi="Arial" w:cs="Arial"/>
            <w:color w:val="000000"/>
            <w:lang w:val="en-US" w:eastAsia="ja-JP"/>
          </w:rPr>
          <w:t>- Cổng 1.3. Kế hoạch quản lý dự án đã ký (PMP)</w:t>
        </w:r>
        <w:r w:rsidRPr="009A1469">
          <w:rPr>
            <w:color w:val="000000"/>
            <w:sz w:val="14"/>
            <w:szCs w:val="14"/>
            <w:lang w:val="en-US" w:eastAsia="ja-JP"/>
          </w:rPr>
          <w:t>    </w:t>
        </w:r>
      </w:ins>
    </w:p>
    <w:p w14:paraId="3C3BAC3E" w14:textId="77777777" w:rsidR="009A1469" w:rsidRPr="009A1469" w:rsidRDefault="009A1469" w:rsidP="009A1469">
      <w:pPr>
        <w:widowControl/>
        <w:overflowPunct/>
        <w:autoSpaceDE/>
        <w:autoSpaceDN/>
        <w:adjustRightInd/>
        <w:textAlignment w:val="auto"/>
        <w:rPr>
          <w:ins w:id="2596" w:author="Can Hong NGOC" w:date="2020-08-31T11:22:00Z"/>
          <w:color w:val="000000"/>
          <w:sz w:val="27"/>
          <w:szCs w:val="27"/>
          <w:lang w:val="en-US" w:eastAsia="ja-JP"/>
        </w:rPr>
      </w:pPr>
      <w:ins w:id="2597" w:author="Can Hong NGOC" w:date="2020-08-31T11:22:00Z">
        <w:r w:rsidRPr="009A1469">
          <w:rPr>
            <w:rFonts w:ascii="Arial" w:hAnsi="Arial" w:cs="Arial"/>
            <w:color w:val="000000"/>
            <w:lang w:val="en-US" w:eastAsia="ja-JP"/>
          </w:rPr>
          <w:t> </w:t>
        </w:r>
      </w:ins>
    </w:p>
    <w:p w14:paraId="584B93A0" w14:textId="77777777" w:rsidR="009A1469" w:rsidRPr="009A1469" w:rsidRDefault="009A1469" w:rsidP="009A1469">
      <w:pPr>
        <w:widowControl/>
        <w:overflowPunct/>
        <w:autoSpaceDE/>
        <w:autoSpaceDN/>
        <w:adjustRightInd/>
        <w:textAlignment w:val="auto"/>
        <w:rPr>
          <w:ins w:id="2598" w:author="Can Hong NGOC" w:date="2020-08-31T11:22:00Z"/>
          <w:color w:val="000000"/>
          <w:sz w:val="27"/>
          <w:szCs w:val="27"/>
          <w:lang w:val="en-US" w:eastAsia="ja-JP"/>
        </w:rPr>
      </w:pPr>
      <w:ins w:id="2599" w:author="Can Hong NGOC" w:date="2020-08-31T11:22:00Z">
        <w:r w:rsidRPr="009A1469">
          <w:rPr>
            <w:rFonts w:ascii="Arial" w:hAnsi="Arial" w:cs="Arial"/>
            <w:b/>
            <w:bCs/>
            <w:color w:val="000000"/>
            <w:lang w:val="en-US" w:eastAsia="ja-JP"/>
          </w:rPr>
          <w:t>Xác định phân phối giai đoạn</w:t>
        </w:r>
      </w:ins>
    </w:p>
    <w:tbl>
      <w:tblPr>
        <w:tblW w:w="15009" w:type="dxa"/>
        <w:tblCellMar>
          <w:left w:w="0" w:type="dxa"/>
          <w:right w:w="0" w:type="dxa"/>
        </w:tblCellMar>
        <w:tblLook w:val="04A0" w:firstRow="1" w:lastRow="0" w:firstColumn="1" w:lastColumn="0" w:noHBand="0" w:noVBand="1"/>
        <w:tblPrChange w:id="2600" w:author="Can Hong NGOC" w:date="2020-08-31T11:27:00Z">
          <w:tblPr>
            <w:tblW w:w="15297" w:type="dxa"/>
            <w:tblCellMar>
              <w:left w:w="0" w:type="dxa"/>
              <w:right w:w="0" w:type="dxa"/>
            </w:tblCellMar>
            <w:tblLook w:val="04A0" w:firstRow="1" w:lastRow="0" w:firstColumn="1" w:lastColumn="0" w:noHBand="0" w:noVBand="1"/>
          </w:tblPr>
        </w:tblPrChange>
      </w:tblPr>
      <w:tblGrid>
        <w:gridCol w:w="1470"/>
        <w:gridCol w:w="2058"/>
        <w:gridCol w:w="4050"/>
        <w:gridCol w:w="2520"/>
        <w:gridCol w:w="1296"/>
        <w:gridCol w:w="1197"/>
        <w:gridCol w:w="1209"/>
        <w:gridCol w:w="1209"/>
        <w:tblGridChange w:id="2601">
          <w:tblGrid>
            <w:gridCol w:w="1470"/>
            <w:gridCol w:w="2058"/>
            <w:gridCol w:w="4050"/>
            <w:gridCol w:w="2520"/>
            <w:gridCol w:w="1584"/>
            <w:gridCol w:w="1197"/>
            <w:gridCol w:w="387"/>
            <w:gridCol w:w="822"/>
            <w:gridCol w:w="375"/>
            <w:gridCol w:w="834"/>
            <w:gridCol w:w="375"/>
            <w:gridCol w:w="1209"/>
          </w:tblGrid>
        </w:tblGridChange>
      </w:tblGrid>
      <w:tr w:rsidR="009A1469" w:rsidRPr="009A1469" w14:paraId="47AFC881" w14:textId="77777777" w:rsidTr="009A1469">
        <w:trPr>
          <w:trHeight w:val="1257"/>
          <w:ins w:id="2602" w:author="Can Hong NGOC" w:date="2020-08-31T11:22:00Z"/>
          <w:trPrChange w:id="2603" w:author="Can Hong NGOC" w:date="2020-08-31T11:27:00Z">
            <w:trPr>
              <w:gridAfter w:val="0"/>
              <w:trHeight w:val="1257"/>
            </w:trPr>
          </w:trPrChange>
        </w:trPr>
        <w:tc>
          <w:tcPr>
            <w:tcW w:w="1470"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2604" w:author="Can Hong NGOC" w:date="2020-08-31T11:27:00Z">
              <w:tcPr>
                <w:tcW w:w="1470"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666B3771" w14:textId="4EE32BD0" w:rsidR="009A1469" w:rsidRPr="009A1469" w:rsidRDefault="009A1469" w:rsidP="009A1469">
            <w:pPr>
              <w:widowControl/>
              <w:overflowPunct/>
              <w:autoSpaceDE/>
              <w:autoSpaceDN/>
              <w:adjustRightInd/>
              <w:textAlignment w:val="auto"/>
              <w:rPr>
                <w:ins w:id="2605" w:author="Can Hong NGOC" w:date="2020-08-31T11:22:00Z"/>
                <w:sz w:val="24"/>
                <w:szCs w:val="24"/>
                <w:lang w:val="en-US" w:eastAsia="ja-JP"/>
              </w:rPr>
            </w:pPr>
            <w:ins w:id="2606" w:author="Can Hong NGOC" w:date="2020-08-31T11:26:00Z">
              <w:r>
                <w:rPr>
                  <w:rFonts w:ascii="Arial" w:hAnsi="Arial" w:cs="Arial"/>
                  <w:b/>
                  <w:bCs/>
                  <w:color w:val="FFFFFF"/>
                  <w:sz w:val="22"/>
                  <w:szCs w:val="22"/>
                  <w:lang w:val="en-US" w:eastAsia="ja-JP"/>
                </w:rPr>
                <w:t>ID</w:t>
              </w:r>
            </w:ins>
          </w:p>
        </w:tc>
        <w:tc>
          <w:tcPr>
            <w:tcW w:w="205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07" w:author="Can Hong NGOC" w:date="2020-08-31T11:27:00Z">
              <w:tcPr>
                <w:tcW w:w="205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3A3ACD7B" w14:textId="77777777" w:rsidR="009A1469" w:rsidRPr="009A1469" w:rsidRDefault="009A1469" w:rsidP="009A1469">
            <w:pPr>
              <w:widowControl/>
              <w:overflowPunct/>
              <w:autoSpaceDE/>
              <w:autoSpaceDN/>
              <w:adjustRightInd/>
              <w:textAlignment w:val="auto"/>
              <w:rPr>
                <w:ins w:id="2608" w:author="Can Hong NGOC" w:date="2020-08-31T11:22:00Z"/>
                <w:sz w:val="24"/>
                <w:szCs w:val="24"/>
                <w:lang w:val="en-US" w:eastAsia="ja-JP"/>
              </w:rPr>
            </w:pPr>
            <w:ins w:id="2609" w:author="Can Hong NGOC" w:date="2020-08-31T11:22:00Z">
              <w:r w:rsidRPr="009A1469">
                <w:rPr>
                  <w:rFonts w:ascii="Arial" w:hAnsi="Arial" w:cs="Arial"/>
                  <w:b/>
                  <w:bCs/>
                  <w:color w:val="FFFFFF"/>
                  <w:sz w:val="22"/>
                  <w:szCs w:val="22"/>
                  <w:lang w:val="en-US" w:eastAsia="ja-JP"/>
                </w:rPr>
                <w:t>Tên hoạt động</w:t>
              </w:r>
            </w:ins>
          </w:p>
        </w:tc>
        <w:tc>
          <w:tcPr>
            <w:tcW w:w="40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10" w:author="Can Hong NGOC" w:date="2020-08-31T11:27:00Z">
              <w:tcPr>
                <w:tcW w:w="40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7CE9C2F1" w14:textId="77777777" w:rsidR="009A1469" w:rsidRPr="009A1469" w:rsidRDefault="009A1469" w:rsidP="009A1469">
            <w:pPr>
              <w:widowControl/>
              <w:overflowPunct/>
              <w:autoSpaceDE/>
              <w:autoSpaceDN/>
              <w:adjustRightInd/>
              <w:textAlignment w:val="auto"/>
              <w:rPr>
                <w:ins w:id="2611" w:author="Can Hong NGOC" w:date="2020-08-31T11:22:00Z"/>
                <w:sz w:val="24"/>
                <w:szCs w:val="24"/>
                <w:lang w:val="en-US" w:eastAsia="ja-JP"/>
              </w:rPr>
            </w:pPr>
            <w:ins w:id="2612" w:author="Can Hong NGOC" w:date="2020-08-31T11:22:00Z">
              <w:r w:rsidRPr="009A1469">
                <w:rPr>
                  <w:rFonts w:ascii="Arial" w:hAnsi="Arial" w:cs="Arial"/>
                  <w:b/>
                  <w:bCs/>
                  <w:color w:val="FFFFFF"/>
                  <w:sz w:val="22"/>
                  <w:szCs w:val="22"/>
                  <w:lang w:val="en-US" w:eastAsia="ja-JP"/>
                </w:rPr>
                <w:t>Mô tả hoạt động</w:t>
              </w:r>
            </w:ins>
          </w:p>
        </w:tc>
        <w:tc>
          <w:tcPr>
            <w:tcW w:w="25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13" w:author="Can Hong NGOC" w:date="2020-08-31T11:27:00Z">
              <w:tcPr>
                <w:tcW w:w="25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2EE8A0E5" w14:textId="77777777" w:rsidR="009A1469" w:rsidRPr="009A1469" w:rsidRDefault="009A1469" w:rsidP="009A1469">
            <w:pPr>
              <w:widowControl/>
              <w:overflowPunct/>
              <w:autoSpaceDE/>
              <w:autoSpaceDN/>
              <w:adjustRightInd/>
              <w:textAlignment w:val="auto"/>
              <w:rPr>
                <w:ins w:id="2614" w:author="Can Hong NGOC" w:date="2020-08-31T11:22:00Z"/>
                <w:sz w:val="24"/>
                <w:szCs w:val="24"/>
                <w:lang w:val="en-US" w:eastAsia="ja-JP"/>
              </w:rPr>
            </w:pPr>
            <w:ins w:id="2615" w:author="Can Hong NGOC" w:date="2020-08-31T11:22:00Z">
              <w:r w:rsidRPr="009A1469">
                <w:rPr>
                  <w:rFonts w:ascii="Arial" w:hAnsi="Arial" w:cs="Arial"/>
                  <w:b/>
                  <w:bCs/>
                  <w:color w:val="FFFFFF"/>
                  <w:sz w:val="22"/>
                  <w:szCs w:val="22"/>
                  <w:lang w:val="en-US" w:eastAsia="ja-JP"/>
                </w:rPr>
                <w:t>Giao hàng</w:t>
              </w:r>
            </w:ins>
          </w:p>
        </w:tc>
        <w:tc>
          <w:tcPr>
            <w:tcW w:w="129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16" w:author="Can Hong NGOC" w:date="2020-08-31T11:27:00Z">
              <w:tcPr>
                <w:tcW w:w="158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2D714915" w14:textId="77777777" w:rsidR="009A1469" w:rsidRPr="009A1469" w:rsidRDefault="009A1469" w:rsidP="009A1469">
            <w:pPr>
              <w:widowControl/>
              <w:overflowPunct/>
              <w:autoSpaceDE/>
              <w:autoSpaceDN/>
              <w:adjustRightInd/>
              <w:textAlignment w:val="auto"/>
              <w:rPr>
                <w:ins w:id="2617" w:author="Can Hong NGOC" w:date="2020-08-31T11:22:00Z"/>
                <w:sz w:val="24"/>
                <w:szCs w:val="24"/>
                <w:lang w:val="en-US" w:eastAsia="ja-JP"/>
              </w:rPr>
            </w:pPr>
            <w:ins w:id="2618" w:author="Can Hong NGOC" w:date="2020-08-31T11:22:00Z">
              <w:r w:rsidRPr="009A1469">
                <w:rPr>
                  <w:rFonts w:ascii="Arial" w:hAnsi="Arial" w:cs="Arial"/>
                  <w:b/>
                  <w:bCs/>
                  <w:color w:val="FFFFFF"/>
                  <w:sz w:val="22"/>
                  <w:szCs w:val="22"/>
                  <w:lang w:val="en-US" w:eastAsia="ja-JP"/>
                </w:rPr>
                <w:t>Loại có thể giao hàng</w:t>
              </w:r>
            </w:ins>
          </w:p>
        </w:tc>
        <w:tc>
          <w:tcPr>
            <w:tcW w:w="119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19" w:author="Can Hong NGOC" w:date="2020-08-31T11:27:00Z">
              <w:tcPr>
                <w:tcW w:w="119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6E0D86F0" w14:textId="77777777" w:rsidR="009A1469" w:rsidRPr="009A1469" w:rsidRDefault="009A1469" w:rsidP="009A1469">
            <w:pPr>
              <w:widowControl/>
              <w:overflowPunct/>
              <w:autoSpaceDE/>
              <w:autoSpaceDN/>
              <w:adjustRightInd/>
              <w:textAlignment w:val="auto"/>
              <w:rPr>
                <w:ins w:id="2620" w:author="Can Hong NGOC" w:date="2020-08-31T11:22:00Z"/>
                <w:sz w:val="24"/>
                <w:szCs w:val="24"/>
                <w:lang w:val="en-US" w:eastAsia="ja-JP"/>
              </w:rPr>
            </w:pPr>
            <w:ins w:id="2621" w:author="Can Hong NGOC" w:date="2020-08-31T11:22:00Z">
              <w:r w:rsidRPr="009A1469">
                <w:rPr>
                  <w:rFonts w:ascii="Arial" w:hAnsi="Arial" w:cs="Arial"/>
                  <w:b/>
                  <w:bCs/>
                  <w:color w:val="FFFFFF"/>
                  <w:sz w:val="22"/>
                  <w:szCs w:val="22"/>
                  <w:lang w:val="en-US" w:eastAsia="ja-JP"/>
                </w:rPr>
                <w:t>Finastra</w:t>
              </w:r>
            </w:ins>
          </w:p>
        </w:tc>
        <w:tc>
          <w:tcPr>
            <w:tcW w:w="120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622" w:author="Can Hong NGOC" w:date="2020-08-31T11:27:00Z">
              <w:tcPr>
                <w:tcW w:w="1209" w:type="dxa"/>
                <w:gridSpan w:val="2"/>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17FE9D00" w14:textId="77777777" w:rsidR="009A1469" w:rsidRPr="009A1469" w:rsidRDefault="009A1469" w:rsidP="009A1469">
            <w:pPr>
              <w:widowControl/>
              <w:overflowPunct/>
              <w:autoSpaceDE/>
              <w:autoSpaceDN/>
              <w:adjustRightInd/>
              <w:textAlignment w:val="auto"/>
              <w:rPr>
                <w:ins w:id="2623" w:author="Can Hong NGOC" w:date="2020-08-31T11:22:00Z"/>
                <w:sz w:val="24"/>
                <w:szCs w:val="24"/>
                <w:lang w:val="en-US" w:eastAsia="ja-JP"/>
              </w:rPr>
            </w:pPr>
            <w:ins w:id="2624" w:author="Can Hong NGOC" w:date="2020-08-31T11:22:00Z">
              <w:r w:rsidRPr="009A1469">
                <w:rPr>
                  <w:rFonts w:ascii="Arial" w:hAnsi="Arial" w:cs="Arial"/>
                  <w:b/>
                  <w:bCs/>
                  <w:color w:val="FFFFFF"/>
                  <w:sz w:val="22"/>
                  <w:szCs w:val="22"/>
                  <w:lang w:val="en-US" w:eastAsia="ja-JP"/>
                </w:rPr>
                <w:t>Nhà thầu</w:t>
              </w:r>
            </w:ins>
          </w:p>
        </w:tc>
        <w:tc>
          <w:tcPr>
            <w:tcW w:w="1209"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2625" w:author="Can Hong NGOC" w:date="2020-08-31T11:27:00Z">
              <w:tcPr>
                <w:tcW w:w="1209" w:type="dxa"/>
                <w:gridSpan w:val="2"/>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14:paraId="1DD9CD90" w14:textId="77777777" w:rsidR="009A1469" w:rsidRPr="009A1469" w:rsidRDefault="009A1469" w:rsidP="009A1469">
            <w:pPr>
              <w:widowControl/>
              <w:overflowPunct/>
              <w:autoSpaceDE/>
              <w:autoSpaceDN/>
              <w:adjustRightInd/>
              <w:textAlignment w:val="auto"/>
              <w:rPr>
                <w:ins w:id="2626" w:author="Can Hong NGOC" w:date="2020-08-31T11:22:00Z"/>
                <w:sz w:val="24"/>
                <w:szCs w:val="24"/>
                <w:lang w:val="en-US" w:eastAsia="ja-JP"/>
              </w:rPr>
            </w:pPr>
            <w:ins w:id="2627" w:author="Can Hong NGOC" w:date="2020-08-31T11:22:00Z">
              <w:r w:rsidRPr="009A1469">
                <w:rPr>
                  <w:rFonts w:ascii="Arial" w:hAnsi="Arial" w:cs="Arial"/>
                  <w:b/>
                  <w:bCs/>
                  <w:color w:val="FFFFFF"/>
                  <w:sz w:val="22"/>
                  <w:szCs w:val="22"/>
                  <w:lang w:val="en-US" w:eastAsia="ja-JP"/>
                </w:rPr>
                <w:t>Khách hàng</w:t>
              </w:r>
            </w:ins>
          </w:p>
        </w:tc>
      </w:tr>
      <w:tr w:rsidR="009A1469" w:rsidRPr="009A1469" w14:paraId="5450FC7A" w14:textId="77777777" w:rsidTr="009A1469">
        <w:trPr>
          <w:trHeight w:val="630"/>
          <w:ins w:id="2628" w:author="Can Hong NGOC" w:date="2020-08-31T11:22:00Z"/>
          <w:trPrChange w:id="2629" w:author="Can Hong NGOC" w:date="2020-08-31T11:27:00Z">
            <w:trPr>
              <w:gridAfter w:val="0"/>
              <w:trHeight w:val="630"/>
            </w:trPr>
          </w:trPrChange>
        </w:trPr>
        <w:tc>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30" w:author="Can Hong NGOC" w:date="2020-08-31T11:27:00Z">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DABE9BC" w14:textId="77777777" w:rsidR="009A1469" w:rsidRPr="009A1469" w:rsidRDefault="009A1469" w:rsidP="009A1469">
            <w:pPr>
              <w:widowControl/>
              <w:overflowPunct/>
              <w:autoSpaceDE/>
              <w:autoSpaceDN/>
              <w:adjustRightInd/>
              <w:textAlignment w:val="auto"/>
              <w:rPr>
                <w:ins w:id="2631" w:author="Can Hong NGOC" w:date="2020-08-31T11:22:00Z"/>
                <w:sz w:val="24"/>
                <w:szCs w:val="24"/>
                <w:lang w:val="en-US" w:eastAsia="ja-JP"/>
              </w:rPr>
            </w:pPr>
            <w:ins w:id="2632" w:author="Can Hong NGOC" w:date="2020-08-31T11:22:00Z">
              <w:r w:rsidRPr="009A1469">
                <w:rPr>
                  <w:rFonts w:ascii="Arial" w:hAnsi="Arial" w:cs="Arial"/>
                  <w:b/>
                  <w:bCs/>
                  <w:sz w:val="22"/>
                  <w:szCs w:val="22"/>
                  <w:lang w:val="en-US" w:eastAsia="ja-JP"/>
                </w:rPr>
                <w:t>VK.D001</w:t>
              </w:r>
            </w:ins>
          </w:p>
        </w:tc>
        <w:tc>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33" w:author="Can Hong NGOC" w:date="2020-08-31T11:27:00Z">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732A838" w14:textId="77777777" w:rsidR="009A1469" w:rsidRPr="009A1469" w:rsidRDefault="009A1469" w:rsidP="009A1469">
            <w:pPr>
              <w:widowControl/>
              <w:overflowPunct/>
              <w:autoSpaceDE/>
              <w:autoSpaceDN/>
              <w:adjustRightInd/>
              <w:textAlignment w:val="auto"/>
              <w:rPr>
                <w:ins w:id="2634" w:author="Can Hong NGOC" w:date="2020-08-31T11:22:00Z"/>
                <w:sz w:val="24"/>
                <w:szCs w:val="24"/>
                <w:lang w:val="en-US" w:eastAsia="ja-JP"/>
              </w:rPr>
            </w:pPr>
            <w:ins w:id="2635" w:author="Can Hong NGOC" w:date="2020-08-31T11:22:00Z">
              <w:r w:rsidRPr="009A1469">
                <w:rPr>
                  <w:rFonts w:ascii="Arial" w:hAnsi="Arial" w:cs="Arial"/>
                  <w:sz w:val="22"/>
                  <w:szCs w:val="22"/>
                  <w:lang w:val="en-US" w:eastAsia="ja-JP"/>
                </w:rPr>
                <w:t>Tiến hành đào tạo làm quen</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36" w:author="Can Hong NGOC" w:date="2020-08-31T11:27: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D6C146E" w14:textId="77777777" w:rsidR="009A1469" w:rsidRPr="009A1469" w:rsidRDefault="009A1469" w:rsidP="009A1469">
            <w:pPr>
              <w:widowControl/>
              <w:overflowPunct/>
              <w:autoSpaceDE/>
              <w:autoSpaceDN/>
              <w:adjustRightInd/>
              <w:textAlignment w:val="auto"/>
              <w:rPr>
                <w:ins w:id="2637" w:author="Can Hong NGOC" w:date="2020-08-31T11:22:00Z"/>
                <w:sz w:val="24"/>
                <w:szCs w:val="24"/>
                <w:lang w:val="en-US" w:eastAsia="ja-JP"/>
              </w:rPr>
            </w:pPr>
            <w:ins w:id="2638" w:author="Can Hong NGOC" w:date="2020-08-31T11:22:00Z">
              <w:r w:rsidRPr="009A1469">
                <w:rPr>
                  <w:rFonts w:ascii="Arial" w:hAnsi="Arial" w:cs="Arial"/>
                  <w:sz w:val="22"/>
                  <w:szCs w:val="22"/>
                  <w:lang w:val="en-US" w:eastAsia="ja-JP"/>
                </w:rPr>
                <w:t>Hội thảo cho phép Khách hàng hiểu Giải pháp - hướng dẫn hệ thống / bao gồm đào tạo chức năng / kỹ thuật và đào tạo công cụ báo cáo tùy chỉnh</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39" w:author="Can Hong NGOC" w:date="2020-08-31T11:27:00Z">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658A09E" w14:textId="77777777" w:rsidR="009A1469" w:rsidRPr="009A1469" w:rsidRDefault="009A1469" w:rsidP="009A1469">
            <w:pPr>
              <w:widowControl/>
              <w:overflowPunct/>
              <w:autoSpaceDE/>
              <w:autoSpaceDN/>
              <w:adjustRightInd/>
              <w:textAlignment w:val="auto"/>
              <w:rPr>
                <w:ins w:id="2640" w:author="Can Hong NGOC" w:date="2020-08-31T11:22:00Z"/>
                <w:sz w:val="24"/>
                <w:szCs w:val="24"/>
                <w:lang w:val="en-US" w:eastAsia="ja-JP"/>
              </w:rPr>
            </w:pPr>
            <w:ins w:id="2641" w:author="Can Hong NGOC" w:date="2020-08-31T11:22:00Z">
              <w:r w:rsidRPr="009A1469">
                <w:rPr>
                  <w:rFonts w:ascii="Arial" w:hAnsi="Arial" w:cs="Arial"/>
                  <w:sz w:val="22"/>
                  <w:szCs w:val="22"/>
                  <w:lang w:val="en-US" w:eastAsia="ja-JP"/>
                </w:rPr>
                <w:t>Tài liệu Đào tạo DD001 cho Nhóm Dự án</w:t>
              </w:r>
            </w:ins>
          </w:p>
        </w:tc>
        <w:tc>
          <w:tcPr>
            <w:tcW w:w="1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42" w:author="Can Hong NGOC" w:date="2020-08-31T11:27:00Z">
              <w:tcPr>
                <w:tcW w:w="158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116B360" w14:textId="77777777" w:rsidR="009A1469" w:rsidRPr="009A1469" w:rsidRDefault="009A1469" w:rsidP="009A1469">
            <w:pPr>
              <w:widowControl/>
              <w:overflowPunct/>
              <w:autoSpaceDE/>
              <w:autoSpaceDN/>
              <w:adjustRightInd/>
              <w:textAlignment w:val="auto"/>
              <w:rPr>
                <w:ins w:id="2643" w:author="Can Hong NGOC" w:date="2020-08-31T11:22:00Z"/>
                <w:sz w:val="24"/>
                <w:szCs w:val="24"/>
                <w:lang w:val="en-US" w:eastAsia="ja-JP"/>
              </w:rPr>
            </w:pPr>
            <w:ins w:id="2644" w:author="Can Hong NGOC" w:date="2020-08-31T11:22:00Z">
              <w:r w:rsidRPr="009A1469">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45" w:author="Can Hong NGOC" w:date="2020-08-31T11:27:00Z">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EEC4BF5" w14:textId="77777777" w:rsidR="009A1469" w:rsidRPr="009A1469" w:rsidRDefault="009A1469" w:rsidP="009A1469">
            <w:pPr>
              <w:widowControl/>
              <w:overflowPunct/>
              <w:autoSpaceDE/>
              <w:autoSpaceDN/>
              <w:adjustRightInd/>
              <w:jc w:val="center"/>
              <w:textAlignment w:val="auto"/>
              <w:rPr>
                <w:ins w:id="2646" w:author="Can Hong NGOC" w:date="2020-08-31T11:22:00Z"/>
                <w:sz w:val="24"/>
                <w:szCs w:val="24"/>
                <w:lang w:val="en-US" w:eastAsia="ja-JP"/>
              </w:rPr>
            </w:pPr>
            <w:ins w:id="2647" w:author="Can Hong NGOC" w:date="2020-08-31T11:22:00Z">
              <w:r w:rsidRPr="009A1469">
                <w:rPr>
                  <w:rFonts w:ascii="Arial" w:hAnsi="Arial" w:cs="Arial"/>
                  <w:sz w:val="22"/>
                  <w:szCs w:val="22"/>
                  <w:lang w:val="en-US" w:eastAsia="ja-JP"/>
                </w:rPr>
                <w:t>E</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48"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A2AC6ED" w14:textId="77777777" w:rsidR="009A1469" w:rsidRPr="009A1469" w:rsidRDefault="009A1469" w:rsidP="009A1469">
            <w:pPr>
              <w:widowControl/>
              <w:overflowPunct/>
              <w:autoSpaceDE/>
              <w:autoSpaceDN/>
              <w:adjustRightInd/>
              <w:jc w:val="center"/>
              <w:textAlignment w:val="auto"/>
              <w:rPr>
                <w:ins w:id="2649" w:author="Can Hong NGOC" w:date="2020-08-31T11:22:00Z"/>
                <w:sz w:val="24"/>
                <w:szCs w:val="24"/>
                <w:lang w:val="en-US" w:eastAsia="ja-JP"/>
              </w:rPr>
            </w:pPr>
            <w:ins w:id="2650"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51"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061E5289" w14:textId="77777777" w:rsidR="009A1469" w:rsidRPr="009A1469" w:rsidRDefault="009A1469" w:rsidP="009A1469">
            <w:pPr>
              <w:widowControl/>
              <w:overflowPunct/>
              <w:autoSpaceDE/>
              <w:autoSpaceDN/>
              <w:adjustRightInd/>
              <w:jc w:val="center"/>
              <w:textAlignment w:val="auto"/>
              <w:rPr>
                <w:ins w:id="2652" w:author="Can Hong NGOC" w:date="2020-08-31T11:22:00Z"/>
                <w:sz w:val="24"/>
                <w:szCs w:val="24"/>
                <w:lang w:val="en-US" w:eastAsia="ja-JP"/>
              </w:rPr>
            </w:pPr>
            <w:ins w:id="2653" w:author="Can Hong NGOC" w:date="2020-08-31T11:22:00Z">
              <w:r w:rsidRPr="009A1469">
                <w:rPr>
                  <w:rFonts w:ascii="Arial" w:hAnsi="Arial" w:cs="Arial"/>
                  <w:sz w:val="22"/>
                  <w:szCs w:val="22"/>
                  <w:lang w:val="en-US" w:eastAsia="ja-JP"/>
                </w:rPr>
                <w:t>P</w:t>
              </w:r>
            </w:ins>
          </w:p>
        </w:tc>
      </w:tr>
      <w:tr w:rsidR="009A1469" w:rsidRPr="009A1469" w14:paraId="15C990F6" w14:textId="77777777" w:rsidTr="009A1469">
        <w:tblPrEx>
          <w:tblPrExChange w:id="2654" w:author="Can Hong NGOC" w:date="2020-08-31T11:27:00Z">
            <w:tblPrEx>
              <w:tblW w:w="16881" w:type="dxa"/>
            </w:tblPrEx>
          </w:tblPrExChange>
        </w:tblPrEx>
        <w:trPr>
          <w:trHeight w:val="402"/>
          <w:ins w:id="2655" w:author="Can Hong NGOC" w:date="2020-08-31T11:22:00Z"/>
          <w:trPrChange w:id="2656" w:author="Can Hong NGOC" w:date="2020-08-31T11:27:00Z">
            <w:trPr>
              <w:trHeight w:val="402"/>
            </w:trPr>
          </w:trPrChange>
        </w:trPr>
        <w:tc>
          <w:tcPr>
            <w:tcW w:w="14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57" w:author="Can Hong NGOC" w:date="2020-08-31T11:27:00Z">
              <w:tcPr>
                <w:tcW w:w="14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1F2C2B1" w14:textId="77777777" w:rsidR="009A1469" w:rsidRPr="009A1469" w:rsidRDefault="009A1469" w:rsidP="009A1469">
            <w:pPr>
              <w:widowControl/>
              <w:overflowPunct/>
              <w:autoSpaceDE/>
              <w:autoSpaceDN/>
              <w:adjustRightInd/>
              <w:textAlignment w:val="auto"/>
              <w:rPr>
                <w:ins w:id="2658" w:author="Can Hong NGOC" w:date="2020-08-31T11:22:00Z"/>
                <w:sz w:val="24"/>
                <w:szCs w:val="24"/>
                <w:lang w:val="en-US" w:eastAsia="ja-JP"/>
              </w:rPr>
            </w:pPr>
            <w:ins w:id="2659" w:author="Can Hong NGOC" w:date="2020-08-31T11:22:00Z">
              <w:r w:rsidRPr="009A1469">
                <w:rPr>
                  <w:rFonts w:ascii="Arial" w:hAnsi="Arial" w:cs="Arial"/>
                  <w:b/>
                  <w:bCs/>
                  <w:sz w:val="22"/>
                  <w:szCs w:val="22"/>
                  <w:lang w:val="en-US" w:eastAsia="ja-JP"/>
                </w:rPr>
                <w:t>VK.D002</w:t>
              </w:r>
            </w:ins>
          </w:p>
        </w:tc>
        <w:tc>
          <w:tcPr>
            <w:tcW w:w="20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60" w:author="Can Hong NGOC" w:date="2020-08-31T11:27:00Z">
              <w:tcPr>
                <w:tcW w:w="20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923C922" w14:textId="77777777" w:rsidR="009A1469" w:rsidRPr="009A1469" w:rsidRDefault="009A1469" w:rsidP="009A1469">
            <w:pPr>
              <w:widowControl/>
              <w:overflowPunct/>
              <w:autoSpaceDE/>
              <w:autoSpaceDN/>
              <w:adjustRightInd/>
              <w:textAlignment w:val="auto"/>
              <w:rPr>
                <w:ins w:id="2661" w:author="Can Hong NGOC" w:date="2020-08-31T11:22:00Z"/>
                <w:sz w:val="24"/>
                <w:szCs w:val="24"/>
                <w:lang w:val="en-US" w:eastAsia="ja-JP"/>
              </w:rPr>
            </w:pPr>
            <w:ins w:id="2662" w:author="Can Hong NGOC" w:date="2020-08-31T11:22:00Z">
              <w:r w:rsidRPr="009A1469">
                <w:rPr>
                  <w:rFonts w:ascii="Arial" w:hAnsi="Arial" w:cs="Arial"/>
                  <w:sz w:val="22"/>
                  <w:szCs w:val="22"/>
                  <w:lang w:val="en-US" w:eastAsia="ja-JP"/>
                </w:rPr>
                <w:t xml:space="preserve">Chạy Hội thảo Điều chỉnh Quy trình Kinh doanh </w:t>
              </w:r>
              <w:r w:rsidRPr="009A1469">
                <w:rPr>
                  <w:rFonts w:ascii="Arial" w:hAnsi="Arial" w:cs="Arial"/>
                  <w:sz w:val="22"/>
                  <w:szCs w:val="22"/>
                  <w:lang w:val="en-US" w:eastAsia="ja-JP"/>
                </w:rPr>
                <w:lastRenderedPageBreak/>
                <w:t>(BPA)</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63" w:author="Can Hong NGOC" w:date="2020-08-31T11:27:00Z">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CE7E61C" w14:textId="77777777" w:rsidR="009A1469" w:rsidRPr="009A1469" w:rsidRDefault="009A1469" w:rsidP="009A1469">
            <w:pPr>
              <w:widowControl/>
              <w:overflowPunct/>
              <w:autoSpaceDE/>
              <w:autoSpaceDN/>
              <w:adjustRightInd/>
              <w:textAlignment w:val="auto"/>
              <w:rPr>
                <w:ins w:id="2664" w:author="Can Hong NGOC" w:date="2020-08-31T11:22:00Z"/>
                <w:sz w:val="24"/>
                <w:szCs w:val="24"/>
                <w:lang w:val="en-US" w:eastAsia="ja-JP"/>
              </w:rPr>
            </w:pPr>
            <w:ins w:id="2665" w:author="Can Hong NGOC" w:date="2020-08-31T11:22:00Z">
              <w:r w:rsidRPr="009A1469">
                <w:rPr>
                  <w:rFonts w:ascii="Arial" w:hAnsi="Arial" w:cs="Arial"/>
                  <w:sz w:val="22"/>
                  <w:szCs w:val="22"/>
                  <w:lang w:val="en-US" w:eastAsia="ja-JP"/>
                </w:rPr>
                <w:lastRenderedPageBreak/>
                <w:t xml:space="preserve">Các cuộc hội thảo để hướng dẫn Khách hàng qua Mô hình Quy trình và Mô hình Ứng dụng và xác định các cấu </w:t>
              </w:r>
              <w:r w:rsidRPr="009A1469">
                <w:rPr>
                  <w:rFonts w:ascii="Arial" w:hAnsi="Arial" w:cs="Arial"/>
                  <w:sz w:val="22"/>
                  <w:szCs w:val="22"/>
                  <w:lang w:val="en-US" w:eastAsia="ja-JP"/>
                </w:rPr>
                <w:lastRenderedPageBreak/>
                <w:t>hình chi tiết dành riêng cho Khách hàng.</w:t>
              </w:r>
            </w:ins>
          </w:p>
          <w:p w14:paraId="377381F6" w14:textId="77777777" w:rsidR="009A1469" w:rsidRPr="009A1469" w:rsidRDefault="009A1469" w:rsidP="009A1469">
            <w:pPr>
              <w:widowControl/>
              <w:overflowPunct/>
              <w:autoSpaceDE/>
              <w:autoSpaceDN/>
              <w:adjustRightInd/>
              <w:textAlignment w:val="auto"/>
              <w:rPr>
                <w:ins w:id="2666" w:author="Can Hong NGOC" w:date="2020-08-31T11:22:00Z"/>
                <w:sz w:val="24"/>
                <w:szCs w:val="24"/>
                <w:lang w:val="en-US" w:eastAsia="ja-JP"/>
              </w:rPr>
            </w:pPr>
            <w:ins w:id="2667" w:author="Can Hong NGOC" w:date="2020-08-31T11:22:00Z">
              <w:r w:rsidRPr="009A1469">
                <w:rPr>
                  <w:sz w:val="24"/>
                  <w:szCs w:val="24"/>
                  <w:lang w:val="en-US" w:eastAsia="ja-JP"/>
                </w:rPr>
                <w:br/>
              </w:r>
              <w:r w:rsidRPr="009A1469">
                <w:rPr>
                  <w:rFonts w:ascii="Arial" w:hAnsi="Arial" w:cs="Arial"/>
                  <w:sz w:val="22"/>
                  <w:szCs w:val="22"/>
                  <w:lang w:val="en-US" w:eastAsia="ja-JP"/>
                </w:rPr>
                <w:t>Một tập hợp cuối cùng của đặc tả quy trình kinh doanh được xác định trước, kết quả từ các hội thảo BPA, sẽ được cung cấp. Chúng sẽ tạo thành BSDD.</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68" w:author="Can Hong NGOC" w:date="2020-08-31T11:27: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54D8046" w14:textId="77777777" w:rsidR="009A1469" w:rsidRPr="009A1469" w:rsidRDefault="009A1469" w:rsidP="009A1469">
            <w:pPr>
              <w:widowControl/>
              <w:overflowPunct/>
              <w:autoSpaceDE/>
              <w:autoSpaceDN/>
              <w:adjustRightInd/>
              <w:textAlignment w:val="auto"/>
              <w:rPr>
                <w:ins w:id="2669" w:author="Can Hong NGOC" w:date="2020-08-31T11:22:00Z"/>
                <w:sz w:val="24"/>
                <w:szCs w:val="24"/>
                <w:lang w:val="en-US" w:eastAsia="ja-JP"/>
              </w:rPr>
            </w:pPr>
            <w:ins w:id="2670" w:author="Can Hong NGOC" w:date="2020-08-31T11:22:00Z">
              <w:r w:rsidRPr="009A1469">
                <w:rPr>
                  <w:rFonts w:ascii="Arial" w:hAnsi="Arial" w:cs="Arial"/>
                  <w:sz w:val="22"/>
                  <w:szCs w:val="22"/>
                  <w:lang w:val="en-US" w:eastAsia="ja-JP"/>
                </w:rPr>
                <w:lastRenderedPageBreak/>
                <w:t xml:space="preserve">Tài liệu thiết kế giải pháp kinh doanh DD002 và Nhật ký </w:t>
              </w:r>
              <w:r w:rsidRPr="009A1469">
                <w:rPr>
                  <w:rFonts w:ascii="Arial" w:hAnsi="Arial" w:cs="Arial"/>
                  <w:sz w:val="22"/>
                  <w:szCs w:val="22"/>
                  <w:lang w:val="en-US" w:eastAsia="ja-JP"/>
                </w:rPr>
                <w:lastRenderedPageBreak/>
                <w:t>Delta (các thay đổi đã xác định )</w:t>
              </w:r>
            </w:ins>
          </w:p>
        </w:tc>
        <w:tc>
          <w:tcPr>
            <w:tcW w:w="1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71" w:author="Can Hong NGOC" w:date="2020-08-31T11:27:00Z">
              <w:tcPr>
                <w:tcW w:w="3168" w:type="dxa"/>
                <w:gridSpan w:val="3"/>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93EE953" w14:textId="77777777" w:rsidR="009A1469" w:rsidRPr="009A1469" w:rsidRDefault="009A1469" w:rsidP="009A1469">
            <w:pPr>
              <w:widowControl/>
              <w:overflowPunct/>
              <w:autoSpaceDE/>
              <w:autoSpaceDN/>
              <w:adjustRightInd/>
              <w:textAlignment w:val="auto"/>
              <w:rPr>
                <w:ins w:id="2672" w:author="Can Hong NGOC" w:date="2020-08-31T11:22:00Z"/>
                <w:sz w:val="24"/>
                <w:szCs w:val="24"/>
                <w:lang w:val="en-US" w:eastAsia="ja-JP"/>
              </w:rPr>
            </w:pPr>
            <w:ins w:id="2673" w:author="Can Hong NGOC" w:date="2020-08-31T11:22:00Z">
              <w:r w:rsidRPr="009A1469">
                <w:rPr>
                  <w:rFonts w:ascii="Arial" w:hAnsi="Arial" w:cs="Arial"/>
                  <w:sz w:val="22"/>
                  <w:szCs w:val="22"/>
                  <w:lang w:val="en-US" w:eastAsia="ja-JP"/>
                </w:rPr>
                <w:lastRenderedPageBreak/>
                <w:t>Hội thảo và 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74" w:author="Can Hong NGOC" w:date="2020-08-31T11:27:00Z">
              <w:tcPr>
                <w:tcW w:w="1197"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D8A0492" w14:textId="77777777" w:rsidR="009A1469" w:rsidRPr="009A1469" w:rsidRDefault="009A1469" w:rsidP="009A1469">
            <w:pPr>
              <w:widowControl/>
              <w:overflowPunct/>
              <w:autoSpaceDE/>
              <w:autoSpaceDN/>
              <w:adjustRightInd/>
              <w:jc w:val="center"/>
              <w:textAlignment w:val="auto"/>
              <w:rPr>
                <w:ins w:id="2675" w:author="Can Hong NGOC" w:date="2020-08-31T11:22:00Z"/>
                <w:sz w:val="24"/>
                <w:szCs w:val="24"/>
                <w:lang w:val="en-US" w:eastAsia="ja-JP"/>
              </w:rPr>
            </w:pPr>
            <w:ins w:id="2676" w:author="Can Hong NGOC" w:date="2020-08-31T11:22:00Z">
              <w:r w:rsidRPr="009A1469">
                <w:rPr>
                  <w:rFonts w:ascii="Arial" w:hAnsi="Arial" w:cs="Arial"/>
                  <w:sz w:val="22"/>
                  <w:szCs w:val="22"/>
                  <w:lang w:val="en-US" w:eastAsia="ja-JP"/>
                </w:rPr>
                <w:t>E</w:t>
              </w:r>
            </w:ins>
          </w:p>
        </w:tc>
        <w:tc>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77"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2DE32B4" w14:textId="77777777" w:rsidR="009A1469" w:rsidRPr="009A1469" w:rsidRDefault="009A1469" w:rsidP="009A1469">
            <w:pPr>
              <w:widowControl/>
              <w:overflowPunct/>
              <w:autoSpaceDE/>
              <w:autoSpaceDN/>
              <w:adjustRightInd/>
              <w:jc w:val="center"/>
              <w:textAlignment w:val="auto"/>
              <w:rPr>
                <w:ins w:id="2678" w:author="Can Hong NGOC" w:date="2020-08-31T11:22:00Z"/>
                <w:sz w:val="24"/>
                <w:szCs w:val="24"/>
                <w:lang w:val="en-US" w:eastAsia="ja-JP"/>
              </w:rPr>
            </w:pPr>
            <w:ins w:id="2679"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80" w:author="Can Hong NGOC" w:date="2020-08-31T11:27:00Z">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14BD8D1" w14:textId="77777777" w:rsidR="009A1469" w:rsidRPr="009A1469" w:rsidRDefault="009A1469" w:rsidP="009A1469">
            <w:pPr>
              <w:widowControl/>
              <w:overflowPunct/>
              <w:autoSpaceDE/>
              <w:autoSpaceDN/>
              <w:adjustRightInd/>
              <w:jc w:val="center"/>
              <w:textAlignment w:val="auto"/>
              <w:rPr>
                <w:ins w:id="2681" w:author="Can Hong NGOC" w:date="2020-08-31T11:22:00Z"/>
                <w:sz w:val="24"/>
                <w:szCs w:val="24"/>
                <w:lang w:val="en-US" w:eastAsia="ja-JP"/>
              </w:rPr>
            </w:pPr>
            <w:ins w:id="2682" w:author="Can Hong NGOC" w:date="2020-08-31T11:22:00Z">
              <w:r w:rsidRPr="009A1469">
                <w:rPr>
                  <w:rFonts w:ascii="Arial" w:hAnsi="Arial" w:cs="Arial"/>
                  <w:sz w:val="22"/>
                  <w:szCs w:val="22"/>
                  <w:lang w:val="en-US" w:eastAsia="ja-JP"/>
                </w:rPr>
                <w:t>S</w:t>
              </w:r>
            </w:ins>
          </w:p>
        </w:tc>
      </w:tr>
      <w:tr w:rsidR="009A1469" w:rsidRPr="009A1469" w14:paraId="58E3B05C" w14:textId="77777777" w:rsidTr="009A1469">
        <w:trPr>
          <w:trHeight w:val="610"/>
          <w:ins w:id="2683" w:author="Can Hong NGOC" w:date="2020-08-31T11:22:00Z"/>
          <w:trPrChange w:id="2684" w:author="Can Hong NGOC" w:date="2020-08-31T11:27:00Z">
            <w:trPr>
              <w:gridAfter w:val="0"/>
              <w:trHeight w:val="610"/>
            </w:trPr>
          </w:trPrChange>
        </w:trPr>
        <w:tc>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85" w:author="Can Hong NGOC" w:date="2020-08-31T11:27:00Z">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0CAE855" w14:textId="77777777" w:rsidR="009A1469" w:rsidRPr="009A1469" w:rsidRDefault="009A1469" w:rsidP="009A1469">
            <w:pPr>
              <w:widowControl/>
              <w:overflowPunct/>
              <w:autoSpaceDE/>
              <w:autoSpaceDN/>
              <w:adjustRightInd/>
              <w:textAlignment w:val="auto"/>
              <w:rPr>
                <w:ins w:id="2686" w:author="Can Hong NGOC" w:date="2020-08-31T11:22:00Z"/>
                <w:sz w:val="24"/>
                <w:szCs w:val="24"/>
                <w:lang w:val="en-US" w:eastAsia="ja-JP"/>
              </w:rPr>
            </w:pPr>
            <w:ins w:id="2687" w:author="Can Hong NGOC" w:date="2020-08-31T11:22:00Z">
              <w:r w:rsidRPr="009A1469">
                <w:rPr>
                  <w:rFonts w:ascii="Arial" w:hAnsi="Arial" w:cs="Arial"/>
                  <w:b/>
                  <w:bCs/>
                  <w:sz w:val="22"/>
                  <w:szCs w:val="22"/>
                  <w:lang w:val="en-US" w:eastAsia="ja-JP"/>
                </w:rPr>
                <w:t>VK.D003</w:t>
              </w:r>
            </w:ins>
          </w:p>
        </w:tc>
        <w:tc>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88" w:author="Can Hong NGOC" w:date="2020-08-31T11:27:00Z">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3400336" w14:textId="77777777" w:rsidR="009A1469" w:rsidRPr="009A1469" w:rsidRDefault="009A1469" w:rsidP="009A1469">
            <w:pPr>
              <w:widowControl/>
              <w:overflowPunct/>
              <w:autoSpaceDE/>
              <w:autoSpaceDN/>
              <w:adjustRightInd/>
              <w:textAlignment w:val="auto"/>
              <w:rPr>
                <w:ins w:id="2689" w:author="Can Hong NGOC" w:date="2020-08-31T11:22:00Z"/>
                <w:sz w:val="24"/>
                <w:szCs w:val="24"/>
                <w:lang w:val="en-US" w:eastAsia="ja-JP"/>
              </w:rPr>
            </w:pPr>
            <w:ins w:id="2690" w:author="Can Hong NGOC" w:date="2020-08-31T11:22:00Z">
              <w:r w:rsidRPr="009A1469">
                <w:rPr>
                  <w:rFonts w:ascii="Arial" w:hAnsi="Arial" w:cs="Arial"/>
                  <w:sz w:val="22"/>
                  <w:szCs w:val="22"/>
                  <w:lang w:val="en-US" w:eastAsia="ja-JP"/>
                </w:rPr>
                <w:t>Chạy Hội thảo Đặc tả Chức năng Không phải MAPS</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91" w:author="Can Hong NGOC" w:date="2020-08-31T11:27: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9C7EBAF" w14:textId="77777777" w:rsidR="009A1469" w:rsidRPr="009A1469" w:rsidRDefault="009A1469" w:rsidP="009A1469">
            <w:pPr>
              <w:widowControl/>
              <w:overflowPunct/>
              <w:autoSpaceDE/>
              <w:autoSpaceDN/>
              <w:adjustRightInd/>
              <w:textAlignment w:val="auto"/>
              <w:rPr>
                <w:ins w:id="2692" w:author="Can Hong NGOC" w:date="2020-08-31T11:22:00Z"/>
                <w:sz w:val="24"/>
                <w:szCs w:val="24"/>
                <w:lang w:val="en-US" w:eastAsia="ja-JP"/>
              </w:rPr>
            </w:pPr>
            <w:ins w:id="2693" w:author="Can Hong NGOC" w:date="2020-08-31T11:22:00Z">
              <w:r w:rsidRPr="009A1469">
                <w:rPr>
                  <w:rFonts w:ascii="Arial" w:hAnsi="Arial" w:cs="Arial"/>
                  <w:sz w:val="22"/>
                  <w:szCs w:val="22"/>
                  <w:lang w:val="en-US" w:eastAsia="ja-JP"/>
                </w:rPr>
                <w:t>Ghi lại các yêu cầu chức năng và thông số kỹ thuật sau hội thảo BPA và không được đề cập trong MAPS.</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94" w:author="Can Hong NGOC" w:date="2020-08-31T11:27:00Z">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5A973D6" w14:textId="77777777" w:rsidR="009A1469" w:rsidRPr="009A1469" w:rsidRDefault="009A1469" w:rsidP="009A1469">
            <w:pPr>
              <w:widowControl/>
              <w:overflowPunct/>
              <w:autoSpaceDE/>
              <w:autoSpaceDN/>
              <w:adjustRightInd/>
              <w:textAlignment w:val="auto"/>
              <w:rPr>
                <w:ins w:id="2695" w:author="Can Hong NGOC" w:date="2020-08-31T11:22:00Z"/>
                <w:sz w:val="24"/>
                <w:szCs w:val="24"/>
                <w:lang w:val="en-US" w:eastAsia="ja-JP"/>
              </w:rPr>
            </w:pPr>
            <w:ins w:id="2696" w:author="Can Hong NGOC" w:date="2020-08-31T11:22:00Z">
              <w:r w:rsidRPr="009A1469">
                <w:rPr>
                  <w:rFonts w:ascii="Arial" w:hAnsi="Arial" w:cs="Arial"/>
                  <w:sz w:val="22"/>
                  <w:szCs w:val="22"/>
                  <w:lang w:val="en-US" w:eastAsia="ja-JP"/>
                </w:rPr>
                <w:t>Thông số chức năng DD003 cho các thành phần không phải MAPS</w:t>
              </w:r>
            </w:ins>
          </w:p>
        </w:tc>
        <w:tc>
          <w:tcPr>
            <w:tcW w:w="1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97" w:author="Can Hong NGOC" w:date="2020-08-31T11:27:00Z">
              <w:tcPr>
                <w:tcW w:w="158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0CDBBBA" w14:textId="77777777" w:rsidR="009A1469" w:rsidRPr="009A1469" w:rsidRDefault="009A1469" w:rsidP="009A1469">
            <w:pPr>
              <w:widowControl/>
              <w:overflowPunct/>
              <w:autoSpaceDE/>
              <w:autoSpaceDN/>
              <w:adjustRightInd/>
              <w:textAlignment w:val="auto"/>
              <w:rPr>
                <w:ins w:id="2698" w:author="Can Hong NGOC" w:date="2020-08-31T11:22:00Z"/>
                <w:sz w:val="24"/>
                <w:szCs w:val="24"/>
                <w:lang w:val="en-US" w:eastAsia="ja-JP"/>
              </w:rPr>
            </w:pPr>
            <w:ins w:id="2699" w:author="Can Hong NGOC" w:date="2020-08-31T11:22:00Z">
              <w:r w:rsidRPr="009A1469">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00" w:author="Can Hong NGOC" w:date="2020-08-31T11:27:00Z">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FA78006" w14:textId="77777777" w:rsidR="009A1469" w:rsidRPr="009A1469" w:rsidRDefault="009A1469" w:rsidP="009A1469">
            <w:pPr>
              <w:widowControl/>
              <w:overflowPunct/>
              <w:autoSpaceDE/>
              <w:autoSpaceDN/>
              <w:adjustRightInd/>
              <w:jc w:val="center"/>
              <w:textAlignment w:val="auto"/>
              <w:rPr>
                <w:ins w:id="2701" w:author="Can Hong NGOC" w:date="2020-08-31T11:22:00Z"/>
                <w:sz w:val="24"/>
                <w:szCs w:val="24"/>
                <w:lang w:val="en-US" w:eastAsia="ja-JP"/>
              </w:rPr>
            </w:pPr>
            <w:ins w:id="2702" w:author="Can Hong NGOC" w:date="2020-08-31T11:22:00Z">
              <w:r w:rsidRPr="009A1469">
                <w:rPr>
                  <w:rFonts w:ascii="Arial" w:hAnsi="Arial" w:cs="Arial"/>
                  <w:sz w:val="22"/>
                  <w:szCs w:val="22"/>
                  <w:lang w:val="en-US" w:eastAsia="ja-JP"/>
                </w:rPr>
                <w:t>E</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03"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7E73B87" w14:textId="77777777" w:rsidR="009A1469" w:rsidRPr="009A1469" w:rsidRDefault="009A1469" w:rsidP="009A1469">
            <w:pPr>
              <w:widowControl/>
              <w:overflowPunct/>
              <w:autoSpaceDE/>
              <w:autoSpaceDN/>
              <w:adjustRightInd/>
              <w:jc w:val="center"/>
              <w:textAlignment w:val="auto"/>
              <w:rPr>
                <w:ins w:id="2704" w:author="Can Hong NGOC" w:date="2020-08-31T11:22:00Z"/>
                <w:sz w:val="24"/>
                <w:szCs w:val="24"/>
                <w:lang w:val="en-US" w:eastAsia="ja-JP"/>
              </w:rPr>
            </w:pPr>
            <w:ins w:id="2705"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06"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CE35940" w14:textId="77777777" w:rsidR="009A1469" w:rsidRPr="009A1469" w:rsidRDefault="009A1469" w:rsidP="009A1469">
            <w:pPr>
              <w:widowControl/>
              <w:overflowPunct/>
              <w:autoSpaceDE/>
              <w:autoSpaceDN/>
              <w:adjustRightInd/>
              <w:jc w:val="center"/>
              <w:textAlignment w:val="auto"/>
              <w:rPr>
                <w:ins w:id="2707" w:author="Can Hong NGOC" w:date="2020-08-31T11:22:00Z"/>
                <w:sz w:val="24"/>
                <w:szCs w:val="24"/>
                <w:lang w:val="en-US" w:eastAsia="ja-JP"/>
              </w:rPr>
            </w:pPr>
            <w:ins w:id="2708" w:author="Can Hong NGOC" w:date="2020-08-31T11:22:00Z">
              <w:r w:rsidRPr="009A1469">
                <w:rPr>
                  <w:rFonts w:ascii="Arial" w:hAnsi="Arial" w:cs="Arial"/>
                  <w:sz w:val="22"/>
                  <w:szCs w:val="22"/>
                  <w:lang w:val="en-US" w:eastAsia="ja-JP"/>
                </w:rPr>
                <w:t>P</w:t>
              </w:r>
            </w:ins>
          </w:p>
        </w:tc>
      </w:tr>
      <w:tr w:rsidR="009A1469" w:rsidRPr="009A1469" w14:paraId="67331409" w14:textId="77777777" w:rsidTr="009A1469">
        <w:tblPrEx>
          <w:tblPrExChange w:id="2709" w:author="Can Hong NGOC" w:date="2020-08-31T11:27:00Z">
            <w:tblPrEx>
              <w:tblW w:w="16881" w:type="dxa"/>
            </w:tblPrEx>
          </w:tblPrExChange>
        </w:tblPrEx>
        <w:trPr>
          <w:trHeight w:val="781"/>
          <w:ins w:id="2710" w:author="Can Hong NGOC" w:date="2020-08-31T11:22:00Z"/>
          <w:trPrChange w:id="2711" w:author="Can Hong NGOC" w:date="2020-08-31T11:27:00Z">
            <w:trPr>
              <w:trHeight w:val="781"/>
            </w:trPr>
          </w:trPrChange>
        </w:trPr>
        <w:tc>
          <w:tcPr>
            <w:tcW w:w="14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12" w:author="Can Hong NGOC" w:date="2020-08-31T11:27:00Z">
              <w:tcPr>
                <w:tcW w:w="14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1F19788" w14:textId="77777777" w:rsidR="009A1469" w:rsidRPr="009A1469" w:rsidRDefault="009A1469" w:rsidP="009A1469">
            <w:pPr>
              <w:widowControl/>
              <w:overflowPunct/>
              <w:autoSpaceDE/>
              <w:autoSpaceDN/>
              <w:adjustRightInd/>
              <w:textAlignment w:val="auto"/>
              <w:rPr>
                <w:ins w:id="2713" w:author="Can Hong NGOC" w:date="2020-08-31T11:22:00Z"/>
                <w:sz w:val="24"/>
                <w:szCs w:val="24"/>
                <w:lang w:val="en-US" w:eastAsia="ja-JP"/>
              </w:rPr>
            </w:pPr>
            <w:ins w:id="2714" w:author="Can Hong NGOC" w:date="2020-08-31T11:22:00Z">
              <w:r w:rsidRPr="009A1469">
                <w:rPr>
                  <w:rFonts w:ascii="Arial" w:hAnsi="Arial" w:cs="Arial"/>
                  <w:b/>
                  <w:bCs/>
                  <w:sz w:val="22"/>
                  <w:szCs w:val="22"/>
                  <w:lang w:val="en-US" w:eastAsia="ja-JP"/>
                </w:rPr>
                <w:t>VK.D004</w:t>
              </w:r>
            </w:ins>
          </w:p>
        </w:tc>
        <w:tc>
          <w:tcPr>
            <w:tcW w:w="20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15" w:author="Can Hong NGOC" w:date="2020-08-31T11:27:00Z">
              <w:tcPr>
                <w:tcW w:w="20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C4F1BA5" w14:textId="77777777" w:rsidR="009A1469" w:rsidRPr="009A1469" w:rsidRDefault="009A1469" w:rsidP="009A1469">
            <w:pPr>
              <w:widowControl/>
              <w:overflowPunct/>
              <w:autoSpaceDE/>
              <w:autoSpaceDN/>
              <w:adjustRightInd/>
              <w:textAlignment w:val="auto"/>
              <w:rPr>
                <w:ins w:id="2716" w:author="Can Hong NGOC" w:date="2020-08-31T11:22:00Z"/>
                <w:sz w:val="24"/>
                <w:szCs w:val="24"/>
                <w:lang w:val="en-US" w:eastAsia="ja-JP"/>
              </w:rPr>
            </w:pPr>
            <w:ins w:id="2717" w:author="Can Hong NGOC" w:date="2020-08-31T11:22:00Z">
              <w:r w:rsidRPr="009A1469">
                <w:rPr>
                  <w:rFonts w:ascii="Arial" w:hAnsi="Arial" w:cs="Arial"/>
                  <w:sz w:val="22"/>
                  <w:szCs w:val="22"/>
                  <w:lang w:val="en-US" w:eastAsia="ja-JP"/>
                </w:rPr>
                <w:t>Cung cấp và giải thích các mẫu Dữ liệu tĩnh / trình tăng tốc MAPS</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18" w:author="Can Hong NGOC" w:date="2020-08-31T11:27:00Z">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1E43740" w14:textId="77777777" w:rsidR="009A1469" w:rsidRPr="009A1469" w:rsidRDefault="009A1469" w:rsidP="009A1469">
            <w:pPr>
              <w:widowControl/>
              <w:overflowPunct/>
              <w:autoSpaceDE/>
              <w:autoSpaceDN/>
              <w:adjustRightInd/>
              <w:textAlignment w:val="auto"/>
              <w:rPr>
                <w:ins w:id="2719" w:author="Can Hong NGOC" w:date="2020-08-31T11:22:00Z"/>
                <w:sz w:val="24"/>
                <w:szCs w:val="24"/>
                <w:lang w:val="en-US" w:eastAsia="ja-JP"/>
              </w:rPr>
            </w:pPr>
            <w:ins w:id="2720" w:author="Can Hong NGOC" w:date="2020-08-31T11:22:00Z">
              <w:r w:rsidRPr="009A1469">
                <w:rPr>
                  <w:rFonts w:ascii="Arial" w:hAnsi="Arial" w:cs="Arial"/>
                  <w:sz w:val="22"/>
                  <w:szCs w:val="22"/>
                  <w:lang w:val="en-US" w:eastAsia="ja-JP"/>
                </w:rPr>
                <w:t>Điền các mẫu tải dữ liệu (Tĩnh / Thị trường / Doanh nghiệp) do Finastra cung cấp sau khi Dự án khởi động.</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21" w:author="Can Hong NGOC" w:date="2020-08-31T11:27: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B284F77" w14:textId="77777777" w:rsidR="009A1469" w:rsidRPr="009A1469" w:rsidRDefault="009A1469" w:rsidP="009A1469">
            <w:pPr>
              <w:widowControl/>
              <w:overflowPunct/>
              <w:autoSpaceDE/>
              <w:autoSpaceDN/>
              <w:adjustRightInd/>
              <w:textAlignment w:val="auto"/>
              <w:rPr>
                <w:ins w:id="2722" w:author="Can Hong NGOC" w:date="2020-08-31T11:22:00Z"/>
                <w:sz w:val="24"/>
                <w:szCs w:val="24"/>
                <w:lang w:val="en-US" w:eastAsia="ja-JP"/>
              </w:rPr>
            </w:pPr>
            <w:ins w:id="2723" w:author="Can Hong NGOC" w:date="2020-08-31T11:22:00Z">
              <w:r w:rsidRPr="009A1469">
                <w:rPr>
                  <w:rFonts w:ascii="Arial" w:hAnsi="Arial" w:cs="Arial"/>
                  <w:sz w:val="22"/>
                  <w:szCs w:val="22"/>
                  <w:lang w:val="en-US" w:eastAsia="ja-JP"/>
                </w:rPr>
                <w:t>DD004 Mẫu tải dữ liệu</w:t>
              </w:r>
            </w:ins>
          </w:p>
        </w:tc>
        <w:tc>
          <w:tcPr>
            <w:tcW w:w="1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24" w:author="Can Hong NGOC" w:date="2020-08-31T11:27:00Z">
              <w:tcPr>
                <w:tcW w:w="3168" w:type="dxa"/>
                <w:gridSpan w:val="3"/>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47D716E" w14:textId="77777777" w:rsidR="009A1469" w:rsidRPr="009A1469" w:rsidRDefault="009A1469" w:rsidP="009A1469">
            <w:pPr>
              <w:widowControl/>
              <w:overflowPunct/>
              <w:autoSpaceDE/>
              <w:autoSpaceDN/>
              <w:adjustRightInd/>
              <w:textAlignment w:val="auto"/>
              <w:rPr>
                <w:ins w:id="2725" w:author="Can Hong NGOC" w:date="2020-08-31T11:22:00Z"/>
                <w:sz w:val="24"/>
                <w:szCs w:val="24"/>
                <w:lang w:val="en-US" w:eastAsia="ja-JP"/>
              </w:rPr>
            </w:pPr>
            <w:ins w:id="2726" w:author="Can Hong NGOC" w:date="2020-08-31T11:22:00Z">
              <w:r w:rsidRPr="009A1469">
                <w:rPr>
                  <w:rFonts w:ascii="Arial" w:hAnsi="Arial" w:cs="Arial"/>
                  <w:sz w:val="22"/>
                  <w:szCs w:val="22"/>
                  <w:lang w:val="en-US" w:eastAsia="ja-JP"/>
                </w:rPr>
                <w:t>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27" w:author="Can Hong NGOC" w:date="2020-08-31T11:27:00Z">
              <w:tcPr>
                <w:tcW w:w="1197"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B7563B3" w14:textId="77777777" w:rsidR="009A1469" w:rsidRPr="009A1469" w:rsidRDefault="009A1469" w:rsidP="009A1469">
            <w:pPr>
              <w:widowControl/>
              <w:overflowPunct/>
              <w:autoSpaceDE/>
              <w:autoSpaceDN/>
              <w:adjustRightInd/>
              <w:jc w:val="center"/>
              <w:textAlignment w:val="auto"/>
              <w:rPr>
                <w:ins w:id="2728" w:author="Can Hong NGOC" w:date="2020-08-31T11:22:00Z"/>
                <w:sz w:val="24"/>
                <w:szCs w:val="24"/>
                <w:lang w:val="en-US" w:eastAsia="ja-JP"/>
              </w:rPr>
            </w:pPr>
            <w:ins w:id="2729"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30"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17EA298" w14:textId="77777777" w:rsidR="009A1469" w:rsidRPr="009A1469" w:rsidRDefault="009A1469" w:rsidP="009A1469">
            <w:pPr>
              <w:widowControl/>
              <w:overflowPunct/>
              <w:autoSpaceDE/>
              <w:autoSpaceDN/>
              <w:adjustRightInd/>
              <w:jc w:val="center"/>
              <w:textAlignment w:val="auto"/>
              <w:rPr>
                <w:ins w:id="2731" w:author="Can Hong NGOC" w:date="2020-08-31T11:22:00Z"/>
                <w:sz w:val="24"/>
                <w:szCs w:val="24"/>
                <w:lang w:val="en-US" w:eastAsia="ja-JP"/>
              </w:rPr>
            </w:pPr>
            <w:ins w:id="2732"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33" w:author="Can Hong NGOC" w:date="2020-08-31T11:27:00Z">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12306F86" w14:textId="77777777" w:rsidR="009A1469" w:rsidRPr="009A1469" w:rsidRDefault="009A1469" w:rsidP="009A1469">
            <w:pPr>
              <w:widowControl/>
              <w:overflowPunct/>
              <w:autoSpaceDE/>
              <w:autoSpaceDN/>
              <w:adjustRightInd/>
              <w:jc w:val="center"/>
              <w:textAlignment w:val="auto"/>
              <w:rPr>
                <w:ins w:id="2734" w:author="Can Hong NGOC" w:date="2020-08-31T11:22:00Z"/>
                <w:sz w:val="24"/>
                <w:szCs w:val="24"/>
                <w:lang w:val="en-US" w:eastAsia="ja-JP"/>
              </w:rPr>
            </w:pPr>
            <w:ins w:id="2735" w:author="Can Hong NGOC" w:date="2020-08-31T11:22:00Z">
              <w:r w:rsidRPr="009A1469">
                <w:rPr>
                  <w:rFonts w:ascii="Arial" w:hAnsi="Arial" w:cs="Arial"/>
                  <w:sz w:val="22"/>
                  <w:szCs w:val="22"/>
                  <w:lang w:val="en-US" w:eastAsia="ja-JP"/>
                </w:rPr>
                <w:t>E</w:t>
              </w:r>
            </w:ins>
          </w:p>
        </w:tc>
      </w:tr>
      <w:tr w:rsidR="009A1469" w:rsidRPr="009A1469" w14:paraId="5F125EA8" w14:textId="77777777" w:rsidTr="009A1469">
        <w:trPr>
          <w:trHeight w:val="781"/>
          <w:ins w:id="2736" w:author="Can Hong NGOC" w:date="2020-08-31T11:22:00Z"/>
          <w:trPrChange w:id="2737" w:author="Can Hong NGOC" w:date="2020-08-31T11:27:00Z">
            <w:trPr>
              <w:gridAfter w:val="0"/>
              <w:trHeight w:val="781"/>
            </w:trPr>
          </w:trPrChange>
        </w:trPr>
        <w:tc>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38" w:author="Can Hong NGOC" w:date="2020-08-31T11:27:00Z">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D948B7E" w14:textId="77777777" w:rsidR="009A1469" w:rsidRPr="009A1469" w:rsidRDefault="009A1469" w:rsidP="009A1469">
            <w:pPr>
              <w:widowControl/>
              <w:overflowPunct/>
              <w:autoSpaceDE/>
              <w:autoSpaceDN/>
              <w:adjustRightInd/>
              <w:textAlignment w:val="auto"/>
              <w:rPr>
                <w:ins w:id="2739" w:author="Can Hong NGOC" w:date="2020-08-31T11:22:00Z"/>
                <w:sz w:val="24"/>
                <w:szCs w:val="24"/>
                <w:lang w:val="en-US" w:eastAsia="ja-JP"/>
              </w:rPr>
            </w:pPr>
            <w:ins w:id="2740" w:author="Can Hong NGOC" w:date="2020-08-31T11:22:00Z">
              <w:r w:rsidRPr="009A1469">
                <w:rPr>
                  <w:rFonts w:ascii="Arial" w:hAnsi="Arial" w:cs="Arial"/>
                  <w:b/>
                  <w:bCs/>
                  <w:sz w:val="22"/>
                  <w:szCs w:val="22"/>
                  <w:lang w:val="en-US" w:eastAsia="ja-JP"/>
                </w:rPr>
                <w:t>VK.D005</w:t>
              </w:r>
            </w:ins>
          </w:p>
        </w:tc>
        <w:tc>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41" w:author="Can Hong NGOC" w:date="2020-08-31T11:27:00Z">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6B81BAB" w14:textId="77777777" w:rsidR="009A1469" w:rsidRPr="009A1469" w:rsidRDefault="009A1469" w:rsidP="009A1469">
            <w:pPr>
              <w:widowControl/>
              <w:overflowPunct/>
              <w:autoSpaceDE/>
              <w:autoSpaceDN/>
              <w:adjustRightInd/>
              <w:textAlignment w:val="auto"/>
              <w:rPr>
                <w:ins w:id="2742" w:author="Can Hong NGOC" w:date="2020-08-31T11:22:00Z"/>
                <w:sz w:val="24"/>
                <w:szCs w:val="24"/>
                <w:lang w:val="en-US" w:eastAsia="ja-JP"/>
              </w:rPr>
            </w:pPr>
            <w:ins w:id="2743" w:author="Can Hong NGOC" w:date="2020-08-31T11:22:00Z">
              <w:r w:rsidRPr="009A1469">
                <w:rPr>
                  <w:rFonts w:ascii="Arial" w:hAnsi="Arial" w:cs="Arial"/>
                  <w:sz w:val="22"/>
                  <w:szCs w:val="22"/>
                  <w:lang w:val="en-US" w:eastAsia="ja-JP"/>
                </w:rPr>
                <w:t>Chạy hội thảo đặc điểm kỹ thuật</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44" w:author="Can Hong NGOC" w:date="2020-08-31T11:27: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00A401E" w14:textId="77777777" w:rsidR="009A1469" w:rsidRPr="009A1469" w:rsidRDefault="009A1469" w:rsidP="009A1469">
            <w:pPr>
              <w:widowControl/>
              <w:overflowPunct/>
              <w:autoSpaceDE/>
              <w:autoSpaceDN/>
              <w:adjustRightInd/>
              <w:textAlignment w:val="auto"/>
              <w:rPr>
                <w:ins w:id="2745" w:author="Can Hong NGOC" w:date="2020-08-31T11:22:00Z"/>
                <w:sz w:val="24"/>
                <w:szCs w:val="24"/>
                <w:lang w:val="en-US" w:eastAsia="ja-JP"/>
              </w:rPr>
            </w:pPr>
            <w:ins w:id="2746" w:author="Can Hong NGOC" w:date="2020-08-31T11:22:00Z">
              <w:r w:rsidRPr="009A1469">
                <w:rPr>
                  <w:rFonts w:ascii="Arial" w:hAnsi="Arial" w:cs="Arial"/>
                  <w:sz w:val="22"/>
                  <w:szCs w:val="22"/>
                  <w:lang w:val="en-US" w:eastAsia="ja-JP"/>
                </w:rPr>
                <w:t>Tạo điều kiện thuận lợi cho việc triển khai kỹ thuật các mô-đun thuộc phạm vi của Dịch vụ.</w:t>
              </w:r>
            </w:ins>
          </w:p>
          <w:p w14:paraId="344AA64D" w14:textId="77777777" w:rsidR="009A1469" w:rsidRPr="009A1469" w:rsidRDefault="009A1469" w:rsidP="009A1469">
            <w:pPr>
              <w:widowControl/>
              <w:overflowPunct/>
              <w:autoSpaceDE/>
              <w:autoSpaceDN/>
              <w:adjustRightInd/>
              <w:textAlignment w:val="auto"/>
              <w:rPr>
                <w:ins w:id="2747" w:author="Can Hong NGOC" w:date="2020-08-31T11:22:00Z"/>
                <w:sz w:val="24"/>
                <w:szCs w:val="24"/>
                <w:lang w:val="en-US" w:eastAsia="ja-JP"/>
              </w:rPr>
            </w:pPr>
            <w:ins w:id="2748" w:author="Can Hong NGOC" w:date="2020-08-31T11:22:00Z">
              <w:r w:rsidRPr="009A1469">
                <w:rPr>
                  <w:sz w:val="24"/>
                  <w:szCs w:val="24"/>
                  <w:lang w:val="en-US" w:eastAsia="ja-JP"/>
                </w:rPr>
                <w:br/>
              </w:r>
              <w:r w:rsidRPr="009A1469">
                <w:rPr>
                  <w:rFonts w:ascii="Arial" w:hAnsi="Arial" w:cs="Arial"/>
                  <w:sz w:val="22"/>
                  <w:szCs w:val="22"/>
                  <w:lang w:val="en-US" w:eastAsia="ja-JP"/>
                </w:rPr>
                <w:t>Khách hàng phải Cung cấp các yêu cầu (kiến trúc, định dạng và thông số kỹ thuật cho API giao diện, Chuyển đổi dữ liệu, Báo cáo) để Finastra chuẩn bị Đặc tả kỹ thuật .</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49" w:author="Can Hong NGOC" w:date="2020-08-31T11:27:00Z">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EDAA4ED" w14:textId="77777777" w:rsidR="009A1469" w:rsidRPr="009A1469" w:rsidRDefault="009A1469" w:rsidP="009A1469">
            <w:pPr>
              <w:widowControl/>
              <w:overflowPunct/>
              <w:autoSpaceDE/>
              <w:autoSpaceDN/>
              <w:adjustRightInd/>
              <w:textAlignment w:val="auto"/>
              <w:rPr>
                <w:ins w:id="2750" w:author="Can Hong NGOC" w:date="2020-08-31T11:22:00Z"/>
                <w:sz w:val="24"/>
                <w:szCs w:val="24"/>
                <w:lang w:val="en-US" w:eastAsia="ja-JP"/>
              </w:rPr>
            </w:pPr>
            <w:ins w:id="2751" w:author="Can Hong NGOC" w:date="2020-08-31T11:22:00Z">
              <w:r w:rsidRPr="009A1469">
                <w:rPr>
                  <w:rFonts w:ascii="Arial" w:hAnsi="Arial" w:cs="Arial"/>
                  <w:sz w:val="22"/>
                  <w:szCs w:val="22"/>
                  <w:lang w:val="en-US" w:eastAsia="ja-JP"/>
                </w:rPr>
                <w:t>Tài liệu đặc điểm kỹ thuật DD005</w:t>
              </w:r>
            </w:ins>
          </w:p>
        </w:tc>
        <w:tc>
          <w:tcPr>
            <w:tcW w:w="1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52" w:author="Can Hong NGOC" w:date="2020-08-31T11:27:00Z">
              <w:tcPr>
                <w:tcW w:w="158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4F5E07B" w14:textId="77777777" w:rsidR="009A1469" w:rsidRPr="009A1469" w:rsidRDefault="009A1469" w:rsidP="009A1469">
            <w:pPr>
              <w:widowControl/>
              <w:overflowPunct/>
              <w:autoSpaceDE/>
              <w:autoSpaceDN/>
              <w:adjustRightInd/>
              <w:textAlignment w:val="auto"/>
              <w:rPr>
                <w:ins w:id="2753" w:author="Can Hong NGOC" w:date="2020-08-31T11:22:00Z"/>
                <w:sz w:val="24"/>
                <w:szCs w:val="24"/>
                <w:lang w:val="en-US" w:eastAsia="ja-JP"/>
              </w:rPr>
            </w:pPr>
            <w:ins w:id="2754" w:author="Can Hong NGOC" w:date="2020-08-31T11:22:00Z">
              <w:r w:rsidRPr="009A1469">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55" w:author="Can Hong NGOC" w:date="2020-08-31T11:27:00Z">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7B193FE" w14:textId="77777777" w:rsidR="009A1469" w:rsidRPr="009A1469" w:rsidRDefault="009A1469" w:rsidP="009A1469">
            <w:pPr>
              <w:widowControl/>
              <w:overflowPunct/>
              <w:autoSpaceDE/>
              <w:autoSpaceDN/>
              <w:adjustRightInd/>
              <w:jc w:val="center"/>
              <w:textAlignment w:val="auto"/>
              <w:rPr>
                <w:ins w:id="2756" w:author="Can Hong NGOC" w:date="2020-08-31T11:22:00Z"/>
                <w:sz w:val="24"/>
                <w:szCs w:val="24"/>
                <w:lang w:val="en-US" w:eastAsia="ja-JP"/>
              </w:rPr>
            </w:pPr>
            <w:ins w:id="2757" w:author="Can Hong NGOC" w:date="2020-08-31T11:22:00Z">
              <w:r w:rsidRPr="009A1469">
                <w:rPr>
                  <w:rFonts w:ascii="Arial" w:hAnsi="Arial" w:cs="Arial"/>
                  <w:sz w:val="22"/>
                  <w:szCs w:val="22"/>
                  <w:lang w:val="en-US" w:eastAsia="ja-JP"/>
                </w:rPr>
                <w:t>E</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58"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28751CA" w14:textId="77777777" w:rsidR="009A1469" w:rsidRPr="009A1469" w:rsidRDefault="009A1469" w:rsidP="009A1469">
            <w:pPr>
              <w:widowControl/>
              <w:overflowPunct/>
              <w:autoSpaceDE/>
              <w:autoSpaceDN/>
              <w:adjustRightInd/>
              <w:jc w:val="center"/>
              <w:textAlignment w:val="auto"/>
              <w:rPr>
                <w:ins w:id="2759" w:author="Can Hong NGOC" w:date="2020-08-31T11:22:00Z"/>
                <w:sz w:val="24"/>
                <w:szCs w:val="24"/>
                <w:lang w:val="en-US" w:eastAsia="ja-JP"/>
              </w:rPr>
            </w:pPr>
            <w:ins w:id="2760"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61"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0C59760C" w14:textId="77777777" w:rsidR="009A1469" w:rsidRPr="009A1469" w:rsidRDefault="009A1469" w:rsidP="009A1469">
            <w:pPr>
              <w:widowControl/>
              <w:overflowPunct/>
              <w:autoSpaceDE/>
              <w:autoSpaceDN/>
              <w:adjustRightInd/>
              <w:jc w:val="center"/>
              <w:textAlignment w:val="auto"/>
              <w:rPr>
                <w:ins w:id="2762" w:author="Can Hong NGOC" w:date="2020-08-31T11:22:00Z"/>
                <w:sz w:val="24"/>
                <w:szCs w:val="24"/>
                <w:lang w:val="en-US" w:eastAsia="ja-JP"/>
              </w:rPr>
            </w:pPr>
            <w:ins w:id="2763" w:author="Can Hong NGOC" w:date="2020-08-31T11:22:00Z">
              <w:r w:rsidRPr="009A1469">
                <w:rPr>
                  <w:rFonts w:ascii="Arial" w:hAnsi="Arial" w:cs="Arial"/>
                  <w:sz w:val="22"/>
                  <w:szCs w:val="22"/>
                  <w:lang w:val="en-US" w:eastAsia="ja-JP"/>
                </w:rPr>
                <w:t>S</w:t>
              </w:r>
            </w:ins>
          </w:p>
        </w:tc>
      </w:tr>
      <w:tr w:rsidR="009A1469" w:rsidRPr="009A1469" w14:paraId="6357424D" w14:textId="77777777" w:rsidTr="009A1469">
        <w:tblPrEx>
          <w:tblPrExChange w:id="2764" w:author="Can Hong NGOC" w:date="2020-08-31T11:27:00Z">
            <w:tblPrEx>
              <w:tblW w:w="16881" w:type="dxa"/>
            </w:tblPrEx>
          </w:tblPrExChange>
        </w:tblPrEx>
        <w:trPr>
          <w:trHeight w:val="615"/>
          <w:ins w:id="2765" w:author="Can Hong NGOC" w:date="2020-08-31T11:22:00Z"/>
          <w:trPrChange w:id="2766" w:author="Can Hong NGOC" w:date="2020-08-31T11:27:00Z">
            <w:trPr>
              <w:trHeight w:val="615"/>
            </w:trPr>
          </w:trPrChange>
        </w:trPr>
        <w:tc>
          <w:tcPr>
            <w:tcW w:w="14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67" w:author="Can Hong NGOC" w:date="2020-08-31T11:27:00Z">
              <w:tcPr>
                <w:tcW w:w="14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EC64AFD" w14:textId="77777777" w:rsidR="009A1469" w:rsidRPr="009A1469" w:rsidRDefault="009A1469" w:rsidP="009A1469">
            <w:pPr>
              <w:widowControl/>
              <w:overflowPunct/>
              <w:autoSpaceDE/>
              <w:autoSpaceDN/>
              <w:adjustRightInd/>
              <w:textAlignment w:val="auto"/>
              <w:rPr>
                <w:ins w:id="2768" w:author="Can Hong NGOC" w:date="2020-08-31T11:22:00Z"/>
                <w:sz w:val="24"/>
                <w:szCs w:val="24"/>
                <w:lang w:val="en-US" w:eastAsia="ja-JP"/>
              </w:rPr>
            </w:pPr>
            <w:ins w:id="2769" w:author="Can Hong NGOC" w:date="2020-08-31T11:22:00Z">
              <w:r w:rsidRPr="009A1469">
                <w:rPr>
                  <w:rFonts w:ascii="Arial" w:hAnsi="Arial" w:cs="Arial"/>
                  <w:b/>
                  <w:bCs/>
                  <w:sz w:val="22"/>
                  <w:szCs w:val="22"/>
                  <w:lang w:val="en-US" w:eastAsia="ja-JP"/>
                </w:rPr>
                <w:t>VK.D006</w:t>
              </w:r>
            </w:ins>
          </w:p>
        </w:tc>
        <w:tc>
          <w:tcPr>
            <w:tcW w:w="20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70" w:author="Can Hong NGOC" w:date="2020-08-31T11:27:00Z">
              <w:tcPr>
                <w:tcW w:w="20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837C4B1" w14:textId="77777777" w:rsidR="009A1469" w:rsidRPr="009A1469" w:rsidRDefault="009A1469" w:rsidP="009A1469">
            <w:pPr>
              <w:widowControl/>
              <w:overflowPunct/>
              <w:autoSpaceDE/>
              <w:autoSpaceDN/>
              <w:adjustRightInd/>
              <w:textAlignment w:val="auto"/>
              <w:rPr>
                <w:ins w:id="2771" w:author="Can Hong NGOC" w:date="2020-08-31T11:22:00Z"/>
                <w:sz w:val="24"/>
                <w:szCs w:val="24"/>
                <w:lang w:val="en-US" w:eastAsia="ja-JP"/>
              </w:rPr>
            </w:pPr>
            <w:ins w:id="2772" w:author="Can Hong NGOC" w:date="2020-08-31T11:22:00Z">
              <w:r w:rsidRPr="009A1469">
                <w:rPr>
                  <w:rFonts w:ascii="Arial" w:hAnsi="Arial" w:cs="Arial"/>
                  <w:sz w:val="22"/>
                  <w:szCs w:val="22"/>
                  <w:lang w:val="en-US" w:eastAsia="ja-JP"/>
                </w:rPr>
                <w:t>Chạy Hội thảo Đặc tả Giao diện</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73" w:author="Can Hong NGOC" w:date="2020-08-31T11:27:00Z">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E81B303" w14:textId="77777777" w:rsidR="009A1469" w:rsidRPr="009A1469" w:rsidRDefault="009A1469" w:rsidP="009A1469">
            <w:pPr>
              <w:widowControl/>
              <w:overflowPunct/>
              <w:autoSpaceDE/>
              <w:autoSpaceDN/>
              <w:adjustRightInd/>
              <w:textAlignment w:val="auto"/>
              <w:rPr>
                <w:ins w:id="2774" w:author="Can Hong NGOC" w:date="2020-08-31T11:22:00Z"/>
                <w:sz w:val="24"/>
                <w:szCs w:val="24"/>
                <w:lang w:val="en-US" w:eastAsia="ja-JP"/>
              </w:rPr>
            </w:pPr>
            <w:ins w:id="2775" w:author="Can Hong NGOC" w:date="2020-08-31T11:22:00Z">
              <w:r w:rsidRPr="009A1469">
                <w:rPr>
                  <w:rFonts w:ascii="Arial" w:hAnsi="Arial" w:cs="Arial"/>
                  <w:sz w:val="22"/>
                  <w:szCs w:val="22"/>
                  <w:lang w:val="en-US" w:eastAsia="ja-JP"/>
                </w:rPr>
                <w:t>Khách hàng cần hỗ trợ Fianstra tạo tài liệu đặc tả Giao diện.</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76" w:author="Can Hong NGOC" w:date="2020-08-31T11:27: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0BD458B" w14:textId="77777777" w:rsidR="009A1469" w:rsidRPr="009A1469" w:rsidRDefault="009A1469" w:rsidP="009A1469">
            <w:pPr>
              <w:widowControl/>
              <w:overflowPunct/>
              <w:autoSpaceDE/>
              <w:autoSpaceDN/>
              <w:adjustRightInd/>
              <w:textAlignment w:val="auto"/>
              <w:rPr>
                <w:ins w:id="2777" w:author="Can Hong NGOC" w:date="2020-08-31T11:22:00Z"/>
                <w:sz w:val="24"/>
                <w:szCs w:val="24"/>
                <w:lang w:val="en-US" w:eastAsia="ja-JP"/>
              </w:rPr>
            </w:pPr>
            <w:ins w:id="2778" w:author="Can Hong NGOC" w:date="2020-08-31T11:22:00Z">
              <w:r w:rsidRPr="009A1469">
                <w:rPr>
                  <w:rFonts w:ascii="Arial" w:hAnsi="Arial" w:cs="Arial"/>
                  <w:sz w:val="22"/>
                  <w:szCs w:val="22"/>
                  <w:lang w:val="en-US" w:eastAsia="ja-JP"/>
                </w:rPr>
                <w:t>Tài liệu đặc điểm kỹ thuật giao diện DD006</w:t>
              </w:r>
            </w:ins>
          </w:p>
        </w:tc>
        <w:tc>
          <w:tcPr>
            <w:tcW w:w="1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79" w:author="Can Hong NGOC" w:date="2020-08-31T11:27:00Z">
              <w:tcPr>
                <w:tcW w:w="3168" w:type="dxa"/>
                <w:gridSpan w:val="3"/>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821BBF7" w14:textId="77777777" w:rsidR="009A1469" w:rsidRPr="009A1469" w:rsidRDefault="009A1469" w:rsidP="009A1469">
            <w:pPr>
              <w:widowControl/>
              <w:overflowPunct/>
              <w:autoSpaceDE/>
              <w:autoSpaceDN/>
              <w:adjustRightInd/>
              <w:textAlignment w:val="auto"/>
              <w:rPr>
                <w:ins w:id="2780" w:author="Can Hong NGOC" w:date="2020-08-31T11:22:00Z"/>
                <w:sz w:val="24"/>
                <w:szCs w:val="24"/>
                <w:lang w:val="en-US" w:eastAsia="ja-JP"/>
              </w:rPr>
            </w:pPr>
            <w:ins w:id="2781" w:author="Can Hong NGOC" w:date="2020-08-31T11:22:00Z">
              <w:r w:rsidRPr="009A1469">
                <w:rPr>
                  <w:rFonts w:ascii="Arial" w:hAnsi="Arial" w:cs="Arial"/>
                  <w:sz w:val="22"/>
                  <w:szCs w:val="22"/>
                  <w:lang w:val="en-US" w:eastAsia="ja-JP"/>
                </w:rPr>
                <w:t>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82" w:author="Can Hong NGOC" w:date="2020-08-31T11:27:00Z">
              <w:tcPr>
                <w:tcW w:w="1197"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134BDBB" w14:textId="77777777" w:rsidR="009A1469" w:rsidRPr="009A1469" w:rsidRDefault="009A1469" w:rsidP="009A1469">
            <w:pPr>
              <w:widowControl/>
              <w:overflowPunct/>
              <w:autoSpaceDE/>
              <w:autoSpaceDN/>
              <w:adjustRightInd/>
              <w:jc w:val="center"/>
              <w:textAlignment w:val="auto"/>
              <w:rPr>
                <w:ins w:id="2783" w:author="Can Hong NGOC" w:date="2020-08-31T11:22:00Z"/>
                <w:sz w:val="24"/>
                <w:szCs w:val="24"/>
                <w:lang w:val="en-US" w:eastAsia="ja-JP"/>
              </w:rPr>
            </w:pPr>
            <w:ins w:id="2784"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85"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F5FA851" w14:textId="77777777" w:rsidR="009A1469" w:rsidRPr="009A1469" w:rsidRDefault="009A1469" w:rsidP="009A1469">
            <w:pPr>
              <w:widowControl/>
              <w:overflowPunct/>
              <w:autoSpaceDE/>
              <w:autoSpaceDN/>
              <w:adjustRightInd/>
              <w:jc w:val="center"/>
              <w:textAlignment w:val="auto"/>
              <w:rPr>
                <w:ins w:id="2786" w:author="Can Hong NGOC" w:date="2020-08-31T11:22:00Z"/>
                <w:sz w:val="24"/>
                <w:szCs w:val="24"/>
                <w:lang w:val="en-US" w:eastAsia="ja-JP"/>
              </w:rPr>
            </w:pPr>
            <w:ins w:id="2787" w:author="Can Hong NGOC" w:date="2020-08-31T11:22:00Z">
              <w:r w:rsidRPr="009A1469">
                <w:rPr>
                  <w:rFonts w:ascii="Arial" w:hAnsi="Arial" w:cs="Arial"/>
                  <w:sz w:val="22"/>
                  <w:szCs w:val="22"/>
                  <w:lang w:val="en-US" w:eastAsia="ja-JP"/>
                </w:rPr>
                <w:t>E</w:t>
              </w:r>
            </w:ins>
          </w:p>
        </w:tc>
        <w:tc>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88" w:author="Can Hong NGOC" w:date="2020-08-31T11:27:00Z">
              <w:tcPr>
                <w:tcW w:w="12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3C90F28" w14:textId="77777777" w:rsidR="009A1469" w:rsidRPr="009A1469" w:rsidRDefault="009A1469" w:rsidP="009A1469">
            <w:pPr>
              <w:widowControl/>
              <w:overflowPunct/>
              <w:autoSpaceDE/>
              <w:autoSpaceDN/>
              <w:adjustRightInd/>
              <w:jc w:val="center"/>
              <w:textAlignment w:val="auto"/>
              <w:rPr>
                <w:ins w:id="2789" w:author="Can Hong NGOC" w:date="2020-08-31T11:22:00Z"/>
                <w:sz w:val="24"/>
                <w:szCs w:val="24"/>
                <w:lang w:val="en-US" w:eastAsia="ja-JP"/>
              </w:rPr>
            </w:pPr>
            <w:ins w:id="2790" w:author="Can Hong NGOC" w:date="2020-08-31T11:22:00Z">
              <w:r w:rsidRPr="009A1469">
                <w:rPr>
                  <w:rFonts w:ascii="Arial" w:hAnsi="Arial" w:cs="Arial"/>
                  <w:sz w:val="22"/>
                  <w:szCs w:val="22"/>
                  <w:lang w:val="en-US" w:eastAsia="ja-JP"/>
                </w:rPr>
                <w:t>S</w:t>
              </w:r>
            </w:ins>
          </w:p>
        </w:tc>
      </w:tr>
      <w:tr w:rsidR="009A1469" w:rsidRPr="009A1469" w14:paraId="0A347326" w14:textId="77777777" w:rsidTr="009A1469">
        <w:trPr>
          <w:trHeight w:val="615"/>
          <w:ins w:id="2791" w:author="Can Hong NGOC" w:date="2020-08-31T11:22:00Z"/>
          <w:trPrChange w:id="2792" w:author="Can Hong NGOC" w:date="2020-08-31T11:27:00Z">
            <w:trPr>
              <w:gridAfter w:val="0"/>
              <w:trHeight w:val="615"/>
            </w:trPr>
          </w:trPrChange>
        </w:trPr>
        <w:tc>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93" w:author="Can Hong NGOC" w:date="2020-08-31T11:27:00Z">
              <w:tcPr>
                <w:tcW w:w="14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5977CD5" w14:textId="77777777" w:rsidR="009A1469" w:rsidRPr="009A1469" w:rsidRDefault="009A1469" w:rsidP="009A1469">
            <w:pPr>
              <w:widowControl/>
              <w:overflowPunct/>
              <w:autoSpaceDE/>
              <w:autoSpaceDN/>
              <w:adjustRightInd/>
              <w:textAlignment w:val="auto"/>
              <w:rPr>
                <w:ins w:id="2794" w:author="Can Hong NGOC" w:date="2020-08-31T11:22:00Z"/>
                <w:sz w:val="24"/>
                <w:szCs w:val="24"/>
                <w:lang w:val="en-US" w:eastAsia="ja-JP"/>
              </w:rPr>
            </w:pPr>
            <w:ins w:id="2795" w:author="Can Hong NGOC" w:date="2020-08-31T11:22:00Z">
              <w:r w:rsidRPr="009A1469">
                <w:rPr>
                  <w:rFonts w:ascii="Arial" w:hAnsi="Arial" w:cs="Arial"/>
                  <w:b/>
                  <w:bCs/>
                  <w:sz w:val="22"/>
                  <w:szCs w:val="22"/>
                  <w:lang w:val="en-US" w:eastAsia="ja-JP"/>
                </w:rPr>
                <w:t>VK.D007</w:t>
              </w:r>
            </w:ins>
          </w:p>
        </w:tc>
        <w:tc>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96" w:author="Can Hong NGOC" w:date="2020-08-31T11:27:00Z">
              <w:tcPr>
                <w:tcW w:w="20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F9CD0B2" w14:textId="77777777" w:rsidR="009A1469" w:rsidRPr="009A1469" w:rsidRDefault="009A1469" w:rsidP="009A1469">
            <w:pPr>
              <w:widowControl/>
              <w:overflowPunct/>
              <w:autoSpaceDE/>
              <w:autoSpaceDN/>
              <w:adjustRightInd/>
              <w:textAlignment w:val="auto"/>
              <w:rPr>
                <w:ins w:id="2797" w:author="Can Hong NGOC" w:date="2020-08-31T11:22:00Z"/>
                <w:sz w:val="24"/>
                <w:szCs w:val="24"/>
                <w:lang w:val="en-US" w:eastAsia="ja-JP"/>
              </w:rPr>
            </w:pPr>
            <w:ins w:id="2798" w:author="Can Hong NGOC" w:date="2020-08-31T11:22:00Z">
              <w:r w:rsidRPr="009A1469">
                <w:rPr>
                  <w:rFonts w:ascii="Arial" w:hAnsi="Arial" w:cs="Arial"/>
                  <w:sz w:val="22"/>
                  <w:szCs w:val="22"/>
                  <w:lang w:val="en-US" w:eastAsia="ja-JP"/>
                </w:rPr>
                <w:t>Hoàn thiện danh sách các Deltas / CR được phê duyệt</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99" w:author="Can Hong NGOC" w:date="2020-08-31T11:27: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DFF03EB" w14:textId="77777777" w:rsidR="009A1469" w:rsidRPr="009A1469" w:rsidRDefault="009A1469" w:rsidP="009A1469">
            <w:pPr>
              <w:widowControl/>
              <w:overflowPunct/>
              <w:autoSpaceDE/>
              <w:autoSpaceDN/>
              <w:adjustRightInd/>
              <w:textAlignment w:val="auto"/>
              <w:rPr>
                <w:ins w:id="2800" w:author="Can Hong NGOC" w:date="2020-08-31T11:22:00Z"/>
                <w:sz w:val="24"/>
                <w:szCs w:val="24"/>
                <w:lang w:val="en-US" w:eastAsia="ja-JP"/>
              </w:rPr>
            </w:pPr>
            <w:ins w:id="2801" w:author="Can Hong NGOC" w:date="2020-08-31T11:22:00Z">
              <w:r w:rsidRPr="009A1469">
                <w:rPr>
                  <w:rFonts w:ascii="Arial" w:hAnsi="Arial" w:cs="Arial"/>
                  <w:sz w:val="22"/>
                  <w:szCs w:val="22"/>
                  <w:lang w:val="en-US" w:eastAsia="ja-JP"/>
                </w:rPr>
                <w:t>Hoạt động này sẽ diễn ra trong một loạt các Cuộc họp của Ban Kiểm soát Thay đổi. Vai trò của Ban Kiểm soát Thay đổi được giải thích trong phần Quản trị Dự án của SOW này.</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02" w:author="Can Hong NGOC" w:date="2020-08-31T11:27:00Z">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B46449C" w14:textId="77777777" w:rsidR="009A1469" w:rsidRPr="009A1469" w:rsidRDefault="009A1469" w:rsidP="009A1469">
            <w:pPr>
              <w:widowControl/>
              <w:overflowPunct/>
              <w:autoSpaceDE/>
              <w:autoSpaceDN/>
              <w:adjustRightInd/>
              <w:textAlignment w:val="auto"/>
              <w:rPr>
                <w:ins w:id="2803" w:author="Can Hong NGOC" w:date="2020-08-31T11:22:00Z"/>
                <w:sz w:val="24"/>
                <w:szCs w:val="24"/>
                <w:lang w:val="en-US" w:eastAsia="ja-JP"/>
              </w:rPr>
            </w:pPr>
            <w:ins w:id="2804" w:author="Can Hong NGOC" w:date="2020-08-31T11:22:00Z">
              <w:r w:rsidRPr="009A1469">
                <w:rPr>
                  <w:rFonts w:ascii="Arial" w:hAnsi="Arial" w:cs="Arial"/>
                  <w:sz w:val="22"/>
                  <w:szCs w:val="22"/>
                  <w:lang w:val="en-US" w:eastAsia="ja-JP"/>
                </w:rPr>
                <w:t>DD006 Yêu cầu thay đổi / nhật ký Delta được phê duyệt cuối cùng</w:t>
              </w:r>
            </w:ins>
          </w:p>
        </w:tc>
        <w:tc>
          <w:tcPr>
            <w:tcW w:w="1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05" w:author="Can Hong NGOC" w:date="2020-08-31T11:27:00Z">
              <w:tcPr>
                <w:tcW w:w="158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1C2E06D" w14:textId="77777777" w:rsidR="009A1469" w:rsidRPr="009A1469" w:rsidRDefault="009A1469" w:rsidP="009A1469">
            <w:pPr>
              <w:widowControl/>
              <w:overflowPunct/>
              <w:autoSpaceDE/>
              <w:autoSpaceDN/>
              <w:adjustRightInd/>
              <w:textAlignment w:val="auto"/>
              <w:rPr>
                <w:ins w:id="2806" w:author="Can Hong NGOC" w:date="2020-08-31T11:22:00Z"/>
                <w:sz w:val="24"/>
                <w:szCs w:val="24"/>
                <w:lang w:val="en-US" w:eastAsia="ja-JP"/>
              </w:rPr>
            </w:pPr>
            <w:ins w:id="2807" w:author="Can Hong NGOC" w:date="2020-08-31T11:22:00Z">
              <w:r w:rsidRPr="009A1469">
                <w:rPr>
                  <w:rFonts w:ascii="Arial" w:hAnsi="Arial" w:cs="Arial"/>
                  <w:sz w:val="22"/>
                  <w:szCs w:val="22"/>
                  <w:lang w:val="en-US" w:eastAsia="ja-JP"/>
                </w:rPr>
                <w:t>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08" w:author="Can Hong NGOC" w:date="2020-08-31T11:27:00Z">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C288192" w14:textId="77777777" w:rsidR="009A1469" w:rsidRPr="009A1469" w:rsidRDefault="009A1469" w:rsidP="009A1469">
            <w:pPr>
              <w:widowControl/>
              <w:overflowPunct/>
              <w:autoSpaceDE/>
              <w:autoSpaceDN/>
              <w:adjustRightInd/>
              <w:jc w:val="center"/>
              <w:textAlignment w:val="auto"/>
              <w:rPr>
                <w:ins w:id="2809" w:author="Can Hong NGOC" w:date="2020-08-31T11:22:00Z"/>
                <w:sz w:val="24"/>
                <w:szCs w:val="24"/>
                <w:lang w:val="en-US" w:eastAsia="ja-JP"/>
              </w:rPr>
            </w:pPr>
            <w:ins w:id="2810" w:author="Can Hong NGOC" w:date="2020-08-31T11:22:00Z">
              <w:r w:rsidRPr="009A1469">
                <w:rPr>
                  <w:rFonts w:ascii="Arial" w:hAnsi="Arial" w:cs="Arial"/>
                  <w:sz w:val="22"/>
                  <w:szCs w:val="22"/>
                  <w:lang w:val="en-US" w:eastAsia="ja-JP"/>
                </w:rPr>
                <w:t>E</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11"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8FFC549" w14:textId="77777777" w:rsidR="009A1469" w:rsidRPr="009A1469" w:rsidRDefault="009A1469" w:rsidP="009A1469">
            <w:pPr>
              <w:widowControl/>
              <w:overflowPunct/>
              <w:autoSpaceDE/>
              <w:autoSpaceDN/>
              <w:adjustRightInd/>
              <w:jc w:val="center"/>
              <w:textAlignment w:val="auto"/>
              <w:rPr>
                <w:ins w:id="2812" w:author="Can Hong NGOC" w:date="2020-08-31T11:22:00Z"/>
                <w:sz w:val="24"/>
                <w:szCs w:val="24"/>
                <w:lang w:val="en-US" w:eastAsia="ja-JP"/>
              </w:rPr>
            </w:pPr>
            <w:ins w:id="2813" w:author="Can Hong NGOC" w:date="2020-08-31T11:22:00Z">
              <w:r w:rsidRPr="009A1469">
                <w:rPr>
                  <w:rFonts w:ascii="Arial" w:hAnsi="Arial" w:cs="Arial"/>
                  <w:sz w:val="22"/>
                  <w:szCs w:val="22"/>
                  <w:lang w:val="en-US" w:eastAsia="ja-JP"/>
                </w:rPr>
                <w:t>S</w:t>
              </w:r>
            </w:ins>
          </w:p>
        </w:tc>
        <w:tc>
          <w:tcPr>
            <w:tcW w:w="12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14" w:author="Can Hong NGOC" w:date="2020-08-31T11:27:00Z">
              <w:tcPr>
                <w:tcW w:w="120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740561D" w14:textId="77777777" w:rsidR="009A1469" w:rsidRPr="009A1469" w:rsidRDefault="009A1469" w:rsidP="009A1469">
            <w:pPr>
              <w:widowControl/>
              <w:overflowPunct/>
              <w:autoSpaceDE/>
              <w:autoSpaceDN/>
              <w:adjustRightInd/>
              <w:jc w:val="center"/>
              <w:textAlignment w:val="auto"/>
              <w:rPr>
                <w:ins w:id="2815" w:author="Can Hong NGOC" w:date="2020-08-31T11:22:00Z"/>
                <w:sz w:val="24"/>
                <w:szCs w:val="24"/>
                <w:lang w:val="en-US" w:eastAsia="ja-JP"/>
              </w:rPr>
            </w:pPr>
            <w:ins w:id="2816" w:author="Can Hong NGOC" w:date="2020-08-31T11:22:00Z">
              <w:r w:rsidRPr="009A1469">
                <w:rPr>
                  <w:rFonts w:ascii="Arial" w:hAnsi="Arial" w:cs="Arial"/>
                  <w:sz w:val="22"/>
                  <w:szCs w:val="22"/>
                  <w:lang w:val="en-US" w:eastAsia="ja-JP"/>
                </w:rPr>
                <w:t>S</w:t>
              </w:r>
            </w:ins>
          </w:p>
        </w:tc>
      </w:tr>
    </w:tbl>
    <w:p w14:paraId="19323FC4" w14:textId="77777777" w:rsidR="009A1469" w:rsidRPr="0046384D" w:rsidRDefault="009A1469" w:rsidP="009A1469">
      <w:pPr>
        <w:widowControl/>
        <w:overflowPunct/>
        <w:autoSpaceDE/>
        <w:autoSpaceDN/>
        <w:adjustRightInd/>
        <w:textAlignment w:val="auto"/>
        <w:rPr>
          <w:ins w:id="2817" w:author="Can Hong NGOC" w:date="2020-08-31T11:22:00Z"/>
          <w:color w:val="000000"/>
          <w:sz w:val="27"/>
          <w:szCs w:val="27"/>
          <w:lang w:eastAsia="ja-JP"/>
        </w:rPr>
      </w:pPr>
      <w:ins w:id="2818" w:author="Can Hong NGOC" w:date="2020-08-31T11:22:00Z">
        <w:r w:rsidRPr="0046384D">
          <w:rPr>
            <w:rFonts w:ascii="Arial" w:hAnsi="Arial" w:cs="Arial"/>
            <w:color w:val="000000"/>
            <w:lang w:eastAsia="ja-JP"/>
          </w:rPr>
          <w:t>Cổng 2: Thông số kỹ thuật hoàn chỉnh</w:t>
        </w:r>
      </w:ins>
    </w:p>
    <w:p w14:paraId="37C4F634" w14:textId="77777777" w:rsidR="009A1469" w:rsidRPr="0046384D" w:rsidRDefault="009A1469" w:rsidP="009A1469">
      <w:pPr>
        <w:widowControl/>
        <w:overflowPunct/>
        <w:autoSpaceDE/>
        <w:autoSpaceDN/>
        <w:adjustRightInd/>
        <w:textAlignment w:val="auto"/>
        <w:rPr>
          <w:ins w:id="2819" w:author="Can Hong NGOC" w:date="2020-08-31T11:22:00Z"/>
          <w:color w:val="000000"/>
          <w:sz w:val="27"/>
          <w:szCs w:val="27"/>
          <w:lang w:eastAsia="ja-JP"/>
        </w:rPr>
      </w:pPr>
      <w:ins w:id="2820" w:author="Can Hong NGOC" w:date="2020-08-31T11:22:00Z">
        <w:r w:rsidRPr="0046384D">
          <w:rPr>
            <w:rFonts w:ascii="Arial" w:hAnsi="Arial" w:cs="Arial"/>
            <w:color w:val="000000"/>
            <w:lang w:eastAsia="ja-JP"/>
          </w:rPr>
          <w:t>Các chấp thuận chính thức của khách hàng / cổng ra sẽ được liên hệ lại giữa Khách hàng - Tài chính - Nhà thầu</w:t>
        </w:r>
      </w:ins>
    </w:p>
    <w:p w14:paraId="1A2604FB" w14:textId="77777777" w:rsidR="009A1469" w:rsidRPr="0046384D" w:rsidRDefault="009A1469" w:rsidP="009A1469">
      <w:pPr>
        <w:widowControl/>
        <w:overflowPunct/>
        <w:autoSpaceDE/>
        <w:autoSpaceDN/>
        <w:adjustRightInd/>
        <w:spacing w:line="216" w:lineRule="atLeast"/>
        <w:ind w:left="288" w:hanging="216"/>
        <w:textAlignment w:val="auto"/>
        <w:rPr>
          <w:ins w:id="2821" w:author="Can Hong NGOC" w:date="2020-08-31T11:22:00Z"/>
          <w:color w:val="000000"/>
          <w:lang w:eastAsia="ja-JP"/>
        </w:rPr>
      </w:pPr>
      <w:ins w:id="2822" w:author="Can Hong NGOC" w:date="2020-08-31T11:22:00Z">
        <w:r w:rsidRPr="0046384D">
          <w:rPr>
            <w:rFonts w:ascii="Arial" w:hAnsi="Arial" w:cs="Arial"/>
            <w:color w:val="000000"/>
            <w:lang w:eastAsia="ja-JP"/>
          </w:rPr>
          <w:t>- Cổng 2.1. Đào tạo đã ký</w:t>
        </w:r>
        <w:r w:rsidRPr="0046384D">
          <w:rPr>
            <w:color w:val="000000"/>
            <w:sz w:val="14"/>
            <w:szCs w:val="14"/>
            <w:lang w:eastAsia="ja-JP"/>
          </w:rPr>
          <w:t>    </w:t>
        </w:r>
      </w:ins>
    </w:p>
    <w:p w14:paraId="3F99CDBA" w14:textId="77777777" w:rsidR="009A1469" w:rsidRPr="0046384D" w:rsidRDefault="009A1469" w:rsidP="009A1469">
      <w:pPr>
        <w:widowControl/>
        <w:overflowPunct/>
        <w:autoSpaceDE/>
        <w:autoSpaceDN/>
        <w:adjustRightInd/>
        <w:spacing w:line="216" w:lineRule="atLeast"/>
        <w:ind w:left="288" w:hanging="216"/>
        <w:textAlignment w:val="auto"/>
        <w:rPr>
          <w:ins w:id="2823" w:author="Can Hong NGOC" w:date="2020-08-31T11:22:00Z"/>
          <w:color w:val="000000"/>
          <w:lang w:eastAsia="ja-JP"/>
        </w:rPr>
      </w:pPr>
      <w:ins w:id="2824" w:author="Can Hong NGOC" w:date="2020-08-31T11:22:00Z">
        <w:r w:rsidRPr="0046384D">
          <w:rPr>
            <w:rFonts w:ascii="Arial" w:hAnsi="Arial" w:cs="Arial"/>
            <w:color w:val="000000"/>
            <w:lang w:eastAsia="ja-JP"/>
          </w:rPr>
          <w:t>- Cổng 2.2. BSDD đã ký (D002, D003, D004, D007) (cộng với CR đã được phê duyệt)</w:t>
        </w:r>
        <w:r w:rsidRPr="0046384D">
          <w:rPr>
            <w:color w:val="000000"/>
            <w:sz w:val="14"/>
            <w:szCs w:val="14"/>
            <w:lang w:eastAsia="ja-JP"/>
          </w:rPr>
          <w:t>    </w:t>
        </w:r>
      </w:ins>
    </w:p>
    <w:p w14:paraId="0A76296C" w14:textId="77777777" w:rsidR="009A1469" w:rsidRPr="0046384D" w:rsidRDefault="009A1469" w:rsidP="009A1469">
      <w:pPr>
        <w:widowControl/>
        <w:overflowPunct/>
        <w:autoSpaceDE/>
        <w:autoSpaceDN/>
        <w:adjustRightInd/>
        <w:spacing w:after="160" w:line="216" w:lineRule="atLeast"/>
        <w:ind w:left="288" w:hanging="216"/>
        <w:textAlignment w:val="auto"/>
        <w:rPr>
          <w:ins w:id="2825" w:author="Can Hong NGOC" w:date="2020-08-31T11:22:00Z"/>
          <w:color w:val="000000"/>
          <w:lang w:eastAsia="ja-JP"/>
        </w:rPr>
      </w:pPr>
      <w:ins w:id="2826" w:author="Can Hong NGOC" w:date="2020-08-31T11:22:00Z">
        <w:r w:rsidRPr="0046384D">
          <w:rPr>
            <w:rFonts w:ascii="Arial" w:hAnsi="Arial" w:cs="Arial"/>
            <w:color w:val="000000"/>
            <w:lang w:eastAsia="ja-JP"/>
          </w:rPr>
          <w:t>- Cổng 2.3. Thông số kỹ thuật đã ký (D005, D006)</w:t>
        </w:r>
        <w:r w:rsidRPr="0046384D">
          <w:rPr>
            <w:color w:val="000000"/>
            <w:sz w:val="14"/>
            <w:szCs w:val="14"/>
            <w:lang w:eastAsia="ja-JP"/>
          </w:rPr>
          <w:t>    </w:t>
        </w:r>
      </w:ins>
    </w:p>
    <w:p w14:paraId="721FC755" w14:textId="77777777" w:rsidR="009A1469" w:rsidRPr="0046384D" w:rsidRDefault="009A1469" w:rsidP="009A1469">
      <w:pPr>
        <w:widowControl/>
        <w:overflowPunct/>
        <w:autoSpaceDE/>
        <w:autoSpaceDN/>
        <w:adjustRightInd/>
        <w:textAlignment w:val="auto"/>
        <w:rPr>
          <w:ins w:id="2827" w:author="Can Hong NGOC" w:date="2020-08-31T11:22:00Z"/>
          <w:color w:val="000000"/>
          <w:sz w:val="27"/>
          <w:szCs w:val="27"/>
          <w:lang w:eastAsia="ja-JP"/>
        </w:rPr>
      </w:pPr>
      <w:ins w:id="2828" w:author="Can Hong NGOC" w:date="2020-08-31T11:22:00Z">
        <w:r w:rsidRPr="0046384D">
          <w:rPr>
            <w:rFonts w:ascii="Arial" w:hAnsi="Arial" w:cs="Arial"/>
            <w:color w:val="000000"/>
            <w:lang w:eastAsia="ja-JP"/>
          </w:rPr>
          <w:lastRenderedPageBreak/>
          <w:t> </w:t>
        </w:r>
      </w:ins>
    </w:p>
    <w:p w14:paraId="482F036F" w14:textId="77777777" w:rsidR="009A1469" w:rsidRPr="0046384D" w:rsidRDefault="009A1469" w:rsidP="009A1469">
      <w:pPr>
        <w:widowControl/>
        <w:overflowPunct/>
        <w:autoSpaceDE/>
        <w:autoSpaceDN/>
        <w:adjustRightInd/>
        <w:textAlignment w:val="auto"/>
        <w:rPr>
          <w:ins w:id="2829" w:author="Can Hong NGOC" w:date="2020-08-31T11:22:00Z"/>
          <w:color w:val="000000"/>
          <w:sz w:val="27"/>
          <w:szCs w:val="27"/>
          <w:lang w:eastAsia="ja-JP"/>
        </w:rPr>
      </w:pPr>
      <w:ins w:id="2830" w:author="Can Hong NGOC" w:date="2020-08-31T11:22:00Z">
        <w:r w:rsidRPr="0046384D">
          <w:rPr>
            <w:rFonts w:ascii="Arial" w:hAnsi="Arial" w:cs="Arial"/>
            <w:b/>
            <w:bCs/>
            <w:color w:val="000000"/>
            <w:lang w:eastAsia="ja-JP"/>
          </w:rPr>
          <w:t>Xây dựng các sản phẩm sân khấu</w:t>
        </w:r>
      </w:ins>
    </w:p>
    <w:tbl>
      <w:tblPr>
        <w:tblW w:w="14935" w:type="dxa"/>
        <w:tblCellMar>
          <w:left w:w="0" w:type="dxa"/>
          <w:right w:w="0" w:type="dxa"/>
        </w:tblCellMar>
        <w:tblLook w:val="04A0" w:firstRow="1" w:lastRow="0" w:firstColumn="1" w:lastColumn="0" w:noHBand="0" w:noVBand="1"/>
        <w:tblPrChange w:id="2831" w:author="Can Hong NGOC" w:date="2020-08-31T11:27:00Z">
          <w:tblPr>
            <w:tblW w:w="21600" w:type="dxa"/>
            <w:tblCellMar>
              <w:left w:w="0" w:type="dxa"/>
              <w:right w:w="0" w:type="dxa"/>
            </w:tblCellMar>
            <w:tblLook w:val="04A0" w:firstRow="1" w:lastRow="0" w:firstColumn="1" w:lastColumn="0" w:noHBand="0" w:noVBand="1"/>
          </w:tblPr>
        </w:tblPrChange>
      </w:tblPr>
      <w:tblGrid>
        <w:gridCol w:w="1471"/>
        <w:gridCol w:w="2057"/>
        <w:gridCol w:w="4050"/>
        <w:gridCol w:w="2520"/>
        <w:gridCol w:w="1260"/>
        <w:gridCol w:w="1271"/>
        <w:gridCol w:w="1159"/>
        <w:gridCol w:w="1147"/>
        <w:tblGridChange w:id="2832">
          <w:tblGrid>
            <w:gridCol w:w="1471"/>
            <w:gridCol w:w="2057"/>
            <w:gridCol w:w="1545"/>
            <w:gridCol w:w="2505"/>
            <w:gridCol w:w="4425"/>
            <w:gridCol w:w="3016"/>
            <w:gridCol w:w="3004"/>
            <w:gridCol w:w="1271"/>
            <w:gridCol w:w="1159"/>
            <w:gridCol w:w="1147"/>
          </w:tblGrid>
        </w:tblGridChange>
      </w:tblGrid>
      <w:tr w:rsidR="009A1469" w:rsidRPr="009A1469" w14:paraId="21106229" w14:textId="77777777" w:rsidTr="009A1469">
        <w:trPr>
          <w:trHeight w:val="1134"/>
          <w:ins w:id="2833" w:author="Can Hong NGOC" w:date="2020-08-31T11:22:00Z"/>
          <w:trPrChange w:id="2834" w:author="Can Hong NGOC" w:date="2020-08-31T11:27:00Z">
            <w:trPr>
              <w:trHeight w:val="1134"/>
            </w:trPr>
          </w:trPrChange>
        </w:trPr>
        <w:tc>
          <w:tcPr>
            <w:tcW w:w="1471"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2835" w:author="Can Hong NGOC" w:date="2020-08-31T11:27:00Z">
              <w:tcPr>
                <w:tcW w:w="1471"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4EA3A765" w14:textId="5F410847" w:rsidR="009A1469" w:rsidRPr="009A1469" w:rsidRDefault="009A1469" w:rsidP="009A1469">
            <w:pPr>
              <w:widowControl/>
              <w:overflowPunct/>
              <w:autoSpaceDE/>
              <w:autoSpaceDN/>
              <w:adjustRightInd/>
              <w:textAlignment w:val="auto"/>
              <w:rPr>
                <w:ins w:id="2836" w:author="Can Hong NGOC" w:date="2020-08-31T11:22:00Z"/>
                <w:sz w:val="24"/>
                <w:szCs w:val="24"/>
                <w:lang w:val="en-US" w:eastAsia="ja-JP"/>
              </w:rPr>
            </w:pPr>
            <w:ins w:id="2837" w:author="Can Hong NGOC" w:date="2020-08-31T11:27:00Z">
              <w:r>
                <w:rPr>
                  <w:rFonts w:ascii="Arial" w:hAnsi="Arial" w:cs="Arial"/>
                  <w:b/>
                  <w:bCs/>
                  <w:color w:val="FFFFFF"/>
                  <w:sz w:val="22"/>
                  <w:szCs w:val="22"/>
                  <w:lang w:val="en-US" w:eastAsia="ja-JP"/>
                </w:rPr>
                <w:t>ID</w:t>
              </w:r>
            </w:ins>
          </w:p>
        </w:tc>
        <w:tc>
          <w:tcPr>
            <w:tcW w:w="205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838" w:author="Can Hong NGOC" w:date="2020-08-31T11:27:00Z">
              <w:tcPr>
                <w:tcW w:w="205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7759A102" w14:textId="77777777" w:rsidR="009A1469" w:rsidRPr="009A1469" w:rsidRDefault="009A1469" w:rsidP="009A1469">
            <w:pPr>
              <w:widowControl/>
              <w:overflowPunct/>
              <w:autoSpaceDE/>
              <w:autoSpaceDN/>
              <w:adjustRightInd/>
              <w:textAlignment w:val="auto"/>
              <w:rPr>
                <w:ins w:id="2839" w:author="Can Hong NGOC" w:date="2020-08-31T11:22:00Z"/>
                <w:sz w:val="24"/>
                <w:szCs w:val="24"/>
                <w:lang w:val="en-US" w:eastAsia="ja-JP"/>
              </w:rPr>
            </w:pPr>
            <w:ins w:id="2840" w:author="Can Hong NGOC" w:date="2020-08-31T11:22:00Z">
              <w:r w:rsidRPr="009A1469">
                <w:rPr>
                  <w:rFonts w:ascii="Arial" w:hAnsi="Arial" w:cs="Arial"/>
                  <w:b/>
                  <w:bCs/>
                  <w:color w:val="FFFFFF"/>
                  <w:sz w:val="22"/>
                  <w:szCs w:val="22"/>
                  <w:lang w:val="en-US" w:eastAsia="ja-JP"/>
                </w:rPr>
                <w:t>Tên hoạt động</w:t>
              </w:r>
            </w:ins>
          </w:p>
        </w:tc>
        <w:tc>
          <w:tcPr>
            <w:tcW w:w="40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841" w:author="Can Hong NGOC" w:date="2020-08-31T11:27:00Z">
              <w:tcPr>
                <w:tcW w:w="4050" w:type="dxa"/>
                <w:gridSpan w:val="2"/>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4482C954" w14:textId="77777777" w:rsidR="009A1469" w:rsidRPr="009A1469" w:rsidRDefault="009A1469" w:rsidP="009A1469">
            <w:pPr>
              <w:widowControl/>
              <w:overflowPunct/>
              <w:autoSpaceDE/>
              <w:autoSpaceDN/>
              <w:adjustRightInd/>
              <w:textAlignment w:val="auto"/>
              <w:rPr>
                <w:ins w:id="2842" w:author="Can Hong NGOC" w:date="2020-08-31T11:22:00Z"/>
                <w:sz w:val="24"/>
                <w:szCs w:val="24"/>
                <w:lang w:val="en-US" w:eastAsia="ja-JP"/>
              </w:rPr>
            </w:pPr>
            <w:ins w:id="2843" w:author="Can Hong NGOC" w:date="2020-08-31T11:22:00Z">
              <w:r w:rsidRPr="009A1469">
                <w:rPr>
                  <w:rFonts w:ascii="Arial" w:hAnsi="Arial" w:cs="Arial"/>
                  <w:b/>
                  <w:bCs/>
                  <w:color w:val="FFFFFF"/>
                  <w:sz w:val="22"/>
                  <w:szCs w:val="22"/>
                  <w:lang w:val="en-US" w:eastAsia="ja-JP"/>
                </w:rPr>
                <w:t>Mô tả hoạt động</w:t>
              </w:r>
            </w:ins>
          </w:p>
        </w:tc>
        <w:tc>
          <w:tcPr>
            <w:tcW w:w="25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844" w:author="Can Hong NGOC" w:date="2020-08-31T11:27:00Z">
              <w:tcPr>
                <w:tcW w:w="7441" w:type="dxa"/>
                <w:gridSpan w:val="2"/>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6872823D" w14:textId="77777777" w:rsidR="009A1469" w:rsidRPr="009A1469" w:rsidRDefault="009A1469" w:rsidP="009A1469">
            <w:pPr>
              <w:widowControl/>
              <w:overflowPunct/>
              <w:autoSpaceDE/>
              <w:autoSpaceDN/>
              <w:adjustRightInd/>
              <w:textAlignment w:val="auto"/>
              <w:rPr>
                <w:ins w:id="2845" w:author="Can Hong NGOC" w:date="2020-08-31T11:22:00Z"/>
                <w:sz w:val="24"/>
                <w:szCs w:val="24"/>
                <w:lang w:val="en-US" w:eastAsia="ja-JP"/>
              </w:rPr>
            </w:pPr>
            <w:ins w:id="2846" w:author="Can Hong NGOC" w:date="2020-08-31T11:22:00Z">
              <w:r w:rsidRPr="009A1469">
                <w:rPr>
                  <w:rFonts w:ascii="Arial" w:hAnsi="Arial" w:cs="Arial"/>
                  <w:b/>
                  <w:bCs/>
                  <w:color w:val="FFFFFF"/>
                  <w:sz w:val="22"/>
                  <w:szCs w:val="22"/>
                  <w:lang w:val="en-US" w:eastAsia="ja-JP"/>
                </w:rPr>
                <w:t>Giao hàng</w:t>
              </w:r>
            </w:ins>
          </w:p>
        </w:tc>
        <w:tc>
          <w:tcPr>
            <w:tcW w:w="126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847" w:author="Can Hong NGOC" w:date="2020-08-31T11:27:00Z">
              <w:tcPr>
                <w:tcW w:w="300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0BFB5F7D" w14:textId="77777777" w:rsidR="009A1469" w:rsidRPr="009A1469" w:rsidRDefault="009A1469" w:rsidP="009A1469">
            <w:pPr>
              <w:widowControl/>
              <w:overflowPunct/>
              <w:autoSpaceDE/>
              <w:autoSpaceDN/>
              <w:adjustRightInd/>
              <w:textAlignment w:val="auto"/>
              <w:rPr>
                <w:ins w:id="2848" w:author="Can Hong NGOC" w:date="2020-08-31T11:22:00Z"/>
                <w:sz w:val="24"/>
                <w:szCs w:val="24"/>
                <w:lang w:val="en-US" w:eastAsia="ja-JP"/>
              </w:rPr>
            </w:pPr>
            <w:ins w:id="2849" w:author="Can Hong NGOC" w:date="2020-08-31T11:22:00Z">
              <w:r w:rsidRPr="009A1469">
                <w:rPr>
                  <w:rFonts w:ascii="Arial" w:hAnsi="Arial" w:cs="Arial"/>
                  <w:b/>
                  <w:bCs/>
                  <w:color w:val="FFFFFF"/>
                  <w:sz w:val="22"/>
                  <w:szCs w:val="22"/>
                  <w:lang w:val="en-US" w:eastAsia="ja-JP"/>
                </w:rPr>
                <w:t>Loại có thể giao hàng</w:t>
              </w:r>
            </w:ins>
          </w:p>
        </w:tc>
        <w:tc>
          <w:tcPr>
            <w:tcW w:w="127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850" w:author="Can Hong NGOC" w:date="2020-08-31T11:27:00Z">
              <w:tcPr>
                <w:tcW w:w="127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458B0584" w14:textId="77777777" w:rsidR="009A1469" w:rsidRPr="009A1469" w:rsidRDefault="009A1469" w:rsidP="009A1469">
            <w:pPr>
              <w:widowControl/>
              <w:overflowPunct/>
              <w:autoSpaceDE/>
              <w:autoSpaceDN/>
              <w:adjustRightInd/>
              <w:textAlignment w:val="auto"/>
              <w:rPr>
                <w:ins w:id="2851" w:author="Can Hong NGOC" w:date="2020-08-31T11:22:00Z"/>
                <w:sz w:val="24"/>
                <w:szCs w:val="24"/>
                <w:lang w:val="en-US" w:eastAsia="ja-JP"/>
              </w:rPr>
            </w:pPr>
            <w:ins w:id="2852" w:author="Can Hong NGOC" w:date="2020-08-31T11:22:00Z">
              <w:r w:rsidRPr="009A1469">
                <w:rPr>
                  <w:rFonts w:ascii="Arial" w:hAnsi="Arial" w:cs="Arial"/>
                  <w:b/>
                  <w:bCs/>
                  <w:color w:val="FFFFFF"/>
                  <w:sz w:val="22"/>
                  <w:szCs w:val="22"/>
                  <w:lang w:val="en-US" w:eastAsia="ja-JP"/>
                </w:rPr>
                <w:t>Finastra</w:t>
              </w:r>
            </w:ins>
          </w:p>
        </w:tc>
        <w:tc>
          <w:tcPr>
            <w:tcW w:w="115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853" w:author="Can Hong NGOC" w:date="2020-08-31T11:27:00Z">
              <w:tcPr>
                <w:tcW w:w="115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015F8142" w14:textId="77777777" w:rsidR="009A1469" w:rsidRPr="009A1469" w:rsidRDefault="009A1469" w:rsidP="009A1469">
            <w:pPr>
              <w:widowControl/>
              <w:overflowPunct/>
              <w:autoSpaceDE/>
              <w:autoSpaceDN/>
              <w:adjustRightInd/>
              <w:textAlignment w:val="auto"/>
              <w:rPr>
                <w:ins w:id="2854" w:author="Can Hong NGOC" w:date="2020-08-31T11:22:00Z"/>
                <w:sz w:val="24"/>
                <w:szCs w:val="24"/>
                <w:lang w:val="en-US" w:eastAsia="ja-JP"/>
              </w:rPr>
            </w:pPr>
            <w:ins w:id="2855" w:author="Can Hong NGOC" w:date="2020-08-31T11:22:00Z">
              <w:r w:rsidRPr="009A1469">
                <w:rPr>
                  <w:rFonts w:ascii="Arial" w:hAnsi="Arial" w:cs="Arial"/>
                  <w:b/>
                  <w:bCs/>
                  <w:color w:val="FFFFFF"/>
                  <w:sz w:val="22"/>
                  <w:szCs w:val="22"/>
                  <w:lang w:val="en-US" w:eastAsia="ja-JP"/>
                </w:rPr>
                <w:t>Nhà thầu</w:t>
              </w:r>
            </w:ins>
          </w:p>
        </w:tc>
        <w:tc>
          <w:tcPr>
            <w:tcW w:w="1147"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2856" w:author="Can Hong NGOC" w:date="2020-08-31T11:27:00Z">
              <w:tcPr>
                <w:tcW w:w="1147"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14:paraId="47EE6E75" w14:textId="77777777" w:rsidR="009A1469" w:rsidRPr="009A1469" w:rsidRDefault="009A1469" w:rsidP="009A1469">
            <w:pPr>
              <w:widowControl/>
              <w:overflowPunct/>
              <w:autoSpaceDE/>
              <w:autoSpaceDN/>
              <w:adjustRightInd/>
              <w:textAlignment w:val="auto"/>
              <w:rPr>
                <w:ins w:id="2857" w:author="Can Hong NGOC" w:date="2020-08-31T11:22:00Z"/>
                <w:sz w:val="24"/>
                <w:szCs w:val="24"/>
                <w:lang w:val="en-US" w:eastAsia="ja-JP"/>
              </w:rPr>
            </w:pPr>
            <w:ins w:id="2858" w:author="Can Hong NGOC" w:date="2020-08-31T11:22:00Z">
              <w:r w:rsidRPr="009A1469">
                <w:rPr>
                  <w:rFonts w:ascii="Arial" w:hAnsi="Arial" w:cs="Arial"/>
                  <w:b/>
                  <w:bCs/>
                  <w:color w:val="FFFFFF"/>
                  <w:sz w:val="22"/>
                  <w:szCs w:val="22"/>
                  <w:lang w:val="en-US" w:eastAsia="ja-JP"/>
                </w:rPr>
                <w:t>Khách hàng</w:t>
              </w:r>
            </w:ins>
          </w:p>
        </w:tc>
      </w:tr>
      <w:tr w:rsidR="009A1469" w:rsidRPr="009A1469" w14:paraId="1654B0FE" w14:textId="77777777" w:rsidTr="009A1469">
        <w:trPr>
          <w:trHeight w:val="737"/>
          <w:ins w:id="2859" w:author="Can Hong NGOC" w:date="2020-08-31T11:22:00Z"/>
          <w:trPrChange w:id="2860" w:author="Can Hong NGOC" w:date="2020-08-31T11:27:00Z">
            <w:trPr>
              <w:trHeight w:val="737"/>
            </w:trPr>
          </w:trPrChange>
        </w:trPr>
        <w:tc>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61" w:author="Can Hong NGOC" w:date="2020-08-31T11:27:00Z">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C92942B" w14:textId="77777777" w:rsidR="009A1469" w:rsidRPr="009A1469" w:rsidRDefault="009A1469" w:rsidP="009A1469">
            <w:pPr>
              <w:widowControl/>
              <w:overflowPunct/>
              <w:autoSpaceDE/>
              <w:autoSpaceDN/>
              <w:adjustRightInd/>
              <w:textAlignment w:val="auto"/>
              <w:rPr>
                <w:ins w:id="2862" w:author="Can Hong NGOC" w:date="2020-08-31T11:22:00Z"/>
                <w:sz w:val="24"/>
                <w:szCs w:val="24"/>
                <w:lang w:val="en-US" w:eastAsia="ja-JP"/>
              </w:rPr>
            </w:pPr>
            <w:ins w:id="2863" w:author="Can Hong NGOC" w:date="2020-08-31T11:22:00Z">
              <w:r w:rsidRPr="009A1469">
                <w:rPr>
                  <w:rFonts w:ascii="Arial" w:hAnsi="Arial" w:cs="Arial"/>
                  <w:b/>
                  <w:bCs/>
                  <w:sz w:val="22"/>
                  <w:szCs w:val="22"/>
                  <w:lang w:val="en-US" w:eastAsia="ja-JP"/>
                </w:rPr>
                <w:t>VK.B001</w:t>
              </w:r>
            </w:ins>
          </w:p>
        </w:tc>
        <w:tc>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64" w:author="Can Hong NGOC" w:date="2020-08-31T11:27:00Z">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E4ADDDB" w14:textId="77777777" w:rsidR="009A1469" w:rsidRPr="009A1469" w:rsidRDefault="009A1469" w:rsidP="009A1469">
            <w:pPr>
              <w:widowControl/>
              <w:overflowPunct/>
              <w:autoSpaceDE/>
              <w:autoSpaceDN/>
              <w:adjustRightInd/>
              <w:textAlignment w:val="auto"/>
              <w:rPr>
                <w:ins w:id="2865" w:author="Can Hong NGOC" w:date="2020-08-31T11:22:00Z"/>
                <w:sz w:val="24"/>
                <w:szCs w:val="24"/>
                <w:lang w:val="en-US" w:eastAsia="ja-JP"/>
              </w:rPr>
            </w:pPr>
            <w:ins w:id="2866" w:author="Can Hong NGOC" w:date="2020-08-31T11:22:00Z">
              <w:r w:rsidRPr="009A1469">
                <w:rPr>
                  <w:rFonts w:ascii="Arial" w:hAnsi="Arial" w:cs="Arial"/>
                  <w:sz w:val="22"/>
                  <w:szCs w:val="22"/>
                  <w:lang w:val="en-US" w:eastAsia="ja-JP"/>
                </w:rPr>
                <w:t>Phát triển tài liệu phạm vi UAT</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67" w:author="Can Hong NGOC" w:date="2020-08-31T11:27:00Z">
              <w:tcPr>
                <w:tcW w:w="40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92E0927" w14:textId="77777777" w:rsidR="009A1469" w:rsidRPr="009A1469" w:rsidRDefault="009A1469" w:rsidP="009A1469">
            <w:pPr>
              <w:widowControl/>
              <w:overflowPunct/>
              <w:autoSpaceDE/>
              <w:autoSpaceDN/>
              <w:adjustRightInd/>
              <w:textAlignment w:val="auto"/>
              <w:rPr>
                <w:ins w:id="2868" w:author="Can Hong NGOC" w:date="2020-08-31T11:22:00Z"/>
                <w:sz w:val="24"/>
                <w:szCs w:val="24"/>
                <w:lang w:val="en-US" w:eastAsia="ja-JP"/>
              </w:rPr>
            </w:pPr>
            <w:ins w:id="2869" w:author="Can Hong NGOC" w:date="2020-08-31T11:22:00Z">
              <w:r w:rsidRPr="009A1469">
                <w:rPr>
                  <w:rFonts w:ascii="Arial" w:hAnsi="Arial" w:cs="Arial"/>
                  <w:sz w:val="22"/>
                  <w:szCs w:val="22"/>
                  <w:lang w:val="en-US" w:eastAsia="ja-JP"/>
                </w:rPr>
                <w:t>Xác định phạm vi UAT (được thể hiện bằng tập hợp các tình huống và trường hợp thử nghiệm), quy trình và tiêu chí chấp nhận</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70" w:author="Can Hong NGOC" w:date="2020-08-31T11:27:00Z">
              <w:tcPr>
                <w:tcW w:w="7441"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621FAE8" w14:textId="77777777" w:rsidR="009A1469" w:rsidRPr="009A1469" w:rsidRDefault="009A1469" w:rsidP="009A1469">
            <w:pPr>
              <w:widowControl/>
              <w:overflowPunct/>
              <w:autoSpaceDE/>
              <w:autoSpaceDN/>
              <w:adjustRightInd/>
              <w:textAlignment w:val="auto"/>
              <w:rPr>
                <w:ins w:id="2871" w:author="Can Hong NGOC" w:date="2020-08-31T11:22:00Z"/>
                <w:sz w:val="24"/>
                <w:szCs w:val="24"/>
                <w:lang w:val="en-US" w:eastAsia="ja-JP"/>
              </w:rPr>
            </w:pPr>
            <w:ins w:id="2872" w:author="Can Hong NGOC" w:date="2020-08-31T11:22:00Z">
              <w:r w:rsidRPr="009A1469">
                <w:rPr>
                  <w:rFonts w:ascii="Arial" w:hAnsi="Arial" w:cs="Arial"/>
                  <w:sz w:val="22"/>
                  <w:szCs w:val="22"/>
                  <w:lang w:val="en-US" w:eastAsia="ja-JP"/>
                </w:rPr>
                <w:t>Tài liệu Phạm vi BD001 UAT</w:t>
              </w:r>
            </w:ins>
          </w:p>
        </w:tc>
        <w:tc>
          <w:tcPr>
            <w:tcW w:w="12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73" w:author="Can Hong NGOC" w:date="2020-08-31T11:27:00Z">
              <w:tcPr>
                <w:tcW w:w="30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0A352AC" w14:textId="77777777" w:rsidR="009A1469" w:rsidRPr="009A1469" w:rsidRDefault="009A1469" w:rsidP="009A1469">
            <w:pPr>
              <w:widowControl/>
              <w:overflowPunct/>
              <w:autoSpaceDE/>
              <w:autoSpaceDN/>
              <w:adjustRightInd/>
              <w:textAlignment w:val="auto"/>
              <w:rPr>
                <w:ins w:id="2874" w:author="Can Hong NGOC" w:date="2020-08-31T11:22:00Z"/>
                <w:sz w:val="24"/>
                <w:szCs w:val="24"/>
                <w:lang w:val="en-US" w:eastAsia="ja-JP"/>
              </w:rPr>
            </w:pPr>
            <w:ins w:id="2875" w:author="Can Hong NGOC" w:date="2020-08-31T11:22:00Z">
              <w:r w:rsidRPr="009A1469">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76" w:author="Can Hong NGOC" w:date="2020-08-31T11:27:00Z">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4A779C1" w14:textId="77777777" w:rsidR="009A1469" w:rsidRPr="009A1469" w:rsidRDefault="009A1469" w:rsidP="009A1469">
            <w:pPr>
              <w:widowControl/>
              <w:overflowPunct/>
              <w:autoSpaceDE/>
              <w:autoSpaceDN/>
              <w:adjustRightInd/>
              <w:jc w:val="center"/>
              <w:textAlignment w:val="auto"/>
              <w:rPr>
                <w:ins w:id="2877" w:author="Can Hong NGOC" w:date="2020-08-31T11:22:00Z"/>
                <w:sz w:val="24"/>
                <w:szCs w:val="24"/>
                <w:lang w:val="en-US" w:eastAsia="ja-JP"/>
              </w:rPr>
            </w:pPr>
            <w:ins w:id="2878" w:author="Can Hong NGOC" w:date="2020-08-31T11:22:00Z">
              <w:r w:rsidRPr="009A1469">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79" w:author="Can Hong NGOC" w:date="2020-08-31T11:27:00Z">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7F6E92F" w14:textId="77777777" w:rsidR="009A1469" w:rsidRPr="009A1469" w:rsidRDefault="009A1469" w:rsidP="009A1469">
            <w:pPr>
              <w:widowControl/>
              <w:overflowPunct/>
              <w:autoSpaceDE/>
              <w:autoSpaceDN/>
              <w:adjustRightInd/>
              <w:jc w:val="center"/>
              <w:textAlignment w:val="auto"/>
              <w:rPr>
                <w:ins w:id="2880" w:author="Can Hong NGOC" w:date="2020-08-31T11:22:00Z"/>
                <w:sz w:val="24"/>
                <w:szCs w:val="24"/>
                <w:lang w:val="en-US" w:eastAsia="ja-JP"/>
              </w:rPr>
            </w:pPr>
            <w:ins w:id="2881" w:author="Can Hong NGOC" w:date="2020-08-31T11:22:00Z">
              <w:r w:rsidRPr="009A1469">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82" w:author="Can Hong NGOC" w:date="2020-08-31T11:27:00Z">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65C8485" w14:textId="77777777" w:rsidR="009A1469" w:rsidRPr="009A1469" w:rsidRDefault="009A1469" w:rsidP="009A1469">
            <w:pPr>
              <w:widowControl/>
              <w:overflowPunct/>
              <w:autoSpaceDE/>
              <w:autoSpaceDN/>
              <w:adjustRightInd/>
              <w:jc w:val="center"/>
              <w:textAlignment w:val="auto"/>
              <w:rPr>
                <w:ins w:id="2883" w:author="Can Hong NGOC" w:date="2020-08-31T11:22:00Z"/>
                <w:sz w:val="24"/>
                <w:szCs w:val="24"/>
                <w:lang w:val="en-US" w:eastAsia="ja-JP"/>
              </w:rPr>
            </w:pPr>
            <w:ins w:id="2884" w:author="Can Hong NGOC" w:date="2020-08-31T11:22:00Z">
              <w:r w:rsidRPr="009A1469">
                <w:rPr>
                  <w:rFonts w:ascii="Arial" w:hAnsi="Arial" w:cs="Arial"/>
                  <w:sz w:val="22"/>
                  <w:szCs w:val="22"/>
                  <w:lang w:val="en-US" w:eastAsia="ja-JP"/>
                </w:rPr>
                <w:t>E</w:t>
              </w:r>
            </w:ins>
          </w:p>
        </w:tc>
      </w:tr>
      <w:tr w:rsidR="009A1469" w:rsidRPr="009A1469" w14:paraId="16841F9F" w14:textId="77777777" w:rsidTr="009A1469">
        <w:trPr>
          <w:trHeight w:val="719"/>
          <w:ins w:id="2885" w:author="Can Hong NGOC" w:date="2020-08-31T11:22:00Z"/>
          <w:trPrChange w:id="2886" w:author="Can Hong NGOC" w:date="2020-08-31T11:27:00Z">
            <w:trPr>
              <w:trHeight w:val="719"/>
            </w:trPr>
          </w:trPrChange>
        </w:trPr>
        <w:tc>
          <w:tcPr>
            <w:tcW w:w="14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87" w:author="Can Hong NGOC" w:date="2020-08-31T11:27: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A16CF79" w14:textId="77777777" w:rsidR="009A1469" w:rsidRPr="009A1469" w:rsidRDefault="009A1469" w:rsidP="009A1469">
            <w:pPr>
              <w:widowControl/>
              <w:overflowPunct/>
              <w:autoSpaceDE/>
              <w:autoSpaceDN/>
              <w:adjustRightInd/>
              <w:textAlignment w:val="auto"/>
              <w:rPr>
                <w:ins w:id="2888" w:author="Can Hong NGOC" w:date="2020-08-31T11:22:00Z"/>
                <w:sz w:val="24"/>
                <w:szCs w:val="24"/>
                <w:lang w:val="en-US" w:eastAsia="ja-JP"/>
              </w:rPr>
            </w:pPr>
            <w:ins w:id="2889" w:author="Can Hong NGOC" w:date="2020-08-31T11:22:00Z">
              <w:r w:rsidRPr="009A1469">
                <w:rPr>
                  <w:rFonts w:ascii="Arial" w:hAnsi="Arial" w:cs="Arial"/>
                  <w:b/>
                  <w:bCs/>
                  <w:sz w:val="22"/>
                  <w:szCs w:val="22"/>
                  <w:lang w:val="en-US" w:eastAsia="ja-JP"/>
                </w:rPr>
                <w:t>VK.B002</w:t>
              </w:r>
            </w:ins>
          </w:p>
        </w:tc>
        <w:tc>
          <w:tcPr>
            <w:tcW w:w="205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90" w:author="Can Hong NGOC" w:date="2020-08-31T11:27:00Z">
              <w:tcPr>
                <w:tcW w:w="345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8222E92" w14:textId="77777777" w:rsidR="009A1469" w:rsidRPr="009A1469" w:rsidRDefault="009A1469" w:rsidP="009A1469">
            <w:pPr>
              <w:widowControl/>
              <w:overflowPunct/>
              <w:autoSpaceDE/>
              <w:autoSpaceDN/>
              <w:adjustRightInd/>
              <w:textAlignment w:val="auto"/>
              <w:rPr>
                <w:ins w:id="2891" w:author="Can Hong NGOC" w:date="2020-08-31T11:22:00Z"/>
                <w:sz w:val="24"/>
                <w:szCs w:val="24"/>
                <w:lang w:val="en-US" w:eastAsia="ja-JP"/>
              </w:rPr>
            </w:pPr>
            <w:ins w:id="2892" w:author="Can Hong NGOC" w:date="2020-08-31T11:22:00Z">
              <w:r w:rsidRPr="009A1469">
                <w:rPr>
                  <w:rFonts w:ascii="Arial" w:hAnsi="Arial" w:cs="Arial"/>
                  <w:sz w:val="22"/>
                  <w:szCs w:val="22"/>
                  <w:lang w:val="en-US" w:eastAsia="ja-JP"/>
                </w:rPr>
                <w:t>Sản xuất các tình huống và trường hợp thử nghiệm (chức năng &amp; phi chức năng)</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93" w:author="Can Hong NGOC" w:date="2020-08-31T11:27:00Z">
              <w:tcPr>
                <w:tcW w:w="666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2617A2C" w14:textId="77777777" w:rsidR="009A1469" w:rsidRPr="009A1469" w:rsidRDefault="009A1469" w:rsidP="009A1469">
            <w:pPr>
              <w:widowControl/>
              <w:overflowPunct/>
              <w:autoSpaceDE/>
              <w:autoSpaceDN/>
              <w:adjustRightInd/>
              <w:textAlignment w:val="auto"/>
              <w:rPr>
                <w:ins w:id="2894" w:author="Can Hong NGOC" w:date="2020-08-31T11:22:00Z"/>
                <w:sz w:val="24"/>
                <w:szCs w:val="24"/>
                <w:lang w:val="en-US" w:eastAsia="ja-JP"/>
              </w:rPr>
            </w:pPr>
            <w:ins w:id="2895" w:author="Can Hong NGOC" w:date="2020-08-31T11:22:00Z">
              <w:r w:rsidRPr="009A1469">
                <w:rPr>
                  <w:rFonts w:ascii="Arial" w:hAnsi="Arial" w:cs="Arial"/>
                  <w:sz w:val="22"/>
                  <w:szCs w:val="22"/>
                  <w:lang w:val="en-US" w:eastAsia="ja-JP"/>
                </w:rPr>
                <w:t>Đưa ra các trường hợp thử nghiệm và các kịch bản làm cơ sở cho các tiêu chí thử nghiệm và chấp nhận.</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96" w:author="Can Hong NGOC" w:date="2020-08-31T11:27: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098A95F" w14:textId="77777777" w:rsidR="009A1469" w:rsidRPr="009A1469" w:rsidRDefault="009A1469" w:rsidP="009A1469">
            <w:pPr>
              <w:widowControl/>
              <w:overflowPunct/>
              <w:autoSpaceDE/>
              <w:autoSpaceDN/>
              <w:adjustRightInd/>
              <w:textAlignment w:val="auto"/>
              <w:rPr>
                <w:ins w:id="2897" w:author="Can Hong NGOC" w:date="2020-08-31T11:22:00Z"/>
                <w:sz w:val="24"/>
                <w:szCs w:val="24"/>
                <w:lang w:val="en-US" w:eastAsia="ja-JP"/>
              </w:rPr>
            </w:pPr>
            <w:ins w:id="2898" w:author="Can Hong NGOC" w:date="2020-08-31T11:22:00Z">
              <w:r w:rsidRPr="009A1469">
                <w:rPr>
                  <w:rFonts w:ascii="Arial" w:hAnsi="Arial" w:cs="Arial"/>
                  <w:sz w:val="22"/>
                  <w:szCs w:val="22"/>
                  <w:lang w:val="en-US" w:eastAsia="ja-JP"/>
                </w:rPr>
                <w:t>BD002 Các tình huống và trường hợp thử nghiệm</w:t>
              </w:r>
            </w:ins>
          </w:p>
        </w:tc>
        <w:tc>
          <w:tcPr>
            <w:tcW w:w="12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99" w:author="Can Hong NGOC" w:date="2020-08-31T11:27: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BA694FB" w14:textId="77777777" w:rsidR="009A1469" w:rsidRPr="009A1469" w:rsidRDefault="009A1469" w:rsidP="009A1469">
            <w:pPr>
              <w:widowControl/>
              <w:overflowPunct/>
              <w:autoSpaceDE/>
              <w:autoSpaceDN/>
              <w:adjustRightInd/>
              <w:textAlignment w:val="auto"/>
              <w:rPr>
                <w:ins w:id="2900" w:author="Can Hong NGOC" w:date="2020-08-31T11:22:00Z"/>
                <w:sz w:val="24"/>
                <w:szCs w:val="24"/>
                <w:lang w:val="en-US" w:eastAsia="ja-JP"/>
              </w:rPr>
            </w:pPr>
            <w:ins w:id="2901" w:author="Can Hong NGOC" w:date="2020-08-31T11:22:00Z">
              <w:r w:rsidRPr="009A1469">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902" w:author="Can Hong NGOC" w:date="2020-08-31T11:27: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0AE2824" w14:textId="77777777" w:rsidR="009A1469" w:rsidRPr="009A1469" w:rsidRDefault="009A1469" w:rsidP="009A1469">
            <w:pPr>
              <w:widowControl/>
              <w:overflowPunct/>
              <w:autoSpaceDE/>
              <w:autoSpaceDN/>
              <w:adjustRightInd/>
              <w:jc w:val="center"/>
              <w:textAlignment w:val="auto"/>
              <w:rPr>
                <w:ins w:id="2903" w:author="Can Hong NGOC" w:date="2020-08-31T11:22:00Z"/>
                <w:sz w:val="24"/>
                <w:szCs w:val="24"/>
                <w:lang w:val="en-US" w:eastAsia="ja-JP"/>
              </w:rPr>
            </w:pPr>
            <w:ins w:id="2904" w:author="Can Hong NGOC" w:date="2020-08-31T11:22:00Z">
              <w:r w:rsidRPr="009A1469">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905" w:author="Can Hong NGOC" w:date="2020-08-31T11:27: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446C772" w14:textId="77777777" w:rsidR="009A1469" w:rsidRPr="009A1469" w:rsidRDefault="009A1469" w:rsidP="009A1469">
            <w:pPr>
              <w:widowControl/>
              <w:overflowPunct/>
              <w:autoSpaceDE/>
              <w:autoSpaceDN/>
              <w:adjustRightInd/>
              <w:jc w:val="center"/>
              <w:textAlignment w:val="auto"/>
              <w:rPr>
                <w:ins w:id="2906" w:author="Can Hong NGOC" w:date="2020-08-31T11:22:00Z"/>
                <w:sz w:val="24"/>
                <w:szCs w:val="24"/>
                <w:lang w:val="en-US" w:eastAsia="ja-JP"/>
              </w:rPr>
            </w:pPr>
            <w:ins w:id="2907" w:author="Can Hong NGOC" w:date="2020-08-31T11:22:00Z">
              <w:r w:rsidRPr="009A1469">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908" w:author="Can Hong NGOC" w:date="2020-08-31T11:27: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A5E1623" w14:textId="77777777" w:rsidR="009A1469" w:rsidRPr="009A1469" w:rsidRDefault="009A1469" w:rsidP="009A1469">
            <w:pPr>
              <w:widowControl/>
              <w:overflowPunct/>
              <w:autoSpaceDE/>
              <w:autoSpaceDN/>
              <w:adjustRightInd/>
              <w:jc w:val="center"/>
              <w:textAlignment w:val="auto"/>
              <w:rPr>
                <w:ins w:id="2909" w:author="Can Hong NGOC" w:date="2020-08-31T11:22:00Z"/>
                <w:sz w:val="24"/>
                <w:szCs w:val="24"/>
                <w:lang w:val="en-US" w:eastAsia="ja-JP"/>
              </w:rPr>
            </w:pPr>
            <w:ins w:id="2910" w:author="Can Hong NGOC" w:date="2020-08-31T11:22:00Z">
              <w:r w:rsidRPr="009A1469">
                <w:rPr>
                  <w:rFonts w:ascii="Arial" w:hAnsi="Arial" w:cs="Arial"/>
                  <w:sz w:val="22"/>
                  <w:szCs w:val="22"/>
                  <w:lang w:val="en-US" w:eastAsia="ja-JP"/>
                </w:rPr>
                <w:t>E</w:t>
              </w:r>
            </w:ins>
          </w:p>
        </w:tc>
      </w:tr>
      <w:tr w:rsidR="009A1469" w:rsidRPr="009A1469" w14:paraId="0D7F4D8A" w14:textId="77777777" w:rsidTr="009A1469">
        <w:trPr>
          <w:trHeight w:val="1125"/>
          <w:ins w:id="2911" w:author="Can Hong NGOC" w:date="2020-08-31T11:22:00Z"/>
          <w:trPrChange w:id="2912" w:author="Can Hong NGOC" w:date="2020-08-31T11:27:00Z">
            <w:trPr>
              <w:trHeight w:val="1125"/>
            </w:trPr>
          </w:trPrChange>
        </w:trPr>
        <w:tc>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13" w:author="Can Hong NGOC" w:date="2020-08-31T11:27:00Z">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5BDE79B" w14:textId="77777777" w:rsidR="009A1469" w:rsidRPr="009A1469" w:rsidRDefault="009A1469" w:rsidP="009A1469">
            <w:pPr>
              <w:widowControl/>
              <w:overflowPunct/>
              <w:autoSpaceDE/>
              <w:autoSpaceDN/>
              <w:adjustRightInd/>
              <w:textAlignment w:val="auto"/>
              <w:rPr>
                <w:ins w:id="2914" w:author="Can Hong NGOC" w:date="2020-08-31T11:22:00Z"/>
                <w:sz w:val="24"/>
                <w:szCs w:val="24"/>
                <w:lang w:val="en-US" w:eastAsia="ja-JP"/>
              </w:rPr>
            </w:pPr>
            <w:ins w:id="2915" w:author="Can Hong NGOC" w:date="2020-08-31T11:22:00Z">
              <w:r w:rsidRPr="009A1469">
                <w:rPr>
                  <w:rFonts w:ascii="Arial" w:hAnsi="Arial" w:cs="Arial"/>
                  <w:b/>
                  <w:bCs/>
                  <w:sz w:val="22"/>
                  <w:szCs w:val="22"/>
                  <w:lang w:val="en-US" w:eastAsia="ja-JP"/>
                </w:rPr>
                <w:t>VK.B003</w:t>
              </w:r>
            </w:ins>
          </w:p>
        </w:tc>
        <w:tc>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16" w:author="Can Hong NGOC" w:date="2020-08-31T11:27:00Z">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16B2523" w14:textId="77777777" w:rsidR="009A1469" w:rsidRPr="009A1469" w:rsidRDefault="009A1469" w:rsidP="009A1469">
            <w:pPr>
              <w:widowControl/>
              <w:overflowPunct/>
              <w:autoSpaceDE/>
              <w:autoSpaceDN/>
              <w:adjustRightInd/>
              <w:textAlignment w:val="auto"/>
              <w:rPr>
                <w:ins w:id="2917" w:author="Can Hong NGOC" w:date="2020-08-31T11:22:00Z"/>
                <w:sz w:val="24"/>
                <w:szCs w:val="24"/>
                <w:lang w:val="en-US" w:eastAsia="ja-JP"/>
              </w:rPr>
            </w:pPr>
            <w:ins w:id="2918" w:author="Can Hong NGOC" w:date="2020-08-31T11:22:00Z">
              <w:r w:rsidRPr="009A1469">
                <w:rPr>
                  <w:rFonts w:ascii="Arial" w:hAnsi="Arial" w:cs="Arial"/>
                  <w:sz w:val="22"/>
                  <w:szCs w:val="22"/>
                  <w:lang w:val="en-US" w:eastAsia="ja-JP"/>
                </w:rPr>
                <w:t>Xác định tài liệu chiến lược chuyển đổi</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19" w:author="Can Hong NGOC" w:date="2020-08-31T11:27:00Z">
              <w:tcPr>
                <w:tcW w:w="40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67C84E9" w14:textId="77777777" w:rsidR="009A1469" w:rsidRPr="009A1469" w:rsidRDefault="009A1469" w:rsidP="009A1469">
            <w:pPr>
              <w:widowControl/>
              <w:overflowPunct/>
              <w:autoSpaceDE/>
              <w:autoSpaceDN/>
              <w:adjustRightInd/>
              <w:textAlignment w:val="auto"/>
              <w:rPr>
                <w:ins w:id="2920" w:author="Can Hong NGOC" w:date="2020-08-31T11:22:00Z"/>
                <w:sz w:val="24"/>
                <w:szCs w:val="24"/>
                <w:lang w:val="en-US" w:eastAsia="ja-JP"/>
              </w:rPr>
            </w:pPr>
            <w:ins w:id="2921" w:author="Can Hong NGOC" w:date="2020-08-31T11:22:00Z">
              <w:r w:rsidRPr="009A1469">
                <w:rPr>
                  <w:rFonts w:ascii="Arial" w:hAnsi="Arial" w:cs="Arial"/>
                  <w:sz w:val="22"/>
                  <w:szCs w:val="22"/>
                  <w:lang w:val="en-US" w:eastAsia="ja-JP"/>
                </w:rPr>
                <w:t>Khách hàng ghi lại chiến lược chuyển đổi để dữ liệu được di chuyển sang hệ thống mới. Các hoạt động làm sạch dữ liệu khách hàng cần được xác định và các hành động được chỉ định, nếu được yêu cầu.</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22" w:author="Can Hong NGOC" w:date="2020-08-31T11:27:00Z">
              <w:tcPr>
                <w:tcW w:w="7441"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203A647" w14:textId="77777777" w:rsidR="009A1469" w:rsidRPr="009A1469" w:rsidRDefault="009A1469" w:rsidP="009A1469">
            <w:pPr>
              <w:widowControl/>
              <w:overflowPunct/>
              <w:autoSpaceDE/>
              <w:autoSpaceDN/>
              <w:adjustRightInd/>
              <w:textAlignment w:val="auto"/>
              <w:rPr>
                <w:ins w:id="2923" w:author="Can Hong NGOC" w:date="2020-08-31T11:22:00Z"/>
                <w:sz w:val="24"/>
                <w:szCs w:val="24"/>
                <w:lang w:val="en-US" w:eastAsia="ja-JP"/>
              </w:rPr>
            </w:pPr>
            <w:ins w:id="2924" w:author="Can Hong NGOC" w:date="2020-08-31T11:22:00Z">
              <w:r w:rsidRPr="009A1469">
                <w:rPr>
                  <w:rFonts w:ascii="Arial" w:hAnsi="Arial" w:cs="Arial"/>
                  <w:sz w:val="22"/>
                  <w:szCs w:val="22"/>
                  <w:lang w:val="en-US" w:eastAsia="ja-JP"/>
                </w:rPr>
                <w:t>Tài liệu chiến lược chuyển đổi BD003</w:t>
              </w:r>
            </w:ins>
          </w:p>
        </w:tc>
        <w:tc>
          <w:tcPr>
            <w:tcW w:w="12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25" w:author="Can Hong NGOC" w:date="2020-08-31T11:27:00Z">
              <w:tcPr>
                <w:tcW w:w="30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10EBE25" w14:textId="77777777" w:rsidR="009A1469" w:rsidRPr="009A1469" w:rsidRDefault="009A1469" w:rsidP="009A1469">
            <w:pPr>
              <w:widowControl/>
              <w:overflowPunct/>
              <w:autoSpaceDE/>
              <w:autoSpaceDN/>
              <w:adjustRightInd/>
              <w:textAlignment w:val="auto"/>
              <w:rPr>
                <w:ins w:id="2926" w:author="Can Hong NGOC" w:date="2020-08-31T11:22:00Z"/>
                <w:sz w:val="24"/>
                <w:szCs w:val="24"/>
                <w:lang w:val="en-US" w:eastAsia="ja-JP"/>
              </w:rPr>
            </w:pPr>
            <w:ins w:id="2927" w:author="Can Hong NGOC" w:date="2020-08-31T11:22:00Z">
              <w:r w:rsidRPr="009A1469">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28" w:author="Can Hong NGOC" w:date="2020-08-31T11:27:00Z">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DA16ECD" w14:textId="77777777" w:rsidR="009A1469" w:rsidRPr="009A1469" w:rsidRDefault="009A1469" w:rsidP="009A1469">
            <w:pPr>
              <w:widowControl/>
              <w:overflowPunct/>
              <w:autoSpaceDE/>
              <w:autoSpaceDN/>
              <w:adjustRightInd/>
              <w:jc w:val="center"/>
              <w:textAlignment w:val="auto"/>
              <w:rPr>
                <w:ins w:id="2929" w:author="Can Hong NGOC" w:date="2020-08-31T11:22:00Z"/>
                <w:sz w:val="24"/>
                <w:szCs w:val="24"/>
                <w:lang w:val="en-US" w:eastAsia="ja-JP"/>
              </w:rPr>
            </w:pPr>
            <w:ins w:id="2930" w:author="Can Hong NGOC" w:date="2020-08-31T11:22:00Z">
              <w:r w:rsidRPr="009A1469">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31" w:author="Can Hong NGOC" w:date="2020-08-31T11:27:00Z">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52494BF" w14:textId="77777777" w:rsidR="009A1469" w:rsidRPr="009A1469" w:rsidRDefault="009A1469" w:rsidP="009A1469">
            <w:pPr>
              <w:widowControl/>
              <w:overflowPunct/>
              <w:autoSpaceDE/>
              <w:autoSpaceDN/>
              <w:adjustRightInd/>
              <w:jc w:val="center"/>
              <w:textAlignment w:val="auto"/>
              <w:rPr>
                <w:ins w:id="2932" w:author="Can Hong NGOC" w:date="2020-08-31T11:22:00Z"/>
                <w:sz w:val="24"/>
                <w:szCs w:val="24"/>
                <w:lang w:val="en-US" w:eastAsia="ja-JP"/>
              </w:rPr>
            </w:pPr>
            <w:ins w:id="2933" w:author="Can Hong NGOC" w:date="2020-08-31T11:22:00Z">
              <w:r w:rsidRPr="009A1469">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34" w:author="Can Hong NGOC" w:date="2020-08-31T11:27:00Z">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76B6145" w14:textId="77777777" w:rsidR="009A1469" w:rsidRPr="009A1469" w:rsidRDefault="009A1469" w:rsidP="009A1469">
            <w:pPr>
              <w:widowControl/>
              <w:overflowPunct/>
              <w:autoSpaceDE/>
              <w:autoSpaceDN/>
              <w:adjustRightInd/>
              <w:jc w:val="center"/>
              <w:textAlignment w:val="auto"/>
              <w:rPr>
                <w:ins w:id="2935" w:author="Can Hong NGOC" w:date="2020-08-31T11:22:00Z"/>
                <w:sz w:val="24"/>
                <w:szCs w:val="24"/>
                <w:lang w:val="en-US" w:eastAsia="ja-JP"/>
              </w:rPr>
            </w:pPr>
            <w:ins w:id="2936" w:author="Can Hong NGOC" w:date="2020-08-31T11:22:00Z">
              <w:r w:rsidRPr="009A1469">
                <w:rPr>
                  <w:rFonts w:ascii="Arial" w:hAnsi="Arial" w:cs="Arial"/>
                  <w:sz w:val="22"/>
                  <w:szCs w:val="22"/>
                  <w:lang w:val="en-US" w:eastAsia="ja-JP"/>
                </w:rPr>
                <w:t>E</w:t>
              </w:r>
            </w:ins>
          </w:p>
        </w:tc>
      </w:tr>
      <w:tr w:rsidR="009A1469" w:rsidRPr="009A1469" w14:paraId="3AA7B195" w14:textId="77777777" w:rsidTr="009A1469">
        <w:trPr>
          <w:trHeight w:val="665"/>
          <w:ins w:id="2937" w:author="Can Hong NGOC" w:date="2020-08-31T11:22:00Z"/>
          <w:trPrChange w:id="2938" w:author="Can Hong NGOC" w:date="2020-08-31T11:27:00Z">
            <w:trPr>
              <w:trHeight w:val="665"/>
            </w:trPr>
          </w:trPrChange>
        </w:trPr>
        <w:tc>
          <w:tcPr>
            <w:tcW w:w="14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39" w:author="Can Hong NGOC" w:date="2020-08-31T11:27: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7CE66D2" w14:textId="77777777" w:rsidR="009A1469" w:rsidRPr="009A1469" w:rsidRDefault="009A1469" w:rsidP="009A1469">
            <w:pPr>
              <w:widowControl/>
              <w:overflowPunct/>
              <w:autoSpaceDE/>
              <w:autoSpaceDN/>
              <w:adjustRightInd/>
              <w:textAlignment w:val="auto"/>
              <w:rPr>
                <w:ins w:id="2940" w:author="Can Hong NGOC" w:date="2020-08-31T11:22:00Z"/>
                <w:sz w:val="24"/>
                <w:szCs w:val="24"/>
                <w:lang w:val="en-US" w:eastAsia="ja-JP"/>
              </w:rPr>
            </w:pPr>
            <w:ins w:id="2941" w:author="Can Hong NGOC" w:date="2020-08-31T11:22:00Z">
              <w:r w:rsidRPr="009A1469">
                <w:rPr>
                  <w:rFonts w:ascii="Arial" w:hAnsi="Arial" w:cs="Arial"/>
                  <w:b/>
                  <w:bCs/>
                  <w:sz w:val="22"/>
                  <w:szCs w:val="22"/>
                  <w:lang w:val="en-US" w:eastAsia="ja-JP"/>
                </w:rPr>
                <w:t>VK.B004</w:t>
              </w:r>
            </w:ins>
          </w:p>
        </w:tc>
        <w:tc>
          <w:tcPr>
            <w:tcW w:w="205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42" w:author="Can Hong NGOC" w:date="2020-08-31T11:27:00Z">
              <w:tcPr>
                <w:tcW w:w="345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44B6F43" w14:textId="77777777" w:rsidR="009A1469" w:rsidRPr="009A1469" w:rsidRDefault="009A1469" w:rsidP="009A1469">
            <w:pPr>
              <w:widowControl/>
              <w:overflowPunct/>
              <w:autoSpaceDE/>
              <w:autoSpaceDN/>
              <w:adjustRightInd/>
              <w:textAlignment w:val="auto"/>
              <w:rPr>
                <w:ins w:id="2943" w:author="Can Hong NGOC" w:date="2020-08-31T11:22:00Z"/>
                <w:sz w:val="24"/>
                <w:szCs w:val="24"/>
                <w:lang w:val="en-US" w:eastAsia="ja-JP"/>
              </w:rPr>
            </w:pPr>
            <w:ins w:id="2944" w:author="Can Hong NGOC" w:date="2020-08-31T11:22:00Z">
              <w:r w:rsidRPr="009A1469">
                <w:rPr>
                  <w:rFonts w:ascii="Arial" w:hAnsi="Arial" w:cs="Arial"/>
                  <w:sz w:val="22"/>
                  <w:szCs w:val="22"/>
                  <w:lang w:val="en-US" w:eastAsia="ja-JP"/>
                </w:rPr>
                <w:t>Điền các mẫu di chuyển</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45" w:author="Can Hong NGOC" w:date="2020-08-31T11:27:00Z">
              <w:tcPr>
                <w:tcW w:w="666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CF8498A" w14:textId="77777777" w:rsidR="009A1469" w:rsidRPr="009A1469" w:rsidRDefault="009A1469" w:rsidP="009A1469">
            <w:pPr>
              <w:widowControl/>
              <w:overflowPunct/>
              <w:autoSpaceDE/>
              <w:autoSpaceDN/>
              <w:adjustRightInd/>
              <w:textAlignment w:val="auto"/>
              <w:rPr>
                <w:ins w:id="2946" w:author="Can Hong NGOC" w:date="2020-08-31T11:22:00Z"/>
                <w:sz w:val="24"/>
                <w:szCs w:val="24"/>
                <w:lang w:val="en-US" w:eastAsia="ja-JP"/>
              </w:rPr>
            </w:pPr>
            <w:ins w:id="2947" w:author="Can Hong NGOC" w:date="2020-08-31T11:22:00Z">
              <w:r w:rsidRPr="009A1469">
                <w:rPr>
                  <w:rFonts w:ascii="Arial" w:hAnsi="Arial" w:cs="Arial"/>
                  <w:sz w:val="22"/>
                  <w:szCs w:val="22"/>
                  <w:lang w:val="en-US" w:eastAsia="ja-JP"/>
                </w:rPr>
                <w:t>Finastra cung cấp các mẫu di chuyển để Khách hàng tải dữ liệu (nếu có)</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48" w:author="Can Hong NGOC" w:date="2020-08-31T11:27: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C29F1B3" w14:textId="77777777" w:rsidR="009A1469" w:rsidRPr="009A1469" w:rsidRDefault="009A1469" w:rsidP="009A1469">
            <w:pPr>
              <w:widowControl/>
              <w:overflowPunct/>
              <w:autoSpaceDE/>
              <w:autoSpaceDN/>
              <w:adjustRightInd/>
              <w:textAlignment w:val="auto"/>
              <w:rPr>
                <w:ins w:id="2949" w:author="Can Hong NGOC" w:date="2020-08-31T11:22:00Z"/>
                <w:sz w:val="24"/>
                <w:szCs w:val="24"/>
                <w:lang w:val="en-US" w:eastAsia="ja-JP"/>
              </w:rPr>
            </w:pPr>
            <w:ins w:id="2950" w:author="Can Hong NGOC" w:date="2020-08-31T11:22:00Z">
              <w:r w:rsidRPr="009A1469">
                <w:rPr>
                  <w:rFonts w:ascii="Arial" w:hAnsi="Arial" w:cs="Arial"/>
                  <w:sz w:val="22"/>
                  <w:szCs w:val="22"/>
                  <w:lang w:val="en-US" w:eastAsia="ja-JP"/>
                </w:rPr>
                <w:t>Mẫu di chuyển dữ liệu BD004</w:t>
              </w:r>
            </w:ins>
          </w:p>
        </w:tc>
        <w:tc>
          <w:tcPr>
            <w:tcW w:w="12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51" w:author="Can Hong NGOC" w:date="2020-08-31T11:27: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02A2D34" w14:textId="77777777" w:rsidR="009A1469" w:rsidRPr="009A1469" w:rsidRDefault="009A1469" w:rsidP="009A1469">
            <w:pPr>
              <w:widowControl/>
              <w:overflowPunct/>
              <w:autoSpaceDE/>
              <w:autoSpaceDN/>
              <w:adjustRightInd/>
              <w:textAlignment w:val="auto"/>
              <w:rPr>
                <w:ins w:id="2952" w:author="Can Hong NGOC" w:date="2020-08-31T11:22:00Z"/>
                <w:sz w:val="24"/>
                <w:szCs w:val="24"/>
                <w:lang w:val="en-US" w:eastAsia="ja-JP"/>
              </w:rPr>
            </w:pPr>
            <w:ins w:id="2953" w:author="Can Hong NGOC" w:date="2020-08-31T11:22:00Z">
              <w:r w:rsidRPr="009A1469">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954" w:author="Can Hong NGOC" w:date="2020-08-31T11:27: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D15012D" w14:textId="77777777" w:rsidR="009A1469" w:rsidRPr="009A1469" w:rsidRDefault="009A1469" w:rsidP="009A1469">
            <w:pPr>
              <w:widowControl/>
              <w:overflowPunct/>
              <w:autoSpaceDE/>
              <w:autoSpaceDN/>
              <w:adjustRightInd/>
              <w:jc w:val="center"/>
              <w:textAlignment w:val="auto"/>
              <w:rPr>
                <w:ins w:id="2955" w:author="Can Hong NGOC" w:date="2020-08-31T11:22:00Z"/>
                <w:sz w:val="24"/>
                <w:szCs w:val="24"/>
                <w:lang w:val="en-US" w:eastAsia="ja-JP"/>
              </w:rPr>
            </w:pPr>
            <w:ins w:id="2956" w:author="Can Hong NGOC" w:date="2020-08-31T11:22:00Z">
              <w:r w:rsidRPr="009A1469">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957" w:author="Can Hong NGOC" w:date="2020-08-31T11:27: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9DAFAA8" w14:textId="77777777" w:rsidR="009A1469" w:rsidRPr="009A1469" w:rsidRDefault="009A1469" w:rsidP="009A1469">
            <w:pPr>
              <w:widowControl/>
              <w:overflowPunct/>
              <w:autoSpaceDE/>
              <w:autoSpaceDN/>
              <w:adjustRightInd/>
              <w:jc w:val="center"/>
              <w:textAlignment w:val="auto"/>
              <w:rPr>
                <w:ins w:id="2958" w:author="Can Hong NGOC" w:date="2020-08-31T11:22:00Z"/>
                <w:sz w:val="24"/>
                <w:szCs w:val="24"/>
                <w:lang w:val="en-US" w:eastAsia="ja-JP"/>
              </w:rPr>
            </w:pPr>
            <w:ins w:id="2959" w:author="Can Hong NGOC" w:date="2020-08-31T11:22:00Z">
              <w:r w:rsidRPr="009A1469">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960" w:author="Can Hong NGOC" w:date="2020-08-31T11:27: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0CEDAAC" w14:textId="77777777" w:rsidR="009A1469" w:rsidRPr="009A1469" w:rsidRDefault="009A1469" w:rsidP="009A1469">
            <w:pPr>
              <w:widowControl/>
              <w:overflowPunct/>
              <w:autoSpaceDE/>
              <w:autoSpaceDN/>
              <w:adjustRightInd/>
              <w:jc w:val="center"/>
              <w:textAlignment w:val="auto"/>
              <w:rPr>
                <w:ins w:id="2961" w:author="Can Hong NGOC" w:date="2020-08-31T11:22:00Z"/>
                <w:sz w:val="24"/>
                <w:szCs w:val="24"/>
                <w:lang w:val="en-US" w:eastAsia="ja-JP"/>
              </w:rPr>
            </w:pPr>
            <w:ins w:id="2962" w:author="Can Hong NGOC" w:date="2020-08-31T11:22:00Z">
              <w:r w:rsidRPr="009A1469">
                <w:rPr>
                  <w:rFonts w:ascii="Arial" w:hAnsi="Arial" w:cs="Arial"/>
                  <w:sz w:val="22"/>
                  <w:szCs w:val="22"/>
                  <w:lang w:val="en-US" w:eastAsia="ja-JP"/>
                </w:rPr>
                <w:t>E</w:t>
              </w:r>
            </w:ins>
          </w:p>
        </w:tc>
      </w:tr>
      <w:tr w:rsidR="009A1469" w:rsidRPr="009A1469" w14:paraId="031C255A" w14:textId="77777777" w:rsidTr="009A1469">
        <w:trPr>
          <w:trHeight w:val="665"/>
          <w:ins w:id="2963" w:author="Can Hong NGOC" w:date="2020-08-31T11:22:00Z"/>
          <w:trPrChange w:id="2964" w:author="Can Hong NGOC" w:date="2020-08-31T11:27:00Z">
            <w:trPr>
              <w:trHeight w:val="665"/>
            </w:trPr>
          </w:trPrChange>
        </w:trPr>
        <w:tc>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65" w:author="Can Hong NGOC" w:date="2020-08-31T11:27:00Z">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E546457" w14:textId="77777777" w:rsidR="009A1469" w:rsidRPr="009A1469" w:rsidRDefault="009A1469" w:rsidP="009A1469">
            <w:pPr>
              <w:widowControl/>
              <w:overflowPunct/>
              <w:autoSpaceDE/>
              <w:autoSpaceDN/>
              <w:adjustRightInd/>
              <w:textAlignment w:val="auto"/>
              <w:rPr>
                <w:ins w:id="2966" w:author="Can Hong NGOC" w:date="2020-08-31T11:22:00Z"/>
                <w:sz w:val="24"/>
                <w:szCs w:val="24"/>
                <w:lang w:val="en-US" w:eastAsia="ja-JP"/>
              </w:rPr>
            </w:pPr>
            <w:ins w:id="2967" w:author="Can Hong NGOC" w:date="2020-08-31T11:22:00Z">
              <w:r w:rsidRPr="009A1469">
                <w:rPr>
                  <w:rFonts w:ascii="Arial" w:hAnsi="Arial" w:cs="Arial"/>
                  <w:b/>
                  <w:bCs/>
                  <w:sz w:val="22"/>
                  <w:szCs w:val="22"/>
                  <w:lang w:val="en-US" w:eastAsia="ja-JP"/>
                </w:rPr>
                <w:t>VK.B005</w:t>
              </w:r>
            </w:ins>
          </w:p>
        </w:tc>
        <w:tc>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68" w:author="Can Hong NGOC" w:date="2020-08-31T11:27:00Z">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69A34D3" w14:textId="77777777" w:rsidR="009A1469" w:rsidRPr="009A1469" w:rsidRDefault="009A1469" w:rsidP="009A1469">
            <w:pPr>
              <w:widowControl/>
              <w:overflowPunct/>
              <w:autoSpaceDE/>
              <w:autoSpaceDN/>
              <w:adjustRightInd/>
              <w:textAlignment w:val="auto"/>
              <w:rPr>
                <w:ins w:id="2969" w:author="Can Hong NGOC" w:date="2020-08-31T11:22:00Z"/>
                <w:sz w:val="24"/>
                <w:szCs w:val="24"/>
                <w:lang w:val="en-US" w:eastAsia="ja-JP"/>
              </w:rPr>
            </w:pPr>
            <w:ins w:id="2970" w:author="Can Hong NGOC" w:date="2020-08-31T11:22:00Z">
              <w:r w:rsidRPr="009A1469">
                <w:rPr>
                  <w:rFonts w:ascii="Arial" w:hAnsi="Arial" w:cs="Arial"/>
                  <w:sz w:val="22"/>
                  <w:szCs w:val="22"/>
                  <w:lang w:val="en-US" w:eastAsia="ja-JP"/>
                </w:rPr>
                <w:t>Giải pháp Định cấu hình và Điều chỉnh (không bao gồm các giao diện)</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71" w:author="Can Hong NGOC" w:date="2020-08-31T11:27:00Z">
              <w:tcPr>
                <w:tcW w:w="40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4E9469D" w14:textId="77777777" w:rsidR="009A1469" w:rsidRPr="009A1469" w:rsidRDefault="009A1469" w:rsidP="009A1469">
            <w:pPr>
              <w:widowControl/>
              <w:overflowPunct/>
              <w:autoSpaceDE/>
              <w:autoSpaceDN/>
              <w:adjustRightInd/>
              <w:textAlignment w:val="auto"/>
              <w:rPr>
                <w:ins w:id="2972" w:author="Can Hong NGOC" w:date="2020-08-31T11:22:00Z"/>
                <w:sz w:val="24"/>
                <w:szCs w:val="24"/>
                <w:lang w:val="en-US" w:eastAsia="ja-JP"/>
              </w:rPr>
            </w:pPr>
            <w:ins w:id="2973" w:author="Can Hong NGOC" w:date="2020-08-31T11:22:00Z">
              <w:r w:rsidRPr="009A1469">
                <w:rPr>
                  <w:rFonts w:ascii="Arial" w:hAnsi="Arial" w:cs="Arial"/>
                  <w:sz w:val="22"/>
                  <w:szCs w:val="22"/>
                  <w:lang w:val="en-US" w:eastAsia="ja-JP"/>
                </w:rPr>
                <w:t>Finastra để cài đặt phần mềm, định cấu hình dữ liệu tĩnh và các thông số và định cấu hình / điều chỉnh giải pháp với các cách giải quyết / tùy chỉnh đã được phê duyệt cho các delta đã được phê duyệt.</w:t>
              </w:r>
            </w:ins>
          </w:p>
          <w:p w14:paraId="7446C535" w14:textId="77777777" w:rsidR="009A1469" w:rsidRPr="009A1469" w:rsidRDefault="009A1469" w:rsidP="009A1469">
            <w:pPr>
              <w:widowControl/>
              <w:overflowPunct/>
              <w:autoSpaceDE/>
              <w:autoSpaceDN/>
              <w:adjustRightInd/>
              <w:textAlignment w:val="auto"/>
              <w:rPr>
                <w:ins w:id="2974" w:author="Can Hong NGOC" w:date="2020-08-31T11:22:00Z"/>
                <w:sz w:val="24"/>
                <w:szCs w:val="24"/>
                <w:lang w:val="en-US" w:eastAsia="ja-JP"/>
              </w:rPr>
            </w:pPr>
            <w:ins w:id="2975" w:author="Can Hong NGOC" w:date="2020-08-31T11:22:00Z">
              <w:r w:rsidRPr="009A1469">
                <w:rPr>
                  <w:rFonts w:ascii="Arial" w:hAnsi="Arial" w:cs="Arial"/>
                  <w:lang w:val="en-US" w:eastAsia="ja-JP"/>
                </w:rPr>
                <w:t> </w:t>
              </w:r>
            </w:ins>
          </w:p>
          <w:p w14:paraId="5A0869BB" w14:textId="77777777" w:rsidR="009A1469" w:rsidRPr="009A1469" w:rsidRDefault="009A1469" w:rsidP="009A1469">
            <w:pPr>
              <w:widowControl/>
              <w:overflowPunct/>
              <w:autoSpaceDE/>
              <w:autoSpaceDN/>
              <w:adjustRightInd/>
              <w:textAlignment w:val="auto"/>
              <w:rPr>
                <w:ins w:id="2976" w:author="Can Hong NGOC" w:date="2020-08-31T11:22:00Z"/>
                <w:sz w:val="24"/>
                <w:szCs w:val="24"/>
                <w:lang w:val="en-US" w:eastAsia="ja-JP"/>
              </w:rPr>
            </w:pPr>
            <w:ins w:id="2977" w:author="Can Hong NGOC" w:date="2020-08-31T11:22:00Z">
              <w:r w:rsidRPr="009A1469">
                <w:rPr>
                  <w:rFonts w:ascii="Arial" w:hAnsi="Arial" w:cs="Arial"/>
                  <w:sz w:val="22"/>
                  <w:szCs w:val="22"/>
                  <w:lang w:val="en-US" w:eastAsia="ja-JP"/>
                </w:rPr>
                <w:t>(1) Nhà thầu định cấu hình dữ liệu tĩnh và các thông số và định cấu hình giải pháp với các công việc thay thế / tùy chỉnh đã được phê duyệt cho các delta đã được phê duyệt cho Back Office (K + TP)</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78" w:author="Can Hong NGOC" w:date="2020-08-31T11:27:00Z">
              <w:tcPr>
                <w:tcW w:w="7441"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FCCFEEE" w14:textId="77777777" w:rsidR="009A1469" w:rsidRPr="009A1469" w:rsidRDefault="009A1469" w:rsidP="009A1469">
            <w:pPr>
              <w:widowControl/>
              <w:overflowPunct/>
              <w:autoSpaceDE/>
              <w:autoSpaceDN/>
              <w:adjustRightInd/>
              <w:textAlignment w:val="auto"/>
              <w:rPr>
                <w:ins w:id="2979" w:author="Can Hong NGOC" w:date="2020-08-31T11:22:00Z"/>
                <w:sz w:val="24"/>
                <w:szCs w:val="24"/>
                <w:lang w:val="en-US" w:eastAsia="ja-JP"/>
              </w:rPr>
            </w:pPr>
            <w:ins w:id="2980" w:author="Can Hong NGOC" w:date="2020-08-31T11:22:00Z">
              <w:r w:rsidRPr="009A1469">
                <w:rPr>
                  <w:rFonts w:ascii="Arial" w:hAnsi="Arial" w:cs="Arial"/>
                  <w:sz w:val="22"/>
                  <w:szCs w:val="22"/>
                  <w:lang w:val="en-US" w:eastAsia="ja-JP"/>
                </w:rPr>
                <w:t>Hệ thống được cấu hình BD005</w:t>
              </w:r>
            </w:ins>
          </w:p>
        </w:tc>
        <w:tc>
          <w:tcPr>
            <w:tcW w:w="12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81" w:author="Can Hong NGOC" w:date="2020-08-31T11:27:00Z">
              <w:tcPr>
                <w:tcW w:w="30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65CBBB0" w14:textId="77777777" w:rsidR="009A1469" w:rsidRPr="009A1469" w:rsidRDefault="009A1469" w:rsidP="009A1469">
            <w:pPr>
              <w:widowControl/>
              <w:overflowPunct/>
              <w:autoSpaceDE/>
              <w:autoSpaceDN/>
              <w:adjustRightInd/>
              <w:textAlignment w:val="auto"/>
              <w:rPr>
                <w:ins w:id="2982" w:author="Can Hong NGOC" w:date="2020-08-31T11:22:00Z"/>
                <w:sz w:val="24"/>
                <w:szCs w:val="24"/>
                <w:lang w:val="en-US" w:eastAsia="ja-JP"/>
              </w:rPr>
            </w:pPr>
            <w:ins w:id="2983" w:author="Can Hong NGOC" w:date="2020-08-31T11:22:00Z">
              <w:r w:rsidRPr="009A1469">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84" w:author="Can Hong NGOC" w:date="2020-08-31T11:27:00Z">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E9936DC" w14:textId="77777777" w:rsidR="009A1469" w:rsidRPr="009A1469" w:rsidRDefault="009A1469" w:rsidP="009A1469">
            <w:pPr>
              <w:widowControl/>
              <w:overflowPunct/>
              <w:autoSpaceDE/>
              <w:autoSpaceDN/>
              <w:adjustRightInd/>
              <w:jc w:val="center"/>
              <w:textAlignment w:val="auto"/>
              <w:rPr>
                <w:ins w:id="2985" w:author="Can Hong NGOC" w:date="2020-08-31T11:22:00Z"/>
                <w:sz w:val="24"/>
                <w:szCs w:val="24"/>
                <w:lang w:val="en-US" w:eastAsia="ja-JP"/>
              </w:rPr>
            </w:pPr>
            <w:ins w:id="2986" w:author="Can Hong NGOC" w:date="2020-08-31T11:22:00Z">
              <w:r w:rsidRPr="009A1469">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87" w:author="Can Hong NGOC" w:date="2020-08-31T11:27:00Z">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06DA93A8" w14:textId="77777777" w:rsidR="009A1469" w:rsidRPr="009A1469" w:rsidRDefault="009A1469" w:rsidP="009A1469">
            <w:pPr>
              <w:widowControl/>
              <w:overflowPunct/>
              <w:autoSpaceDE/>
              <w:autoSpaceDN/>
              <w:adjustRightInd/>
              <w:jc w:val="center"/>
              <w:textAlignment w:val="auto"/>
              <w:rPr>
                <w:ins w:id="2988" w:author="Can Hong NGOC" w:date="2020-08-31T11:22:00Z"/>
                <w:sz w:val="24"/>
                <w:szCs w:val="24"/>
                <w:lang w:val="en-US" w:eastAsia="ja-JP"/>
              </w:rPr>
            </w:pPr>
            <w:ins w:id="2989" w:author="Can Hong NGOC" w:date="2020-08-31T11:22:00Z">
              <w:r w:rsidRPr="009A1469">
                <w:rPr>
                  <w:rFonts w:ascii="Arial" w:hAnsi="Arial" w:cs="Arial"/>
                  <w:sz w:val="22"/>
                  <w:szCs w:val="22"/>
                  <w:lang w:val="en-US" w:eastAsia="ja-JP"/>
                </w:rPr>
                <w:t>(1) 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90" w:author="Can Hong NGOC" w:date="2020-08-31T11:27:00Z">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0A5F3FB8" w14:textId="77777777" w:rsidR="009A1469" w:rsidRPr="009A1469" w:rsidRDefault="009A1469" w:rsidP="009A1469">
            <w:pPr>
              <w:widowControl/>
              <w:overflowPunct/>
              <w:autoSpaceDE/>
              <w:autoSpaceDN/>
              <w:adjustRightInd/>
              <w:jc w:val="center"/>
              <w:textAlignment w:val="auto"/>
              <w:rPr>
                <w:ins w:id="2991" w:author="Can Hong NGOC" w:date="2020-08-31T11:22:00Z"/>
                <w:sz w:val="24"/>
                <w:szCs w:val="24"/>
                <w:lang w:val="en-US" w:eastAsia="ja-JP"/>
              </w:rPr>
            </w:pPr>
            <w:ins w:id="2992" w:author="Can Hong NGOC" w:date="2020-08-31T11:22:00Z">
              <w:r w:rsidRPr="009A1469">
                <w:rPr>
                  <w:rFonts w:ascii="Arial" w:hAnsi="Arial" w:cs="Arial"/>
                  <w:sz w:val="22"/>
                  <w:szCs w:val="22"/>
                  <w:lang w:val="en-US" w:eastAsia="ja-JP"/>
                </w:rPr>
                <w:t>S</w:t>
              </w:r>
            </w:ins>
          </w:p>
        </w:tc>
      </w:tr>
      <w:tr w:rsidR="009A1469" w:rsidRPr="009A1469" w14:paraId="1ECE4C04" w14:textId="77777777" w:rsidTr="009A1469">
        <w:trPr>
          <w:trHeight w:val="737"/>
          <w:ins w:id="2993" w:author="Can Hong NGOC" w:date="2020-08-31T11:22:00Z"/>
          <w:trPrChange w:id="2994" w:author="Can Hong NGOC" w:date="2020-08-31T11:27:00Z">
            <w:trPr>
              <w:trHeight w:val="737"/>
            </w:trPr>
          </w:trPrChange>
        </w:trPr>
        <w:tc>
          <w:tcPr>
            <w:tcW w:w="14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95" w:author="Can Hong NGOC" w:date="2020-08-31T11:27: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9D1A750" w14:textId="77777777" w:rsidR="009A1469" w:rsidRPr="009A1469" w:rsidRDefault="009A1469" w:rsidP="009A1469">
            <w:pPr>
              <w:widowControl/>
              <w:overflowPunct/>
              <w:autoSpaceDE/>
              <w:autoSpaceDN/>
              <w:adjustRightInd/>
              <w:textAlignment w:val="auto"/>
              <w:rPr>
                <w:ins w:id="2996" w:author="Can Hong NGOC" w:date="2020-08-31T11:22:00Z"/>
                <w:sz w:val="24"/>
                <w:szCs w:val="24"/>
                <w:lang w:val="en-US" w:eastAsia="ja-JP"/>
              </w:rPr>
            </w:pPr>
            <w:ins w:id="2997" w:author="Can Hong NGOC" w:date="2020-08-31T11:22:00Z">
              <w:r w:rsidRPr="009A1469">
                <w:rPr>
                  <w:rFonts w:ascii="Arial" w:hAnsi="Arial" w:cs="Arial"/>
                  <w:b/>
                  <w:bCs/>
                  <w:sz w:val="22"/>
                  <w:szCs w:val="22"/>
                  <w:lang w:val="en-US" w:eastAsia="ja-JP"/>
                </w:rPr>
                <w:lastRenderedPageBreak/>
                <w:t>VK.B006</w:t>
              </w:r>
            </w:ins>
          </w:p>
        </w:tc>
        <w:tc>
          <w:tcPr>
            <w:tcW w:w="205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98" w:author="Can Hong NGOC" w:date="2020-08-31T11:27:00Z">
              <w:tcPr>
                <w:tcW w:w="345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B0C9C0E" w14:textId="77777777" w:rsidR="009A1469" w:rsidRPr="009A1469" w:rsidRDefault="009A1469" w:rsidP="009A1469">
            <w:pPr>
              <w:widowControl/>
              <w:overflowPunct/>
              <w:autoSpaceDE/>
              <w:autoSpaceDN/>
              <w:adjustRightInd/>
              <w:textAlignment w:val="auto"/>
              <w:rPr>
                <w:ins w:id="2999" w:author="Can Hong NGOC" w:date="2020-08-31T11:22:00Z"/>
                <w:sz w:val="24"/>
                <w:szCs w:val="24"/>
                <w:lang w:val="en-US" w:eastAsia="ja-JP"/>
              </w:rPr>
            </w:pPr>
            <w:ins w:id="3000" w:author="Can Hong NGOC" w:date="2020-08-31T11:22:00Z">
              <w:r w:rsidRPr="009A1469">
                <w:rPr>
                  <w:rFonts w:ascii="Arial" w:hAnsi="Arial" w:cs="Arial"/>
                  <w:sz w:val="22"/>
                  <w:szCs w:val="22"/>
                  <w:lang w:val="en-US" w:eastAsia="ja-JP"/>
                </w:rPr>
                <w:t>Định cấu hình giao diện</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01" w:author="Can Hong NGOC" w:date="2020-08-31T11:27:00Z">
              <w:tcPr>
                <w:tcW w:w="666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DCB9676" w14:textId="77777777" w:rsidR="009A1469" w:rsidRPr="009A1469" w:rsidRDefault="009A1469" w:rsidP="009A1469">
            <w:pPr>
              <w:widowControl/>
              <w:overflowPunct/>
              <w:autoSpaceDE/>
              <w:autoSpaceDN/>
              <w:adjustRightInd/>
              <w:textAlignment w:val="auto"/>
              <w:rPr>
                <w:ins w:id="3002" w:author="Can Hong NGOC" w:date="2020-08-31T11:22:00Z"/>
                <w:sz w:val="24"/>
                <w:szCs w:val="24"/>
                <w:lang w:val="en-US" w:eastAsia="ja-JP"/>
              </w:rPr>
            </w:pPr>
            <w:ins w:id="3003" w:author="Can Hong NGOC" w:date="2020-08-31T11:22:00Z">
              <w:r w:rsidRPr="009A1469">
                <w:rPr>
                  <w:rFonts w:ascii="Arial" w:hAnsi="Arial" w:cs="Arial"/>
                  <w:sz w:val="22"/>
                  <w:szCs w:val="22"/>
                  <w:lang w:val="en-US" w:eastAsia="ja-JP"/>
                </w:rPr>
                <w:t>Định cấu hình các giao diện được cấp phép cho Khách hàng như một phần của Hệ thống.</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04" w:author="Can Hong NGOC" w:date="2020-08-31T11:27: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657EA63" w14:textId="77777777" w:rsidR="009A1469" w:rsidRPr="009A1469" w:rsidRDefault="009A1469" w:rsidP="009A1469">
            <w:pPr>
              <w:widowControl/>
              <w:overflowPunct/>
              <w:autoSpaceDE/>
              <w:autoSpaceDN/>
              <w:adjustRightInd/>
              <w:textAlignment w:val="auto"/>
              <w:rPr>
                <w:ins w:id="3005" w:author="Can Hong NGOC" w:date="2020-08-31T11:22:00Z"/>
                <w:sz w:val="24"/>
                <w:szCs w:val="24"/>
                <w:lang w:val="en-US" w:eastAsia="ja-JP"/>
              </w:rPr>
            </w:pPr>
            <w:ins w:id="3006" w:author="Can Hong NGOC" w:date="2020-08-31T11:22:00Z">
              <w:r w:rsidRPr="009A1469">
                <w:rPr>
                  <w:rFonts w:ascii="Arial" w:hAnsi="Arial" w:cs="Arial"/>
                  <w:sz w:val="22"/>
                  <w:szCs w:val="22"/>
                  <w:lang w:val="en-US" w:eastAsia="ja-JP"/>
                </w:rPr>
                <w:t>Giao diện tiêu chuẩn BD006</w:t>
              </w:r>
            </w:ins>
          </w:p>
        </w:tc>
        <w:tc>
          <w:tcPr>
            <w:tcW w:w="12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07" w:author="Can Hong NGOC" w:date="2020-08-31T11:27: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5C79050" w14:textId="77777777" w:rsidR="009A1469" w:rsidRPr="009A1469" w:rsidRDefault="009A1469" w:rsidP="009A1469">
            <w:pPr>
              <w:widowControl/>
              <w:overflowPunct/>
              <w:autoSpaceDE/>
              <w:autoSpaceDN/>
              <w:adjustRightInd/>
              <w:textAlignment w:val="auto"/>
              <w:rPr>
                <w:ins w:id="3008" w:author="Can Hong NGOC" w:date="2020-08-31T11:22:00Z"/>
                <w:sz w:val="24"/>
                <w:szCs w:val="24"/>
                <w:lang w:val="en-US" w:eastAsia="ja-JP"/>
              </w:rPr>
            </w:pPr>
            <w:ins w:id="3009" w:author="Can Hong NGOC" w:date="2020-08-31T11:22:00Z">
              <w:r w:rsidRPr="009A1469">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10" w:author="Can Hong NGOC" w:date="2020-08-31T11:27: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3F81752" w14:textId="77777777" w:rsidR="009A1469" w:rsidRPr="009A1469" w:rsidRDefault="009A1469" w:rsidP="009A1469">
            <w:pPr>
              <w:widowControl/>
              <w:overflowPunct/>
              <w:autoSpaceDE/>
              <w:autoSpaceDN/>
              <w:adjustRightInd/>
              <w:jc w:val="center"/>
              <w:textAlignment w:val="auto"/>
              <w:rPr>
                <w:ins w:id="3011" w:author="Can Hong NGOC" w:date="2020-08-31T11:22:00Z"/>
                <w:sz w:val="24"/>
                <w:szCs w:val="24"/>
                <w:lang w:val="en-US" w:eastAsia="ja-JP"/>
              </w:rPr>
            </w:pPr>
            <w:ins w:id="3012" w:author="Can Hong NGOC" w:date="2020-08-31T11:22:00Z">
              <w:r w:rsidRPr="009A1469">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13" w:author="Can Hong NGOC" w:date="2020-08-31T11:27: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7FA3587C" w14:textId="77777777" w:rsidR="009A1469" w:rsidRPr="009A1469" w:rsidRDefault="009A1469" w:rsidP="009A1469">
            <w:pPr>
              <w:widowControl/>
              <w:overflowPunct/>
              <w:autoSpaceDE/>
              <w:autoSpaceDN/>
              <w:adjustRightInd/>
              <w:jc w:val="center"/>
              <w:textAlignment w:val="auto"/>
              <w:rPr>
                <w:ins w:id="3014" w:author="Can Hong NGOC" w:date="2020-08-31T11:22:00Z"/>
                <w:sz w:val="24"/>
                <w:szCs w:val="24"/>
                <w:lang w:val="en-US" w:eastAsia="ja-JP"/>
              </w:rPr>
            </w:pPr>
            <w:ins w:id="3015" w:author="Can Hong NGOC" w:date="2020-08-31T11:22:00Z">
              <w:r w:rsidRPr="009A1469">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16" w:author="Can Hong NGOC" w:date="2020-08-31T11:27: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88699FD" w14:textId="77777777" w:rsidR="009A1469" w:rsidRPr="009A1469" w:rsidRDefault="009A1469" w:rsidP="009A1469">
            <w:pPr>
              <w:widowControl/>
              <w:overflowPunct/>
              <w:autoSpaceDE/>
              <w:autoSpaceDN/>
              <w:adjustRightInd/>
              <w:jc w:val="center"/>
              <w:textAlignment w:val="auto"/>
              <w:rPr>
                <w:ins w:id="3017" w:author="Can Hong NGOC" w:date="2020-08-31T11:22:00Z"/>
                <w:sz w:val="24"/>
                <w:szCs w:val="24"/>
                <w:lang w:val="en-US" w:eastAsia="ja-JP"/>
              </w:rPr>
            </w:pPr>
            <w:ins w:id="3018" w:author="Can Hong NGOC" w:date="2020-08-31T11:22:00Z">
              <w:r w:rsidRPr="009A1469">
                <w:rPr>
                  <w:rFonts w:ascii="Arial" w:hAnsi="Arial" w:cs="Arial"/>
                  <w:sz w:val="22"/>
                  <w:szCs w:val="22"/>
                  <w:lang w:val="en-US" w:eastAsia="ja-JP"/>
                </w:rPr>
                <w:t>S</w:t>
              </w:r>
            </w:ins>
          </w:p>
        </w:tc>
      </w:tr>
      <w:tr w:rsidR="009A1469" w:rsidRPr="009A1469" w14:paraId="08F0A1C4" w14:textId="77777777" w:rsidTr="009A1469">
        <w:trPr>
          <w:trHeight w:val="300"/>
          <w:ins w:id="3019" w:author="Can Hong NGOC" w:date="2020-08-31T11:22:00Z"/>
          <w:trPrChange w:id="3020" w:author="Can Hong NGOC" w:date="2020-08-31T11:27:00Z">
            <w:trPr>
              <w:trHeight w:val="300"/>
            </w:trPr>
          </w:trPrChange>
        </w:trPr>
        <w:tc>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21" w:author="Can Hong NGOC" w:date="2020-08-31T11:27:00Z">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B46E568" w14:textId="77777777" w:rsidR="009A1469" w:rsidRPr="009A1469" w:rsidRDefault="009A1469" w:rsidP="009A1469">
            <w:pPr>
              <w:widowControl/>
              <w:overflowPunct/>
              <w:autoSpaceDE/>
              <w:autoSpaceDN/>
              <w:adjustRightInd/>
              <w:textAlignment w:val="auto"/>
              <w:rPr>
                <w:ins w:id="3022" w:author="Can Hong NGOC" w:date="2020-08-31T11:22:00Z"/>
                <w:sz w:val="24"/>
                <w:szCs w:val="24"/>
                <w:lang w:val="en-US" w:eastAsia="ja-JP"/>
              </w:rPr>
            </w:pPr>
            <w:ins w:id="3023" w:author="Can Hong NGOC" w:date="2020-08-31T11:22:00Z">
              <w:r w:rsidRPr="009A1469">
                <w:rPr>
                  <w:rFonts w:ascii="Arial" w:hAnsi="Arial" w:cs="Arial"/>
                  <w:b/>
                  <w:bCs/>
                  <w:sz w:val="22"/>
                  <w:szCs w:val="22"/>
                  <w:lang w:val="en-US" w:eastAsia="ja-JP"/>
                </w:rPr>
                <w:t>VK.B007</w:t>
              </w:r>
            </w:ins>
          </w:p>
        </w:tc>
        <w:tc>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24" w:author="Can Hong NGOC" w:date="2020-08-31T11:27:00Z">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9DBAA37" w14:textId="77777777" w:rsidR="009A1469" w:rsidRPr="009A1469" w:rsidRDefault="009A1469" w:rsidP="009A1469">
            <w:pPr>
              <w:widowControl/>
              <w:overflowPunct/>
              <w:autoSpaceDE/>
              <w:autoSpaceDN/>
              <w:adjustRightInd/>
              <w:textAlignment w:val="auto"/>
              <w:rPr>
                <w:ins w:id="3025" w:author="Can Hong NGOC" w:date="2020-08-31T11:22:00Z"/>
                <w:sz w:val="24"/>
                <w:szCs w:val="24"/>
                <w:lang w:val="en-US" w:eastAsia="ja-JP"/>
              </w:rPr>
            </w:pPr>
            <w:ins w:id="3026" w:author="Can Hong NGOC" w:date="2020-08-31T11:22:00Z">
              <w:r w:rsidRPr="009A1469">
                <w:rPr>
                  <w:rFonts w:ascii="Arial" w:hAnsi="Arial" w:cs="Arial"/>
                  <w:sz w:val="22"/>
                  <w:szCs w:val="22"/>
                  <w:lang w:val="en-US" w:eastAsia="ja-JP"/>
                </w:rPr>
                <w:t>Định cấu hình Non-MAPS</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27" w:author="Can Hong NGOC" w:date="2020-08-31T11:27:00Z">
              <w:tcPr>
                <w:tcW w:w="40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B1DB4F5" w14:textId="77777777" w:rsidR="009A1469" w:rsidRPr="009A1469" w:rsidRDefault="009A1469" w:rsidP="009A1469">
            <w:pPr>
              <w:widowControl/>
              <w:overflowPunct/>
              <w:autoSpaceDE/>
              <w:autoSpaceDN/>
              <w:adjustRightInd/>
              <w:textAlignment w:val="auto"/>
              <w:rPr>
                <w:ins w:id="3028" w:author="Can Hong NGOC" w:date="2020-08-31T11:22:00Z"/>
                <w:sz w:val="24"/>
                <w:szCs w:val="24"/>
                <w:lang w:val="en-US" w:eastAsia="ja-JP"/>
              </w:rPr>
            </w:pPr>
            <w:ins w:id="3029" w:author="Can Hong NGOC" w:date="2020-08-31T11:22:00Z">
              <w:r w:rsidRPr="009A1469">
                <w:rPr>
                  <w:rFonts w:ascii="Arial" w:hAnsi="Arial" w:cs="Arial"/>
                  <w:sz w:val="22"/>
                  <w:szCs w:val="22"/>
                  <w:lang w:val="en-US" w:eastAsia="ja-JP"/>
                </w:rPr>
                <w:t>Định cấu hình bất kỳ mục nào trong phạm vi không được MAPS đề cập, nếu có</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30" w:author="Can Hong NGOC" w:date="2020-08-31T11:27:00Z">
              <w:tcPr>
                <w:tcW w:w="7441"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DB3DE96" w14:textId="77777777" w:rsidR="009A1469" w:rsidRPr="009A1469" w:rsidRDefault="009A1469" w:rsidP="009A1469">
            <w:pPr>
              <w:widowControl/>
              <w:overflowPunct/>
              <w:autoSpaceDE/>
              <w:autoSpaceDN/>
              <w:adjustRightInd/>
              <w:textAlignment w:val="auto"/>
              <w:rPr>
                <w:ins w:id="3031" w:author="Can Hong NGOC" w:date="2020-08-31T11:22:00Z"/>
                <w:sz w:val="24"/>
                <w:szCs w:val="24"/>
                <w:lang w:val="en-US" w:eastAsia="ja-JP"/>
              </w:rPr>
            </w:pPr>
            <w:ins w:id="3032" w:author="Can Hong NGOC" w:date="2020-08-31T11:22:00Z">
              <w:r w:rsidRPr="009A1469">
                <w:rPr>
                  <w:rFonts w:ascii="Arial" w:hAnsi="Arial" w:cs="Arial"/>
                  <w:sz w:val="22"/>
                  <w:szCs w:val="22"/>
                  <w:lang w:val="en-US" w:eastAsia="ja-JP"/>
                </w:rPr>
                <w:t>BD007 Không phải MAPS hoạt động</w:t>
              </w:r>
            </w:ins>
          </w:p>
        </w:tc>
        <w:tc>
          <w:tcPr>
            <w:tcW w:w="12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33" w:author="Can Hong NGOC" w:date="2020-08-31T11:27:00Z">
              <w:tcPr>
                <w:tcW w:w="30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86F1A8D" w14:textId="77777777" w:rsidR="009A1469" w:rsidRPr="009A1469" w:rsidRDefault="009A1469" w:rsidP="009A1469">
            <w:pPr>
              <w:widowControl/>
              <w:overflowPunct/>
              <w:autoSpaceDE/>
              <w:autoSpaceDN/>
              <w:adjustRightInd/>
              <w:textAlignment w:val="auto"/>
              <w:rPr>
                <w:ins w:id="3034" w:author="Can Hong NGOC" w:date="2020-08-31T11:22:00Z"/>
                <w:sz w:val="24"/>
                <w:szCs w:val="24"/>
                <w:lang w:val="en-US" w:eastAsia="ja-JP"/>
              </w:rPr>
            </w:pPr>
            <w:ins w:id="3035" w:author="Can Hong NGOC" w:date="2020-08-31T11:22:00Z">
              <w:r w:rsidRPr="009A1469">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36" w:author="Can Hong NGOC" w:date="2020-08-31T11:27:00Z">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95A68F1" w14:textId="77777777" w:rsidR="009A1469" w:rsidRPr="009A1469" w:rsidRDefault="009A1469" w:rsidP="009A1469">
            <w:pPr>
              <w:widowControl/>
              <w:overflowPunct/>
              <w:autoSpaceDE/>
              <w:autoSpaceDN/>
              <w:adjustRightInd/>
              <w:jc w:val="center"/>
              <w:textAlignment w:val="auto"/>
              <w:rPr>
                <w:ins w:id="3037" w:author="Can Hong NGOC" w:date="2020-08-31T11:22:00Z"/>
                <w:sz w:val="24"/>
                <w:szCs w:val="24"/>
                <w:lang w:val="en-US" w:eastAsia="ja-JP"/>
              </w:rPr>
            </w:pPr>
            <w:ins w:id="3038" w:author="Can Hong NGOC" w:date="2020-08-31T11:22:00Z">
              <w:r w:rsidRPr="009A1469">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39" w:author="Can Hong NGOC" w:date="2020-08-31T11:27:00Z">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C78B799" w14:textId="77777777" w:rsidR="009A1469" w:rsidRPr="009A1469" w:rsidRDefault="009A1469" w:rsidP="009A1469">
            <w:pPr>
              <w:widowControl/>
              <w:overflowPunct/>
              <w:autoSpaceDE/>
              <w:autoSpaceDN/>
              <w:adjustRightInd/>
              <w:jc w:val="center"/>
              <w:textAlignment w:val="auto"/>
              <w:rPr>
                <w:ins w:id="3040" w:author="Can Hong NGOC" w:date="2020-08-31T11:22:00Z"/>
                <w:sz w:val="24"/>
                <w:szCs w:val="24"/>
                <w:lang w:val="en-US" w:eastAsia="ja-JP"/>
              </w:rPr>
            </w:pPr>
            <w:ins w:id="3041" w:author="Can Hong NGOC" w:date="2020-08-31T11:22:00Z">
              <w:r w:rsidRPr="009A1469">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42" w:author="Can Hong NGOC" w:date="2020-08-31T11:27:00Z">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E283E74" w14:textId="77777777" w:rsidR="009A1469" w:rsidRPr="009A1469" w:rsidRDefault="009A1469" w:rsidP="009A1469">
            <w:pPr>
              <w:widowControl/>
              <w:overflowPunct/>
              <w:autoSpaceDE/>
              <w:autoSpaceDN/>
              <w:adjustRightInd/>
              <w:jc w:val="center"/>
              <w:textAlignment w:val="auto"/>
              <w:rPr>
                <w:ins w:id="3043" w:author="Can Hong NGOC" w:date="2020-08-31T11:22:00Z"/>
                <w:sz w:val="24"/>
                <w:szCs w:val="24"/>
                <w:lang w:val="en-US" w:eastAsia="ja-JP"/>
              </w:rPr>
            </w:pPr>
            <w:ins w:id="3044" w:author="Can Hong NGOC" w:date="2020-08-31T11:22:00Z">
              <w:r w:rsidRPr="009A1469">
                <w:rPr>
                  <w:rFonts w:ascii="Arial" w:hAnsi="Arial" w:cs="Arial"/>
                  <w:sz w:val="22"/>
                  <w:szCs w:val="22"/>
                  <w:lang w:val="en-US" w:eastAsia="ja-JP"/>
                </w:rPr>
                <w:t>S</w:t>
              </w:r>
            </w:ins>
          </w:p>
        </w:tc>
      </w:tr>
      <w:tr w:rsidR="009A1469" w:rsidRPr="009A1469" w14:paraId="721EA777" w14:textId="77777777" w:rsidTr="009A1469">
        <w:trPr>
          <w:trHeight w:val="450"/>
          <w:ins w:id="3045" w:author="Can Hong NGOC" w:date="2020-08-31T11:22:00Z"/>
          <w:trPrChange w:id="3046" w:author="Can Hong NGOC" w:date="2020-08-31T11:27:00Z">
            <w:trPr>
              <w:trHeight w:val="450"/>
            </w:trPr>
          </w:trPrChange>
        </w:trPr>
        <w:tc>
          <w:tcPr>
            <w:tcW w:w="14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47" w:author="Can Hong NGOC" w:date="2020-08-31T11:27: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27A8378" w14:textId="77777777" w:rsidR="009A1469" w:rsidRPr="009A1469" w:rsidRDefault="009A1469" w:rsidP="009A1469">
            <w:pPr>
              <w:widowControl/>
              <w:overflowPunct/>
              <w:autoSpaceDE/>
              <w:autoSpaceDN/>
              <w:adjustRightInd/>
              <w:textAlignment w:val="auto"/>
              <w:rPr>
                <w:ins w:id="3048" w:author="Can Hong NGOC" w:date="2020-08-31T11:22:00Z"/>
                <w:sz w:val="24"/>
                <w:szCs w:val="24"/>
                <w:lang w:val="en-US" w:eastAsia="ja-JP"/>
              </w:rPr>
            </w:pPr>
            <w:ins w:id="3049" w:author="Can Hong NGOC" w:date="2020-08-31T11:22:00Z">
              <w:r w:rsidRPr="009A1469">
                <w:rPr>
                  <w:rFonts w:ascii="Arial" w:hAnsi="Arial" w:cs="Arial"/>
                  <w:b/>
                  <w:bCs/>
                  <w:sz w:val="22"/>
                  <w:szCs w:val="22"/>
                  <w:lang w:val="en-US" w:eastAsia="ja-JP"/>
                </w:rPr>
                <w:t>VK.B008</w:t>
              </w:r>
            </w:ins>
          </w:p>
        </w:tc>
        <w:tc>
          <w:tcPr>
            <w:tcW w:w="205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50" w:author="Can Hong NGOC" w:date="2020-08-31T11:27:00Z">
              <w:tcPr>
                <w:tcW w:w="345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1124CF8" w14:textId="77777777" w:rsidR="009A1469" w:rsidRPr="009A1469" w:rsidRDefault="009A1469" w:rsidP="009A1469">
            <w:pPr>
              <w:widowControl/>
              <w:overflowPunct/>
              <w:autoSpaceDE/>
              <w:autoSpaceDN/>
              <w:adjustRightInd/>
              <w:textAlignment w:val="auto"/>
              <w:rPr>
                <w:ins w:id="3051" w:author="Can Hong NGOC" w:date="2020-08-31T11:22:00Z"/>
                <w:sz w:val="24"/>
                <w:szCs w:val="24"/>
                <w:lang w:val="en-US" w:eastAsia="ja-JP"/>
              </w:rPr>
            </w:pPr>
            <w:ins w:id="3052" w:author="Can Hong NGOC" w:date="2020-08-31T11:22:00Z">
              <w:r w:rsidRPr="009A1469">
                <w:rPr>
                  <w:rFonts w:ascii="Arial" w:hAnsi="Arial" w:cs="Arial"/>
                  <w:sz w:val="22"/>
                  <w:szCs w:val="22"/>
                  <w:lang w:val="en-US" w:eastAsia="ja-JP"/>
                </w:rPr>
                <w:t>Phát triển giao diện</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53" w:author="Can Hong NGOC" w:date="2020-08-31T11:27:00Z">
              <w:tcPr>
                <w:tcW w:w="666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61F6650" w14:textId="77777777" w:rsidR="009A1469" w:rsidRPr="009A1469" w:rsidRDefault="009A1469" w:rsidP="009A1469">
            <w:pPr>
              <w:widowControl/>
              <w:overflowPunct/>
              <w:autoSpaceDE/>
              <w:autoSpaceDN/>
              <w:adjustRightInd/>
              <w:textAlignment w:val="auto"/>
              <w:rPr>
                <w:ins w:id="3054" w:author="Can Hong NGOC" w:date="2020-08-31T11:22:00Z"/>
                <w:sz w:val="24"/>
                <w:szCs w:val="24"/>
                <w:lang w:val="en-US" w:eastAsia="ja-JP"/>
              </w:rPr>
            </w:pPr>
            <w:ins w:id="3055" w:author="Can Hong NGOC" w:date="2020-08-31T11:22:00Z">
              <w:r w:rsidRPr="009A1469">
                <w:rPr>
                  <w:rFonts w:ascii="Arial" w:hAnsi="Arial" w:cs="Arial"/>
                  <w:sz w:val="22"/>
                  <w:szCs w:val="22"/>
                  <w:lang w:val="en-US" w:eastAsia="ja-JP"/>
                </w:rPr>
                <w:t>Tư vấn hỗ trợ Ngân hàng phát triển giao diện không chuẩn.</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56" w:author="Can Hong NGOC" w:date="2020-08-31T11:27: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DA4E8F2" w14:textId="77777777" w:rsidR="009A1469" w:rsidRPr="009A1469" w:rsidRDefault="009A1469" w:rsidP="009A1469">
            <w:pPr>
              <w:widowControl/>
              <w:overflowPunct/>
              <w:autoSpaceDE/>
              <w:autoSpaceDN/>
              <w:adjustRightInd/>
              <w:textAlignment w:val="auto"/>
              <w:rPr>
                <w:ins w:id="3057" w:author="Can Hong NGOC" w:date="2020-08-31T11:22:00Z"/>
                <w:sz w:val="24"/>
                <w:szCs w:val="24"/>
                <w:lang w:val="en-US" w:eastAsia="ja-JP"/>
              </w:rPr>
            </w:pPr>
            <w:ins w:id="3058" w:author="Can Hong NGOC" w:date="2020-08-31T11:22:00Z">
              <w:r w:rsidRPr="009A1469">
                <w:rPr>
                  <w:rFonts w:ascii="Arial" w:hAnsi="Arial" w:cs="Arial"/>
                  <w:sz w:val="22"/>
                  <w:szCs w:val="22"/>
                  <w:lang w:val="en-US" w:eastAsia="ja-JP"/>
                </w:rPr>
                <w:t>Giao diện B008 phát triển công việc</w:t>
              </w:r>
            </w:ins>
          </w:p>
        </w:tc>
        <w:tc>
          <w:tcPr>
            <w:tcW w:w="12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59" w:author="Can Hong NGOC" w:date="2020-08-31T11:27: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A898811" w14:textId="77777777" w:rsidR="009A1469" w:rsidRPr="009A1469" w:rsidRDefault="009A1469" w:rsidP="009A1469">
            <w:pPr>
              <w:widowControl/>
              <w:overflowPunct/>
              <w:autoSpaceDE/>
              <w:autoSpaceDN/>
              <w:adjustRightInd/>
              <w:textAlignment w:val="auto"/>
              <w:rPr>
                <w:ins w:id="3060" w:author="Can Hong NGOC" w:date="2020-08-31T11:22:00Z"/>
                <w:sz w:val="24"/>
                <w:szCs w:val="24"/>
                <w:lang w:val="en-US" w:eastAsia="ja-JP"/>
              </w:rPr>
            </w:pPr>
            <w:ins w:id="3061" w:author="Can Hong NGOC" w:date="2020-08-31T11:22:00Z">
              <w:r w:rsidRPr="009A1469">
                <w:rPr>
                  <w:rFonts w:ascii="Arial" w:hAnsi="Arial" w:cs="Arial"/>
                  <w:sz w:val="22"/>
                  <w:szCs w:val="22"/>
                  <w:lang w:val="en-US" w:eastAsia="ja-JP"/>
                </w:rPr>
                <w:t>Phát triển</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62" w:author="Can Hong NGOC" w:date="2020-08-31T11:27: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935F3A1" w14:textId="77777777" w:rsidR="009A1469" w:rsidRPr="009A1469" w:rsidRDefault="009A1469" w:rsidP="009A1469">
            <w:pPr>
              <w:widowControl/>
              <w:overflowPunct/>
              <w:autoSpaceDE/>
              <w:autoSpaceDN/>
              <w:adjustRightInd/>
              <w:jc w:val="center"/>
              <w:textAlignment w:val="auto"/>
              <w:rPr>
                <w:ins w:id="3063" w:author="Can Hong NGOC" w:date="2020-08-31T11:22:00Z"/>
                <w:sz w:val="24"/>
                <w:szCs w:val="24"/>
                <w:lang w:val="en-US" w:eastAsia="ja-JP"/>
              </w:rPr>
            </w:pPr>
            <w:ins w:id="3064" w:author="Can Hong NGOC" w:date="2020-08-31T11:22:00Z">
              <w:r w:rsidRPr="009A1469">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65" w:author="Can Hong NGOC" w:date="2020-08-31T11:27: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5D04034" w14:textId="77777777" w:rsidR="009A1469" w:rsidRPr="009A1469" w:rsidRDefault="009A1469" w:rsidP="009A1469">
            <w:pPr>
              <w:widowControl/>
              <w:overflowPunct/>
              <w:autoSpaceDE/>
              <w:autoSpaceDN/>
              <w:adjustRightInd/>
              <w:jc w:val="center"/>
              <w:textAlignment w:val="auto"/>
              <w:rPr>
                <w:ins w:id="3066" w:author="Can Hong NGOC" w:date="2020-08-31T11:22:00Z"/>
                <w:sz w:val="24"/>
                <w:szCs w:val="24"/>
                <w:lang w:val="en-US" w:eastAsia="ja-JP"/>
              </w:rPr>
            </w:pPr>
            <w:ins w:id="3067" w:author="Can Hong NGOC" w:date="2020-08-31T11:22:00Z">
              <w:r w:rsidRPr="009A1469">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68" w:author="Can Hong NGOC" w:date="2020-08-31T11:27: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13BE722" w14:textId="77777777" w:rsidR="009A1469" w:rsidRPr="009A1469" w:rsidRDefault="009A1469" w:rsidP="009A1469">
            <w:pPr>
              <w:widowControl/>
              <w:overflowPunct/>
              <w:autoSpaceDE/>
              <w:autoSpaceDN/>
              <w:adjustRightInd/>
              <w:jc w:val="center"/>
              <w:textAlignment w:val="auto"/>
              <w:rPr>
                <w:ins w:id="3069" w:author="Can Hong NGOC" w:date="2020-08-31T11:22:00Z"/>
                <w:sz w:val="24"/>
                <w:szCs w:val="24"/>
                <w:lang w:val="en-US" w:eastAsia="ja-JP"/>
              </w:rPr>
            </w:pPr>
            <w:ins w:id="3070" w:author="Can Hong NGOC" w:date="2020-08-31T11:22:00Z">
              <w:r w:rsidRPr="009A1469">
                <w:rPr>
                  <w:rFonts w:ascii="Arial" w:hAnsi="Arial" w:cs="Arial"/>
                  <w:sz w:val="22"/>
                  <w:szCs w:val="22"/>
                  <w:lang w:val="en-US" w:eastAsia="ja-JP"/>
                </w:rPr>
                <w:t>S</w:t>
              </w:r>
            </w:ins>
          </w:p>
        </w:tc>
      </w:tr>
      <w:tr w:rsidR="009A1469" w:rsidRPr="009A1469" w14:paraId="412D6A2A" w14:textId="77777777" w:rsidTr="009A1469">
        <w:trPr>
          <w:trHeight w:val="855"/>
          <w:ins w:id="3071" w:author="Can Hong NGOC" w:date="2020-08-31T11:22:00Z"/>
          <w:trPrChange w:id="3072" w:author="Can Hong NGOC" w:date="2020-08-31T11:27:00Z">
            <w:trPr>
              <w:trHeight w:val="855"/>
            </w:trPr>
          </w:trPrChange>
        </w:trPr>
        <w:tc>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73" w:author="Can Hong NGOC" w:date="2020-08-31T11:27:00Z">
              <w:tcPr>
                <w:tcW w:w="14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D0B6F34" w14:textId="77777777" w:rsidR="009A1469" w:rsidRPr="009A1469" w:rsidRDefault="009A1469" w:rsidP="009A1469">
            <w:pPr>
              <w:widowControl/>
              <w:overflowPunct/>
              <w:autoSpaceDE/>
              <w:autoSpaceDN/>
              <w:adjustRightInd/>
              <w:textAlignment w:val="auto"/>
              <w:rPr>
                <w:ins w:id="3074" w:author="Can Hong NGOC" w:date="2020-08-31T11:22:00Z"/>
                <w:sz w:val="24"/>
                <w:szCs w:val="24"/>
                <w:lang w:val="en-US" w:eastAsia="ja-JP"/>
              </w:rPr>
            </w:pPr>
            <w:ins w:id="3075" w:author="Can Hong NGOC" w:date="2020-08-31T11:22:00Z">
              <w:r w:rsidRPr="009A1469">
                <w:rPr>
                  <w:rFonts w:ascii="Arial" w:hAnsi="Arial" w:cs="Arial"/>
                  <w:b/>
                  <w:bCs/>
                  <w:sz w:val="22"/>
                  <w:szCs w:val="22"/>
                  <w:lang w:val="en-US" w:eastAsia="ja-JP"/>
                </w:rPr>
                <w:t>VK.B009</w:t>
              </w:r>
            </w:ins>
          </w:p>
        </w:tc>
        <w:tc>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76" w:author="Can Hong NGOC" w:date="2020-08-31T11:27:00Z">
              <w:tcPr>
                <w:tcW w:w="205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AB5DD5B" w14:textId="77777777" w:rsidR="009A1469" w:rsidRPr="009A1469" w:rsidRDefault="009A1469" w:rsidP="009A1469">
            <w:pPr>
              <w:widowControl/>
              <w:overflowPunct/>
              <w:autoSpaceDE/>
              <w:autoSpaceDN/>
              <w:adjustRightInd/>
              <w:textAlignment w:val="auto"/>
              <w:rPr>
                <w:ins w:id="3077" w:author="Can Hong NGOC" w:date="2020-08-31T11:22:00Z"/>
                <w:sz w:val="24"/>
                <w:szCs w:val="24"/>
                <w:lang w:val="en-US" w:eastAsia="ja-JP"/>
              </w:rPr>
            </w:pPr>
            <w:ins w:id="3078" w:author="Can Hong NGOC" w:date="2020-08-31T11:22:00Z">
              <w:r w:rsidRPr="009A1469">
                <w:rPr>
                  <w:rFonts w:ascii="Arial" w:hAnsi="Arial" w:cs="Arial"/>
                  <w:sz w:val="22"/>
                  <w:szCs w:val="22"/>
                  <w:lang w:val="en-US" w:eastAsia="ja-JP"/>
                </w:rPr>
                <w:t>Thực hiện kiểm tra trước UAT</w:t>
              </w:r>
            </w:ins>
          </w:p>
        </w:tc>
        <w:tc>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79" w:author="Can Hong NGOC" w:date="2020-08-31T11:27:00Z">
              <w:tcPr>
                <w:tcW w:w="40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DF9C022" w14:textId="77777777" w:rsidR="009A1469" w:rsidRPr="009A1469" w:rsidRDefault="009A1469" w:rsidP="009A1469">
            <w:pPr>
              <w:widowControl/>
              <w:overflowPunct/>
              <w:autoSpaceDE/>
              <w:autoSpaceDN/>
              <w:adjustRightInd/>
              <w:textAlignment w:val="auto"/>
              <w:rPr>
                <w:ins w:id="3080" w:author="Can Hong NGOC" w:date="2020-08-31T11:22:00Z"/>
                <w:sz w:val="24"/>
                <w:szCs w:val="24"/>
                <w:lang w:val="en-US" w:eastAsia="ja-JP"/>
              </w:rPr>
            </w:pPr>
            <w:ins w:id="3081" w:author="Can Hong NGOC" w:date="2020-08-31T11:22:00Z">
              <w:r w:rsidRPr="009A1469">
                <w:rPr>
                  <w:rFonts w:ascii="Arial" w:hAnsi="Arial" w:cs="Arial"/>
                  <w:sz w:val="22"/>
                  <w:szCs w:val="22"/>
                  <w:lang w:val="en-US" w:eastAsia="ja-JP"/>
                </w:rPr>
                <w:t>Finastra sẽ kiểm tra Giải pháp dựa trên Tài liệu Thiết kế Giải pháp Kinh doanh. Kết quả sẽ được ghi lại. Hoạt động thử nghiệm sẽ bao gồm:</w:t>
              </w:r>
            </w:ins>
          </w:p>
          <w:p w14:paraId="414C842F" w14:textId="77777777" w:rsidR="009A1469" w:rsidRPr="009A1469" w:rsidRDefault="009A1469" w:rsidP="009A1469">
            <w:pPr>
              <w:widowControl/>
              <w:overflowPunct/>
              <w:autoSpaceDE/>
              <w:autoSpaceDN/>
              <w:adjustRightInd/>
              <w:textAlignment w:val="auto"/>
              <w:rPr>
                <w:ins w:id="3082" w:author="Can Hong NGOC" w:date="2020-08-31T11:22:00Z"/>
                <w:sz w:val="24"/>
                <w:szCs w:val="24"/>
                <w:lang w:val="en-US" w:eastAsia="ja-JP"/>
              </w:rPr>
            </w:pPr>
            <w:ins w:id="3083" w:author="Can Hong NGOC" w:date="2020-08-31T11:22:00Z">
              <w:r w:rsidRPr="009A1469">
                <w:rPr>
                  <w:rFonts w:ascii="Arial" w:hAnsi="Arial" w:cs="Arial"/>
                  <w:sz w:val="22"/>
                  <w:szCs w:val="22"/>
                  <w:lang w:val="en-US" w:eastAsia="ja-JP"/>
                </w:rPr>
                <w:t>Dòng chảy kinh doanh</w:t>
              </w:r>
            </w:ins>
          </w:p>
          <w:p w14:paraId="2F77E2E1" w14:textId="77777777" w:rsidR="009A1469" w:rsidRPr="009A1469" w:rsidRDefault="009A1469" w:rsidP="009A1469">
            <w:pPr>
              <w:widowControl/>
              <w:overflowPunct/>
              <w:autoSpaceDE/>
              <w:autoSpaceDN/>
              <w:adjustRightInd/>
              <w:textAlignment w:val="auto"/>
              <w:rPr>
                <w:ins w:id="3084" w:author="Can Hong NGOC" w:date="2020-08-31T11:22:00Z"/>
                <w:sz w:val="24"/>
                <w:szCs w:val="24"/>
                <w:lang w:val="en-US" w:eastAsia="ja-JP"/>
              </w:rPr>
            </w:pPr>
            <w:ins w:id="3085" w:author="Can Hong NGOC" w:date="2020-08-31T11:22:00Z">
              <w:r w:rsidRPr="009A1469">
                <w:rPr>
                  <w:rFonts w:ascii="Arial" w:hAnsi="Arial" w:cs="Arial"/>
                  <w:sz w:val="22"/>
                  <w:szCs w:val="22"/>
                  <w:lang w:val="en-US" w:eastAsia="ja-JP"/>
                </w:rPr>
                <w:t>Bất kỳ giải pháp thay thế hoặc tùy chỉnh nào.</w:t>
              </w:r>
            </w:ins>
          </w:p>
          <w:p w14:paraId="2547A97B" w14:textId="77777777" w:rsidR="009A1469" w:rsidRPr="009A1469" w:rsidRDefault="009A1469" w:rsidP="009A1469">
            <w:pPr>
              <w:widowControl/>
              <w:overflowPunct/>
              <w:autoSpaceDE/>
              <w:autoSpaceDN/>
              <w:adjustRightInd/>
              <w:textAlignment w:val="auto"/>
              <w:rPr>
                <w:ins w:id="3086" w:author="Can Hong NGOC" w:date="2020-08-31T11:22:00Z"/>
                <w:sz w:val="24"/>
                <w:szCs w:val="24"/>
                <w:lang w:val="en-US" w:eastAsia="ja-JP"/>
              </w:rPr>
            </w:pPr>
            <w:ins w:id="3087" w:author="Can Hong NGOC" w:date="2020-08-31T11:22:00Z">
              <w:r w:rsidRPr="009A1469">
                <w:rPr>
                  <w:rFonts w:ascii="Arial" w:hAnsi="Arial" w:cs="Arial"/>
                  <w:sz w:val="22"/>
                  <w:szCs w:val="22"/>
                  <w:lang w:val="en-US" w:eastAsia="ja-JP"/>
                </w:rPr>
                <w:t>Các giao diện được cấp phép cho Khách hàng như một phần của Giải pháp và kiểm tra các giao diện không chuẩn nếu có trong phạm vi</w:t>
              </w:r>
            </w:ins>
          </w:p>
          <w:p w14:paraId="493DA20F" w14:textId="77777777" w:rsidR="009A1469" w:rsidRPr="009A1469" w:rsidRDefault="009A1469" w:rsidP="009A1469">
            <w:pPr>
              <w:widowControl/>
              <w:overflowPunct/>
              <w:autoSpaceDE/>
              <w:autoSpaceDN/>
              <w:adjustRightInd/>
              <w:textAlignment w:val="auto"/>
              <w:rPr>
                <w:ins w:id="3088" w:author="Can Hong NGOC" w:date="2020-08-31T11:22:00Z"/>
                <w:sz w:val="24"/>
                <w:szCs w:val="24"/>
                <w:lang w:val="en-US" w:eastAsia="ja-JP"/>
              </w:rPr>
            </w:pPr>
            <w:ins w:id="3089" w:author="Can Hong NGOC" w:date="2020-08-31T11:22:00Z">
              <w:r w:rsidRPr="009A1469">
                <w:rPr>
                  <w:rFonts w:ascii="Arial" w:hAnsi="Arial" w:cs="Arial"/>
                  <w:lang w:val="en-US" w:eastAsia="ja-JP"/>
                </w:rPr>
                <w:t> </w:t>
              </w:r>
            </w:ins>
          </w:p>
          <w:p w14:paraId="5C7EF323" w14:textId="77777777" w:rsidR="009A1469" w:rsidRPr="009A1469" w:rsidRDefault="009A1469" w:rsidP="009A1469">
            <w:pPr>
              <w:widowControl/>
              <w:overflowPunct/>
              <w:autoSpaceDE/>
              <w:autoSpaceDN/>
              <w:adjustRightInd/>
              <w:textAlignment w:val="auto"/>
              <w:rPr>
                <w:ins w:id="3090" w:author="Can Hong NGOC" w:date="2020-08-31T11:22:00Z"/>
                <w:sz w:val="24"/>
                <w:szCs w:val="24"/>
                <w:lang w:val="en-US" w:eastAsia="ja-JP"/>
              </w:rPr>
            </w:pPr>
            <w:ins w:id="3091" w:author="Can Hong NGOC" w:date="2020-08-31T11:22:00Z">
              <w:r w:rsidRPr="009A1469">
                <w:rPr>
                  <w:rFonts w:ascii="Arial" w:hAnsi="Arial" w:cs="Arial"/>
                  <w:sz w:val="22"/>
                  <w:szCs w:val="22"/>
                  <w:lang w:val="en-US" w:eastAsia="ja-JP"/>
                </w:rPr>
                <w:t>Contracotr thực hiện pre-UAT cho tất cả các lần giao hàng theo Nhà thầu : K + TP và Interfaces</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92" w:author="Can Hong NGOC" w:date="2020-08-31T11:27:00Z">
              <w:tcPr>
                <w:tcW w:w="7441"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D426FD1" w14:textId="77777777" w:rsidR="009A1469" w:rsidRPr="009A1469" w:rsidRDefault="009A1469" w:rsidP="009A1469">
            <w:pPr>
              <w:widowControl/>
              <w:overflowPunct/>
              <w:autoSpaceDE/>
              <w:autoSpaceDN/>
              <w:adjustRightInd/>
              <w:textAlignment w:val="auto"/>
              <w:rPr>
                <w:ins w:id="3093" w:author="Can Hong NGOC" w:date="2020-08-31T11:22:00Z"/>
                <w:sz w:val="24"/>
                <w:szCs w:val="24"/>
                <w:lang w:val="en-US" w:eastAsia="ja-JP"/>
              </w:rPr>
            </w:pPr>
            <w:ins w:id="3094" w:author="Can Hong NGOC" w:date="2020-08-31T11:22:00Z">
              <w:r w:rsidRPr="009A1469">
                <w:rPr>
                  <w:rFonts w:ascii="Arial" w:hAnsi="Arial" w:cs="Arial"/>
                  <w:sz w:val="22"/>
                  <w:szCs w:val="22"/>
                  <w:lang w:val="en-US" w:eastAsia="ja-JP"/>
                </w:rPr>
                <w:t>BD009 Kết quả kiểm tra trước UAT được lập thành văn bản</w:t>
              </w:r>
            </w:ins>
          </w:p>
        </w:tc>
        <w:tc>
          <w:tcPr>
            <w:tcW w:w="12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095" w:author="Can Hong NGOC" w:date="2020-08-31T11:27:00Z">
              <w:tcPr>
                <w:tcW w:w="30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8C86032" w14:textId="77777777" w:rsidR="009A1469" w:rsidRPr="009A1469" w:rsidRDefault="009A1469" w:rsidP="009A1469">
            <w:pPr>
              <w:widowControl/>
              <w:overflowPunct/>
              <w:autoSpaceDE/>
              <w:autoSpaceDN/>
              <w:adjustRightInd/>
              <w:textAlignment w:val="auto"/>
              <w:rPr>
                <w:ins w:id="3096" w:author="Can Hong NGOC" w:date="2020-08-31T11:22:00Z"/>
                <w:sz w:val="24"/>
                <w:szCs w:val="24"/>
                <w:lang w:val="en-US" w:eastAsia="ja-JP"/>
              </w:rPr>
            </w:pPr>
            <w:ins w:id="3097" w:author="Can Hong NGOC" w:date="2020-08-31T11:22:00Z">
              <w:r w:rsidRPr="009A1469">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098" w:author="Can Hong NGOC" w:date="2020-08-31T11:27:00Z">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A1F2BA4" w14:textId="77777777" w:rsidR="009A1469" w:rsidRPr="009A1469" w:rsidRDefault="009A1469" w:rsidP="009A1469">
            <w:pPr>
              <w:widowControl/>
              <w:overflowPunct/>
              <w:autoSpaceDE/>
              <w:autoSpaceDN/>
              <w:adjustRightInd/>
              <w:jc w:val="center"/>
              <w:textAlignment w:val="auto"/>
              <w:rPr>
                <w:ins w:id="3099" w:author="Can Hong NGOC" w:date="2020-08-31T11:22:00Z"/>
                <w:sz w:val="24"/>
                <w:szCs w:val="24"/>
                <w:lang w:val="en-US" w:eastAsia="ja-JP"/>
              </w:rPr>
            </w:pPr>
            <w:ins w:id="3100" w:author="Can Hong NGOC" w:date="2020-08-31T11:22:00Z">
              <w:r w:rsidRPr="009A1469">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01" w:author="Can Hong NGOC" w:date="2020-08-31T11:27:00Z">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8DA0560" w14:textId="77777777" w:rsidR="009A1469" w:rsidRPr="009A1469" w:rsidRDefault="009A1469" w:rsidP="009A1469">
            <w:pPr>
              <w:widowControl/>
              <w:overflowPunct/>
              <w:autoSpaceDE/>
              <w:autoSpaceDN/>
              <w:adjustRightInd/>
              <w:jc w:val="center"/>
              <w:textAlignment w:val="auto"/>
              <w:rPr>
                <w:ins w:id="3102" w:author="Can Hong NGOC" w:date="2020-08-31T11:22:00Z"/>
                <w:sz w:val="24"/>
                <w:szCs w:val="24"/>
                <w:lang w:val="en-US" w:eastAsia="ja-JP"/>
              </w:rPr>
            </w:pPr>
            <w:ins w:id="3103" w:author="Can Hong NGOC" w:date="2020-08-31T11:22:00Z">
              <w:r w:rsidRPr="009A1469">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04" w:author="Can Hong NGOC" w:date="2020-08-31T11:27:00Z">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F0D02B3" w14:textId="77777777" w:rsidR="009A1469" w:rsidRPr="009A1469" w:rsidRDefault="009A1469" w:rsidP="009A1469">
            <w:pPr>
              <w:widowControl/>
              <w:overflowPunct/>
              <w:autoSpaceDE/>
              <w:autoSpaceDN/>
              <w:adjustRightInd/>
              <w:jc w:val="center"/>
              <w:textAlignment w:val="auto"/>
              <w:rPr>
                <w:ins w:id="3105" w:author="Can Hong NGOC" w:date="2020-08-31T11:22:00Z"/>
                <w:sz w:val="24"/>
                <w:szCs w:val="24"/>
                <w:lang w:val="en-US" w:eastAsia="ja-JP"/>
              </w:rPr>
            </w:pPr>
            <w:ins w:id="3106" w:author="Can Hong NGOC" w:date="2020-08-31T11:22:00Z">
              <w:r w:rsidRPr="009A1469">
                <w:rPr>
                  <w:rFonts w:ascii="Arial" w:hAnsi="Arial" w:cs="Arial"/>
                  <w:sz w:val="22"/>
                  <w:szCs w:val="22"/>
                  <w:lang w:val="en-US" w:eastAsia="ja-JP"/>
                </w:rPr>
                <w:t>S</w:t>
              </w:r>
            </w:ins>
          </w:p>
        </w:tc>
      </w:tr>
      <w:tr w:rsidR="009A1469" w:rsidRPr="009A1469" w14:paraId="6B136B68" w14:textId="77777777" w:rsidTr="009A1469">
        <w:trPr>
          <w:trHeight w:val="855"/>
          <w:ins w:id="3107" w:author="Can Hong NGOC" w:date="2020-08-31T11:22:00Z"/>
          <w:trPrChange w:id="3108" w:author="Can Hong NGOC" w:date="2020-08-31T11:27:00Z">
            <w:trPr>
              <w:trHeight w:val="855"/>
            </w:trPr>
          </w:trPrChange>
        </w:trPr>
        <w:tc>
          <w:tcPr>
            <w:tcW w:w="14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09" w:author="Can Hong NGOC" w:date="2020-08-31T11:27: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64E9EA2" w14:textId="77777777" w:rsidR="009A1469" w:rsidRPr="009A1469" w:rsidRDefault="009A1469" w:rsidP="009A1469">
            <w:pPr>
              <w:widowControl/>
              <w:overflowPunct/>
              <w:autoSpaceDE/>
              <w:autoSpaceDN/>
              <w:adjustRightInd/>
              <w:textAlignment w:val="auto"/>
              <w:rPr>
                <w:ins w:id="3110" w:author="Can Hong NGOC" w:date="2020-08-31T11:22:00Z"/>
                <w:sz w:val="24"/>
                <w:szCs w:val="24"/>
                <w:lang w:val="en-US" w:eastAsia="ja-JP"/>
              </w:rPr>
            </w:pPr>
            <w:ins w:id="3111" w:author="Can Hong NGOC" w:date="2020-08-31T11:22:00Z">
              <w:r w:rsidRPr="009A1469">
                <w:rPr>
                  <w:rFonts w:ascii="Arial" w:hAnsi="Arial" w:cs="Arial"/>
                  <w:b/>
                  <w:bCs/>
                  <w:sz w:val="22"/>
                  <w:szCs w:val="22"/>
                  <w:lang w:val="en-US" w:eastAsia="ja-JP"/>
                </w:rPr>
                <w:t>VK.B010</w:t>
              </w:r>
            </w:ins>
          </w:p>
        </w:tc>
        <w:tc>
          <w:tcPr>
            <w:tcW w:w="205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12" w:author="Can Hong NGOC" w:date="2020-08-31T11:27:00Z">
              <w:tcPr>
                <w:tcW w:w="345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1286A5F" w14:textId="77777777" w:rsidR="009A1469" w:rsidRPr="009A1469" w:rsidRDefault="009A1469" w:rsidP="009A1469">
            <w:pPr>
              <w:widowControl/>
              <w:overflowPunct/>
              <w:autoSpaceDE/>
              <w:autoSpaceDN/>
              <w:adjustRightInd/>
              <w:textAlignment w:val="auto"/>
              <w:rPr>
                <w:ins w:id="3113" w:author="Can Hong NGOC" w:date="2020-08-31T11:22:00Z"/>
                <w:sz w:val="24"/>
                <w:szCs w:val="24"/>
                <w:lang w:val="en-US" w:eastAsia="ja-JP"/>
              </w:rPr>
            </w:pPr>
            <w:ins w:id="3114" w:author="Can Hong NGOC" w:date="2020-08-31T11:22:00Z">
              <w:r w:rsidRPr="009A1469">
                <w:rPr>
                  <w:rFonts w:ascii="Arial" w:hAnsi="Arial" w:cs="Arial"/>
                  <w:sz w:val="22"/>
                  <w:szCs w:val="22"/>
                  <w:lang w:val="en-US" w:eastAsia="ja-JP"/>
                </w:rPr>
                <w:t>Kế hoạch chiến lược thử nghiệm</w:t>
              </w:r>
            </w:ins>
          </w:p>
        </w:tc>
        <w:tc>
          <w:tcPr>
            <w:tcW w:w="40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15" w:author="Can Hong NGOC" w:date="2020-08-31T11:27:00Z">
              <w:tcPr>
                <w:tcW w:w="666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68576DB" w14:textId="77777777" w:rsidR="009A1469" w:rsidRPr="009A1469" w:rsidRDefault="009A1469" w:rsidP="009A1469">
            <w:pPr>
              <w:widowControl/>
              <w:overflowPunct/>
              <w:autoSpaceDE/>
              <w:autoSpaceDN/>
              <w:adjustRightInd/>
              <w:textAlignment w:val="auto"/>
              <w:rPr>
                <w:ins w:id="3116" w:author="Can Hong NGOC" w:date="2020-08-31T11:22:00Z"/>
                <w:sz w:val="24"/>
                <w:szCs w:val="24"/>
                <w:lang w:val="en-US" w:eastAsia="ja-JP"/>
              </w:rPr>
            </w:pPr>
            <w:ins w:id="3117" w:author="Can Hong NGOC" w:date="2020-08-31T11:22:00Z">
              <w:r w:rsidRPr="009A1469">
                <w:rPr>
                  <w:rFonts w:ascii="Arial" w:hAnsi="Arial" w:cs="Arial"/>
                  <w:sz w:val="22"/>
                  <w:szCs w:val="22"/>
                  <w:lang w:val="en-US" w:eastAsia="ja-JP"/>
                </w:rPr>
                <w:t>Chiến lược thử nghiệm sẽ được phát triển bởi cả Khách hàng và Nhà thầu. Chiến lược này nên bao gồm, nhưng không giới hạn ở những điều sau:</w:t>
              </w:r>
            </w:ins>
          </w:p>
          <w:p w14:paraId="592DA02D" w14:textId="77777777" w:rsidR="009A1469" w:rsidRPr="009A1469" w:rsidRDefault="009A1469" w:rsidP="009A1469">
            <w:pPr>
              <w:widowControl/>
              <w:overflowPunct/>
              <w:autoSpaceDE/>
              <w:autoSpaceDN/>
              <w:adjustRightInd/>
              <w:textAlignment w:val="auto"/>
              <w:rPr>
                <w:ins w:id="3118" w:author="Can Hong NGOC" w:date="2020-08-31T11:22:00Z"/>
                <w:sz w:val="24"/>
                <w:szCs w:val="24"/>
                <w:lang w:val="en-US" w:eastAsia="ja-JP"/>
              </w:rPr>
            </w:pPr>
            <w:ins w:id="3119" w:author="Can Hong NGOC" w:date="2020-08-31T11:22:00Z">
              <w:r w:rsidRPr="009A1469">
                <w:rPr>
                  <w:rFonts w:ascii="Arial" w:hAnsi="Arial" w:cs="Arial"/>
                  <w:sz w:val="22"/>
                  <w:szCs w:val="22"/>
                  <w:lang w:val="en-US" w:eastAsia="ja-JP"/>
                </w:rPr>
                <w:t>Các giai đoạn thử nghiệm, bao gồm:</w:t>
              </w:r>
            </w:ins>
          </w:p>
          <w:p w14:paraId="4666B869" w14:textId="77777777" w:rsidR="009A1469" w:rsidRPr="009A1469" w:rsidRDefault="009A1469" w:rsidP="009A1469">
            <w:pPr>
              <w:widowControl/>
              <w:overflowPunct/>
              <w:autoSpaceDE/>
              <w:autoSpaceDN/>
              <w:adjustRightInd/>
              <w:textAlignment w:val="auto"/>
              <w:rPr>
                <w:ins w:id="3120" w:author="Can Hong NGOC" w:date="2020-08-31T11:22:00Z"/>
                <w:sz w:val="24"/>
                <w:szCs w:val="24"/>
                <w:lang w:val="en-US" w:eastAsia="ja-JP"/>
              </w:rPr>
            </w:pPr>
            <w:ins w:id="3121" w:author="Can Hong NGOC" w:date="2020-08-31T11:22:00Z">
              <w:r w:rsidRPr="009A1469">
                <w:rPr>
                  <w:rFonts w:ascii="Arial" w:hAnsi="Arial" w:cs="Arial"/>
                  <w:sz w:val="22"/>
                  <w:szCs w:val="22"/>
                  <w:lang w:val="en-US" w:eastAsia="ja-JP"/>
                </w:rPr>
                <w:t>- Mục tiêu</w:t>
              </w:r>
            </w:ins>
          </w:p>
          <w:p w14:paraId="6DBD7AB8" w14:textId="77777777" w:rsidR="009A1469" w:rsidRPr="009A1469" w:rsidRDefault="009A1469" w:rsidP="009A1469">
            <w:pPr>
              <w:widowControl/>
              <w:overflowPunct/>
              <w:autoSpaceDE/>
              <w:autoSpaceDN/>
              <w:adjustRightInd/>
              <w:textAlignment w:val="auto"/>
              <w:rPr>
                <w:ins w:id="3122" w:author="Can Hong NGOC" w:date="2020-08-31T11:22:00Z"/>
                <w:sz w:val="24"/>
                <w:szCs w:val="24"/>
                <w:lang w:val="en-US" w:eastAsia="ja-JP"/>
              </w:rPr>
            </w:pPr>
            <w:ins w:id="3123" w:author="Can Hong NGOC" w:date="2020-08-31T11:22:00Z">
              <w:r w:rsidRPr="009A1469">
                <w:rPr>
                  <w:rFonts w:ascii="Arial" w:hAnsi="Arial" w:cs="Arial"/>
                  <w:sz w:val="22"/>
                  <w:szCs w:val="22"/>
                  <w:lang w:val="en-US" w:eastAsia="ja-JP"/>
                </w:rPr>
                <w:t>- Tiêu chí đầu vào</w:t>
              </w:r>
            </w:ins>
          </w:p>
          <w:p w14:paraId="1919D83C" w14:textId="77777777" w:rsidR="009A1469" w:rsidRPr="009A1469" w:rsidRDefault="009A1469" w:rsidP="009A1469">
            <w:pPr>
              <w:widowControl/>
              <w:overflowPunct/>
              <w:autoSpaceDE/>
              <w:autoSpaceDN/>
              <w:adjustRightInd/>
              <w:textAlignment w:val="auto"/>
              <w:rPr>
                <w:ins w:id="3124" w:author="Can Hong NGOC" w:date="2020-08-31T11:22:00Z"/>
                <w:sz w:val="24"/>
                <w:szCs w:val="24"/>
                <w:lang w:val="en-US" w:eastAsia="ja-JP"/>
              </w:rPr>
            </w:pPr>
            <w:ins w:id="3125" w:author="Can Hong NGOC" w:date="2020-08-31T11:22:00Z">
              <w:r w:rsidRPr="009A1469">
                <w:rPr>
                  <w:rFonts w:ascii="Arial" w:hAnsi="Arial" w:cs="Arial"/>
                  <w:sz w:val="22"/>
                  <w:szCs w:val="22"/>
                  <w:lang w:val="en-US" w:eastAsia="ja-JP"/>
                </w:rPr>
                <w:t>- Tiêu chí thoát</w:t>
              </w:r>
            </w:ins>
          </w:p>
          <w:p w14:paraId="0F894526" w14:textId="77777777" w:rsidR="009A1469" w:rsidRPr="009A1469" w:rsidRDefault="009A1469" w:rsidP="009A1469">
            <w:pPr>
              <w:widowControl/>
              <w:overflowPunct/>
              <w:autoSpaceDE/>
              <w:autoSpaceDN/>
              <w:adjustRightInd/>
              <w:textAlignment w:val="auto"/>
              <w:rPr>
                <w:ins w:id="3126" w:author="Can Hong NGOC" w:date="2020-08-31T11:22:00Z"/>
                <w:sz w:val="24"/>
                <w:szCs w:val="24"/>
                <w:lang w:val="en-US" w:eastAsia="ja-JP"/>
              </w:rPr>
            </w:pPr>
            <w:ins w:id="3127" w:author="Can Hong NGOC" w:date="2020-08-31T11:22:00Z">
              <w:r w:rsidRPr="009A1469">
                <w:rPr>
                  <w:rFonts w:ascii="Arial" w:hAnsi="Arial" w:cs="Arial"/>
                  <w:sz w:val="22"/>
                  <w:szCs w:val="22"/>
                  <w:lang w:val="en-US" w:eastAsia="ja-JP"/>
                </w:rPr>
                <w:t>Cơ cấu tổ chức thử nghiệm</w:t>
              </w:r>
            </w:ins>
          </w:p>
          <w:p w14:paraId="202E83FF" w14:textId="77777777" w:rsidR="009A1469" w:rsidRPr="009A1469" w:rsidRDefault="009A1469" w:rsidP="009A1469">
            <w:pPr>
              <w:widowControl/>
              <w:overflowPunct/>
              <w:autoSpaceDE/>
              <w:autoSpaceDN/>
              <w:adjustRightInd/>
              <w:textAlignment w:val="auto"/>
              <w:rPr>
                <w:ins w:id="3128" w:author="Can Hong NGOC" w:date="2020-08-31T11:22:00Z"/>
                <w:sz w:val="24"/>
                <w:szCs w:val="24"/>
                <w:lang w:val="en-US" w:eastAsia="ja-JP"/>
              </w:rPr>
            </w:pPr>
            <w:ins w:id="3129" w:author="Can Hong NGOC" w:date="2020-08-31T11:22:00Z">
              <w:r w:rsidRPr="009A1469">
                <w:rPr>
                  <w:rFonts w:ascii="Arial" w:hAnsi="Arial" w:cs="Arial"/>
                  <w:sz w:val="22"/>
                  <w:szCs w:val="22"/>
                  <w:lang w:val="en-US" w:eastAsia="ja-JP"/>
                </w:rPr>
                <w:t>Quy trình quản lý vấn đề</w:t>
              </w:r>
            </w:ins>
          </w:p>
          <w:p w14:paraId="338A822A" w14:textId="77777777" w:rsidR="009A1469" w:rsidRPr="009A1469" w:rsidRDefault="009A1469" w:rsidP="009A1469">
            <w:pPr>
              <w:widowControl/>
              <w:overflowPunct/>
              <w:autoSpaceDE/>
              <w:autoSpaceDN/>
              <w:adjustRightInd/>
              <w:textAlignment w:val="auto"/>
              <w:rPr>
                <w:ins w:id="3130" w:author="Can Hong NGOC" w:date="2020-08-31T11:22:00Z"/>
                <w:sz w:val="24"/>
                <w:szCs w:val="24"/>
                <w:lang w:val="en-US" w:eastAsia="ja-JP"/>
              </w:rPr>
            </w:pPr>
            <w:ins w:id="3131" w:author="Can Hong NGOC" w:date="2020-08-31T11:22:00Z">
              <w:r w:rsidRPr="009A1469">
                <w:rPr>
                  <w:rFonts w:ascii="Arial" w:hAnsi="Arial" w:cs="Arial"/>
                  <w:sz w:val="22"/>
                  <w:szCs w:val="22"/>
                  <w:lang w:val="en-US" w:eastAsia="ja-JP"/>
                </w:rPr>
                <w:t>Quy trình quản lý sự cố</w:t>
              </w:r>
            </w:ins>
          </w:p>
          <w:p w14:paraId="63B04565" w14:textId="77777777" w:rsidR="009A1469" w:rsidRPr="009A1469" w:rsidRDefault="009A1469" w:rsidP="009A1469">
            <w:pPr>
              <w:widowControl/>
              <w:overflowPunct/>
              <w:autoSpaceDE/>
              <w:autoSpaceDN/>
              <w:adjustRightInd/>
              <w:textAlignment w:val="auto"/>
              <w:rPr>
                <w:ins w:id="3132" w:author="Can Hong NGOC" w:date="2020-08-31T11:22:00Z"/>
                <w:sz w:val="24"/>
                <w:szCs w:val="24"/>
                <w:lang w:val="en-US" w:eastAsia="ja-JP"/>
              </w:rPr>
            </w:pPr>
            <w:ins w:id="3133" w:author="Can Hong NGOC" w:date="2020-08-31T11:22:00Z">
              <w:r w:rsidRPr="009A1469">
                <w:rPr>
                  <w:rFonts w:ascii="Arial" w:hAnsi="Arial" w:cs="Arial"/>
                  <w:sz w:val="22"/>
                  <w:szCs w:val="22"/>
                  <w:lang w:val="en-US" w:eastAsia="ja-JP"/>
                </w:rPr>
                <w:t>Kiểm tra Kế hoạch Truyền thông, bao gồm:</w:t>
              </w:r>
            </w:ins>
          </w:p>
          <w:p w14:paraId="7C63201C" w14:textId="77777777" w:rsidR="009A1469" w:rsidRPr="009A1469" w:rsidRDefault="009A1469" w:rsidP="009A1469">
            <w:pPr>
              <w:widowControl/>
              <w:overflowPunct/>
              <w:autoSpaceDE/>
              <w:autoSpaceDN/>
              <w:adjustRightInd/>
              <w:textAlignment w:val="auto"/>
              <w:rPr>
                <w:ins w:id="3134" w:author="Can Hong NGOC" w:date="2020-08-31T11:22:00Z"/>
                <w:sz w:val="24"/>
                <w:szCs w:val="24"/>
                <w:lang w:val="en-US" w:eastAsia="ja-JP"/>
              </w:rPr>
            </w:pPr>
            <w:ins w:id="3135" w:author="Can Hong NGOC" w:date="2020-08-31T11:22:00Z">
              <w:r w:rsidRPr="009A1469">
                <w:rPr>
                  <w:rFonts w:ascii="Arial" w:hAnsi="Arial" w:cs="Arial"/>
                  <w:sz w:val="22"/>
                  <w:szCs w:val="22"/>
                  <w:lang w:val="en-US" w:eastAsia="ja-JP"/>
                </w:rPr>
                <w:lastRenderedPageBreak/>
                <w:t>- Buổi họp thường xuyên</w:t>
              </w:r>
            </w:ins>
          </w:p>
          <w:p w14:paraId="01D3CC02" w14:textId="77777777" w:rsidR="009A1469" w:rsidRPr="009A1469" w:rsidRDefault="009A1469" w:rsidP="009A1469">
            <w:pPr>
              <w:widowControl/>
              <w:overflowPunct/>
              <w:autoSpaceDE/>
              <w:autoSpaceDN/>
              <w:adjustRightInd/>
              <w:textAlignment w:val="auto"/>
              <w:rPr>
                <w:ins w:id="3136" w:author="Can Hong NGOC" w:date="2020-08-31T11:22:00Z"/>
                <w:sz w:val="24"/>
                <w:szCs w:val="24"/>
                <w:lang w:val="en-US" w:eastAsia="ja-JP"/>
              </w:rPr>
            </w:pPr>
            <w:ins w:id="3137" w:author="Can Hong NGOC" w:date="2020-08-31T11:22:00Z">
              <w:r w:rsidRPr="009A1469">
                <w:rPr>
                  <w:rFonts w:ascii="Arial" w:hAnsi="Arial" w:cs="Arial"/>
                  <w:sz w:val="22"/>
                  <w:szCs w:val="22"/>
                  <w:lang w:val="en-US" w:eastAsia="ja-JP"/>
                </w:rPr>
                <w:t>- Báo cáo</w:t>
              </w:r>
            </w:ins>
          </w:p>
          <w:p w14:paraId="354629B1" w14:textId="77777777" w:rsidR="009A1469" w:rsidRPr="009A1469" w:rsidRDefault="009A1469" w:rsidP="009A1469">
            <w:pPr>
              <w:widowControl/>
              <w:overflowPunct/>
              <w:autoSpaceDE/>
              <w:autoSpaceDN/>
              <w:adjustRightInd/>
              <w:textAlignment w:val="auto"/>
              <w:rPr>
                <w:ins w:id="3138" w:author="Can Hong NGOC" w:date="2020-08-31T11:22:00Z"/>
                <w:sz w:val="24"/>
                <w:szCs w:val="24"/>
                <w:lang w:val="en-US" w:eastAsia="ja-JP"/>
              </w:rPr>
            </w:pPr>
            <w:ins w:id="3139" w:author="Can Hong NGOC" w:date="2020-08-31T11:22:00Z">
              <w:r w:rsidRPr="009A1469">
                <w:rPr>
                  <w:rFonts w:ascii="Arial" w:hAnsi="Arial" w:cs="Arial"/>
                  <w:lang w:val="en-US" w:eastAsia="ja-JP"/>
                </w:rPr>
                <w:t> </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40" w:author="Can Hong NGOC" w:date="2020-08-31T11:27: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FBA3149" w14:textId="77777777" w:rsidR="009A1469" w:rsidRPr="009A1469" w:rsidRDefault="009A1469" w:rsidP="009A1469">
            <w:pPr>
              <w:widowControl/>
              <w:overflowPunct/>
              <w:autoSpaceDE/>
              <w:autoSpaceDN/>
              <w:adjustRightInd/>
              <w:textAlignment w:val="auto"/>
              <w:rPr>
                <w:ins w:id="3141" w:author="Can Hong NGOC" w:date="2020-08-31T11:22:00Z"/>
                <w:sz w:val="24"/>
                <w:szCs w:val="24"/>
                <w:lang w:val="en-US" w:eastAsia="ja-JP"/>
              </w:rPr>
            </w:pPr>
            <w:ins w:id="3142" w:author="Can Hong NGOC" w:date="2020-08-31T11:22:00Z">
              <w:r w:rsidRPr="009A1469">
                <w:rPr>
                  <w:rFonts w:ascii="Arial" w:hAnsi="Arial" w:cs="Arial"/>
                  <w:sz w:val="22"/>
                  <w:szCs w:val="22"/>
                  <w:lang w:val="en-US" w:eastAsia="ja-JP"/>
                </w:rPr>
                <w:lastRenderedPageBreak/>
                <w:t>B010</w:t>
              </w:r>
            </w:ins>
          </w:p>
        </w:tc>
        <w:tc>
          <w:tcPr>
            <w:tcW w:w="12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43" w:author="Can Hong NGOC" w:date="2020-08-31T11:27: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501A107" w14:textId="77777777" w:rsidR="009A1469" w:rsidRPr="009A1469" w:rsidRDefault="009A1469" w:rsidP="009A1469">
            <w:pPr>
              <w:widowControl/>
              <w:overflowPunct/>
              <w:autoSpaceDE/>
              <w:autoSpaceDN/>
              <w:adjustRightInd/>
              <w:textAlignment w:val="auto"/>
              <w:rPr>
                <w:ins w:id="3144" w:author="Can Hong NGOC" w:date="2020-08-31T11:22:00Z"/>
                <w:sz w:val="24"/>
                <w:szCs w:val="24"/>
                <w:lang w:val="en-US" w:eastAsia="ja-JP"/>
              </w:rPr>
            </w:pPr>
            <w:ins w:id="3145" w:author="Can Hong NGOC" w:date="2020-08-31T11:22:00Z">
              <w:r w:rsidRPr="009A1469">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46" w:author="Can Hong NGOC" w:date="2020-08-31T11:27: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A8B456A" w14:textId="77777777" w:rsidR="009A1469" w:rsidRPr="009A1469" w:rsidRDefault="009A1469" w:rsidP="009A1469">
            <w:pPr>
              <w:widowControl/>
              <w:overflowPunct/>
              <w:autoSpaceDE/>
              <w:autoSpaceDN/>
              <w:adjustRightInd/>
              <w:jc w:val="center"/>
              <w:textAlignment w:val="auto"/>
              <w:rPr>
                <w:ins w:id="3147" w:author="Can Hong NGOC" w:date="2020-08-31T11:22:00Z"/>
                <w:sz w:val="24"/>
                <w:szCs w:val="24"/>
                <w:lang w:val="en-US" w:eastAsia="ja-JP"/>
              </w:rPr>
            </w:pPr>
            <w:ins w:id="3148" w:author="Can Hong NGOC" w:date="2020-08-31T11:22:00Z">
              <w:r w:rsidRPr="009A1469">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49" w:author="Can Hong NGOC" w:date="2020-08-31T11:27: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BF2AC01" w14:textId="77777777" w:rsidR="009A1469" w:rsidRPr="009A1469" w:rsidRDefault="009A1469" w:rsidP="009A1469">
            <w:pPr>
              <w:widowControl/>
              <w:overflowPunct/>
              <w:autoSpaceDE/>
              <w:autoSpaceDN/>
              <w:adjustRightInd/>
              <w:jc w:val="center"/>
              <w:textAlignment w:val="auto"/>
              <w:rPr>
                <w:ins w:id="3150" w:author="Can Hong NGOC" w:date="2020-08-31T11:22:00Z"/>
                <w:sz w:val="24"/>
                <w:szCs w:val="24"/>
                <w:lang w:val="en-US" w:eastAsia="ja-JP"/>
              </w:rPr>
            </w:pPr>
            <w:ins w:id="3151" w:author="Can Hong NGOC" w:date="2020-08-31T11:22:00Z">
              <w:r w:rsidRPr="009A1469">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52" w:author="Can Hong NGOC" w:date="2020-08-31T11:27: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7BD7A8D" w14:textId="77777777" w:rsidR="009A1469" w:rsidRPr="009A1469" w:rsidRDefault="009A1469" w:rsidP="009A1469">
            <w:pPr>
              <w:widowControl/>
              <w:overflowPunct/>
              <w:autoSpaceDE/>
              <w:autoSpaceDN/>
              <w:adjustRightInd/>
              <w:jc w:val="center"/>
              <w:textAlignment w:val="auto"/>
              <w:rPr>
                <w:ins w:id="3153" w:author="Can Hong NGOC" w:date="2020-08-31T11:22:00Z"/>
                <w:sz w:val="24"/>
                <w:szCs w:val="24"/>
                <w:lang w:val="en-US" w:eastAsia="ja-JP"/>
              </w:rPr>
            </w:pPr>
            <w:ins w:id="3154" w:author="Can Hong NGOC" w:date="2020-08-31T11:22:00Z">
              <w:r w:rsidRPr="009A1469">
                <w:rPr>
                  <w:rFonts w:ascii="Arial" w:hAnsi="Arial" w:cs="Arial"/>
                  <w:sz w:val="22"/>
                  <w:szCs w:val="22"/>
                  <w:lang w:val="en-US" w:eastAsia="ja-JP"/>
                </w:rPr>
                <w:t>S</w:t>
              </w:r>
            </w:ins>
          </w:p>
        </w:tc>
      </w:tr>
    </w:tbl>
    <w:p w14:paraId="630C5C1B" w14:textId="77777777" w:rsidR="009A1469" w:rsidRPr="009A1469" w:rsidRDefault="009A1469" w:rsidP="009A1469">
      <w:pPr>
        <w:widowControl/>
        <w:overflowPunct/>
        <w:autoSpaceDE/>
        <w:autoSpaceDN/>
        <w:adjustRightInd/>
        <w:textAlignment w:val="auto"/>
        <w:rPr>
          <w:ins w:id="3155" w:author="Can Hong NGOC" w:date="2020-08-31T11:22:00Z"/>
          <w:color w:val="000000"/>
          <w:sz w:val="27"/>
          <w:szCs w:val="27"/>
          <w:lang w:val="en-US" w:eastAsia="ja-JP"/>
        </w:rPr>
      </w:pPr>
      <w:ins w:id="3156" w:author="Can Hong NGOC" w:date="2020-08-31T11:22:00Z">
        <w:r w:rsidRPr="009A1469">
          <w:rPr>
            <w:rFonts w:ascii="Arial" w:hAnsi="Arial" w:cs="Arial"/>
            <w:color w:val="000000"/>
            <w:lang w:val="en-US" w:eastAsia="ja-JP"/>
          </w:rPr>
          <w:t>Cổng 3: Hoàn tất cấu hình</w:t>
        </w:r>
      </w:ins>
    </w:p>
    <w:p w14:paraId="6C36643A" w14:textId="77777777" w:rsidR="009A1469" w:rsidRPr="009A1469" w:rsidRDefault="009A1469" w:rsidP="009A1469">
      <w:pPr>
        <w:widowControl/>
        <w:overflowPunct/>
        <w:autoSpaceDE/>
        <w:autoSpaceDN/>
        <w:adjustRightInd/>
        <w:textAlignment w:val="auto"/>
        <w:rPr>
          <w:ins w:id="3157" w:author="Can Hong NGOC" w:date="2020-08-31T11:22:00Z"/>
          <w:color w:val="000000"/>
          <w:sz w:val="27"/>
          <w:szCs w:val="27"/>
          <w:lang w:val="en-US" w:eastAsia="ja-JP"/>
        </w:rPr>
      </w:pPr>
      <w:ins w:id="3158" w:author="Can Hong NGOC" w:date="2020-08-31T11:22:00Z">
        <w:r w:rsidRPr="009A1469">
          <w:rPr>
            <w:rFonts w:ascii="Arial" w:hAnsi="Arial" w:cs="Arial"/>
            <w:color w:val="000000"/>
            <w:lang w:val="en-US" w:eastAsia="ja-JP"/>
          </w:rPr>
          <w:t>Các chấp thuận chính thức của khách hàng / cổng ra sẽ được quay lại giữa Khách hàng -Finastra - Nhà thầu</w:t>
        </w:r>
      </w:ins>
    </w:p>
    <w:p w14:paraId="7DAFFEE6" w14:textId="77777777" w:rsidR="009A1469" w:rsidRPr="009A1469" w:rsidRDefault="009A1469" w:rsidP="009A1469">
      <w:pPr>
        <w:widowControl/>
        <w:overflowPunct/>
        <w:autoSpaceDE/>
        <w:autoSpaceDN/>
        <w:adjustRightInd/>
        <w:spacing w:line="216" w:lineRule="atLeast"/>
        <w:ind w:left="288" w:hanging="216"/>
        <w:textAlignment w:val="auto"/>
        <w:rPr>
          <w:ins w:id="3159" w:author="Can Hong NGOC" w:date="2020-08-31T11:22:00Z"/>
          <w:color w:val="000000"/>
          <w:lang w:val="en-US" w:eastAsia="ja-JP"/>
        </w:rPr>
      </w:pPr>
      <w:ins w:id="3160" w:author="Can Hong NGOC" w:date="2020-08-31T11:22:00Z">
        <w:r w:rsidRPr="009A1469">
          <w:rPr>
            <w:rFonts w:ascii="Arial" w:hAnsi="Arial" w:cs="Arial"/>
            <w:color w:val="000000"/>
            <w:lang w:val="en-US" w:eastAsia="ja-JP"/>
          </w:rPr>
          <w:t>- Phạm vi UAT đã ký cổng 3.1 (bao gồm các trường hợp thử nghiệm)</w:t>
        </w:r>
        <w:r w:rsidRPr="009A1469">
          <w:rPr>
            <w:color w:val="000000"/>
            <w:sz w:val="14"/>
            <w:szCs w:val="14"/>
            <w:lang w:val="en-US" w:eastAsia="ja-JP"/>
          </w:rPr>
          <w:t>    </w:t>
        </w:r>
      </w:ins>
    </w:p>
    <w:p w14:paraId="63D2CB3E" w14:textId="77777777" w:rsidR="009A1469" w:rsidRPr="009A1469" w:rsidRDefault="009A1469" w:rsidP="009A1469">
      <w:pPr>
        <w:widowControl/>
        <w:overflowPunct/>
        <w:autoSpaceDE/>
        <w:autoSpaceDN/>
        <w:adjustRightInd/>
        <w:spacing w:line="216" w:lineRule="atLeast"/>
        <w:ind w:left="288" w:hanging="216"/>
        <w:textAlignment w:val="auto"/>
        <w:rPr>
          <w:ins w:id="3161" w:author="Can Hong NGOC" w:date="2020-08-31T11:22:00Z"/>
          <w:color w:val="000000"/>
          <w:lang w:val="en-US" w:eastAsia="ja-JP"/>
        </w:rPr>
      </w:pPr>
      <w:ins w:id="3162" w:author="Can Hong NGOC" w:date="2020-08-31T11:22:00Z">
        <w:r w:rsidRPr="009A1469">
          <w:rPr>
            <w:rFonts w:ascii="Arial" w:hAnsi="Arial" w:cs="Arial"/>
            <w:color w:val="000000"/>
            <w:lang w:val="en-US" w:eastAsia="ja-JP"/>
          </w:rPr>
          <w:t>- Tài liệu Chiến lược Chuyển đổi Đã ký Cổng 3.2</w:t>
        </w:r>
        <w:r w:rsidRPr="009A1469">
          <w:rPr>
            <w:color w:val="000000"/>
            <w:sz w:val="14"/>
            <w:szCs w:val="14"/>
            <w:lang w:val="en-US" w:eastAsia="ja-JP"/>
          </w:rPr>
          <w:t>    </w:t>
        </w:r>
      </w:ins>
    </w:p>
    <w:p w14:paraId="28CBF5F2" w14:textId="77777777" w:rsidR="009A1469" w:rsidRPr="009A1469" w:rsidRDefault="009A1469" w:rsidP="009A1469">
      <w:pPr>
        <w:widowControl/>
        <w:overflowPunct/>
        <w:autoSpaceDE/>
        <w:autoSpaceDN/>
        <w:adjustRightInd/>
        <w:spacing w:after="160" w:line="216" w:lineRule="atLeast"/>
        <w:ind w:left="288" w:hanging="216"/>
        <w:textAlignment w:val="auto"/>
        <w:rPr>
          <w:ins w:id="3163" w:author="Can Hong NGOC" w:date="2020-08-31T11:22:00Z"/>
          <w:color w:val="000000"/>
          <w:lang w:val="en-US" w:eastAsia="ja-JP"/>
        </w:rPr>
      </w:pPr>
      <w:ins w:id="3164" w:author="Can Hong NGOC" w:date="2020-08-31T11:22:00Z">
        <w:r w:rsidRPr="009A1469">
          <w:rPr>
            <w:rFonts w:ascii="Arial" w:hAnsi="Arial" w:cs="Arial"/>
            <w:color w:val="000000"/>
            <w:lang w:val="en-US" w:eastAsia="ja-JP"/>
          </w:rPr>
          <w:t>- Cấu hình hệ thống hoàn chỉnh cổng 3.3</w:t>
        </w:r>
        <w:r w:rsidRPr="009A1469">
          <w:rPr>
            <w:color w:val="000000"/>
            <w:sz w:val="14"/>
            <w:szCs w:val="14"/>
            <w:lang w:val="en-US" w:eastAsia="ja-JP"/>
          </w:rPr>
          <w:t>    </w:t>
        </w:r>
      </w:ins>
    </w:p>
    <w:p w14:paraId="33A71863" w14:textId="77777777" w:rsidR="009A1469" w:rsidRPr="009A1469" w:rsidRDefault="009A1469" w:rsidP="009A1469">
      <w:pPr>
        <w:widowControl/>
        <w:overflowPunct/>
        <w:autoSpaceDE/>
        <w:autoSpaceDN/>
        <w:adjustRightInd/>
        <w:textAlignment w:val="auto"/>
        <w:rPr>
          <w:ins w:id="3165" w:author="Can Hong NGOC" w:date="2020-08-31T11:22:00Z"/>
          <w:color w:val="000000"/>
          <w:sz w:val="27"/>
          <w:szCs w:val="27"/>
          <w:lang w:val="en-US" w:eastAsia="ja-JP"/>
        </w:rPr>
      </w:pPr>
      <w:ins w:id="3166" w:author="Can Hong NGOC" w:date="2020-08-31T11:22:00Z">
        <w:r w:rsidRPr="009A1469">
          <w:rPr>
            <w:rFonts w:ascii="Arial" w:hAnsi="Arial" w:cs="Arial"/>
            <w:color w:val="000000"/>
            <w:lang w:val="en-US" w:eastAsia="ja-JP"/>
          </w:rPr>
          <w:t> </w:t>
        </w:r>
      </w:ins>
    </w:p>
    <w:p w14:paraId="2C5F4EC8" w14:textId="77777777" w:rsidR="009A1469" w:rsidRPr="009A1469" w:rsidRDefault="009A1469" w:rsidP="009A1469">
      <w:pPr>
        <w:widowControl/>
        <w:overflowPunct/>
        <w:autoSpaceDE/>
        <w:autoSpaceDN/>
        <w:adjustRightInd/>
        <w:textAlignment w:val="auto"/>
        <w:rPr>
          <w:ins w:id="3167" w:author="Can Hong NGOC" w:date="2020-08-31T11:22:00Z"/>
          <w:color w:val="000000"/>
          <w:sz w:val="27"/>
          <w:szCs w:val="27"/>
          <w:lang w:val="en-US" w:eastAsia="ja-JP"/>
        </w:rPr>
      </w:pPr>
      <w:ins w:id="3168" w:author="Can Hong NGOC" w:date="2020-08-31T11:22:00Z">
        <w:r w:rsidRPr="009A1469">
          <w:rPr>
            <w:rFonts w:ascii="Arial" w:hAnsi="Arial" w:cs="Arial"/>
            <w:b/>
            <w:bCs/>
            <w:color w:val="000000"/>
            <w:lang w:val="en-US" w:eastAsia="ja-JP"/>
          </w:rPr>
          <w:t>Giai đoạn thử nghiệm phân phối</w:t>
        </w:r>
      </w:ins>
    </w:p>
    <w:tbl>
      <w:tblPr>
        <w:tblW w:w="15027" w:type="dxa"/>
        <w:tblCellMar>
          <w:left w:w="0" w:type="dxa"/>
          <w:right w:w="0" w:type="dxa"/>
        </w:tblCellMar>
        <w:tblLook w:val="04A0" w:firstRow="1" w:lastRow="0" w:firstColumn="1" w:lastColumn="0" w:noHBand="0" w:noVBand="1"/>
        <w:tblPrChange w:id="3169" w:author="Can Hong NGOC" w:date="2020-08-31T11:28:00Z">
          <w:tblPr>
            <w:tblW w:w="21600" w:type="dxa"/>
            <w:tblCellMar>
              <w:left w:w="0" w:type="dxa"/>
              <w:right w:w="0" w:type="dxa"/>
            </w:tblCellMar>
            <w:tblLook w:val="04A0" w:firstRow="1" w:lastRow="0" w:firstColumn="1" w:lastColumn="0" w:noHBand="0" w:noVBand="1"/>
          </w:tblPr>
        </w:tblPrChange>
      </w:tblPr>
      <w:tblGrid>
        <w:gridCol w:w="1469"/>
        <w:gridCol w:w="2239"/>
        <w:gridCol w:w="4320"/>
        <w:gridCol w:w="2520"/>
        <w:gridCol w:w="1440"/>
        <w:gridCol w:w="1111"/>
        <w:gridCol w:w="970"/>
        <w:gridCol w:w="958"/>
        <w:tblGridChange w:id="3170">
          <w:tblGrid>
            <w:gridCol w:w="1469"/>
            <w:gridCol w:w="2059"/>
            <w:gridCol w:w="4050"/>
            <w:gridCol w:w="180"/>
            <w:gridCol w:w="2520"/>
            <w:gridCol w:w="1440"/>
            <w:gridCol w:w="1111"/>
            <w:gridCol w:w="970"/>
            <w:gridCol w:w="958"/>
            <w:gridCol w:w="557"/>
            <w:gridCol w:w="3247"/>
            <w:gridCol w:w="1111"/>
            <w:gridCol w:w="970"/>
            <w:gridCol w:w="958"/>
          </w:tblGrid>
        </w:tblGridChange>
      </w:tblGrid>
      <w:tr w:rsidR="009A1469" w:rsidRPr="009A1469" w14:paraId="63EB8D79" w14:textId="77777777" w:rsidTr="009A1469">
        <w:trPr>
          <w:trHeight w:val="1311"/>
          <w:ins w:id="3171" w:author="Can Hong NGOC" w:date="2020-08-31T11:22:00Z"/>
          <w:trPrChange w:id="3172" w:author="Can Hong NGOC" w:date="2020-08-31T11:28:00Z">
            <w:trPr>
              <w:trHeight w:val="1311"/>
            </w:trPr>
          </w:trPrChange>
        </w:trPr>
        <w:tc>
          <w:tcPr>
            <w:tcW w:w="1469"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3173" w:author="Can Hong NGOC" w:date="2020-08-31T11:28:00Z">
              <w:tcPr>
                <w:tcW w:w="1469"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5F5E06B3" w14:textId="144A48D4" w:rsidR="009A1469" w:rsidRPr="009A1469" w:rsidRDefault="009A1469" w:rsidP="009A1469">
            <w:pPr>
              <w:widowControl/>
              <w:overflowPunct/>
              <w:autoSpaceDE/>
              <w:autoSpaceDN/>
              <w:adjustRightInd/>
              <w:textAlignment w:val="auto"/>
              <w:rPr>
                <w:ins w:id="3174" w:author="Can Hong NGOC" w:date="2020-08-31T11:22:00Z"/>
                <w:sz w:val="24"/>
                <w:szCs w:val="24"/>
                <w:lang w:val="en-US" w:eastAsia="ja-JP"/>
              </w:rPr>
            </w:pPr>
            <w:ins w:id="3175" w:author="Can Hong NGOC" w:date="2020-08-31T11:28:00Z">
              <w:r>
                <w:rPr>
                  <w:rFonts w:ascii="Arial" w:hAnsi="Arial" w:cs="Arial"/>
                  <w:b/>
                  <w:bCs/>
                  <w:color w:val="FFFFFF"/>
                  <w:sz w:val="22"/>
                  <w:szCs w:val="22"/>
                  <w:lang w:val="en-US" w:eastAsia="ja-JP"/>
                </w:rPr>
                <w:t>ID</w:t>
              </w:r>
            </w:ins>
          </w:p>
        </w:tc>
        <w:tc>
          <w:tcPr>
            <w:tcW w:w="223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176" w:author="Can Hong NGOC" w:date="2020-08-31T11:28:00Z">
              <w:tcPr>
                <w:tcW w:w="205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3533FC23" w14:textId="77777777" w:rsidR="009A1469" w:rsidRPr="009A1469" w:rsidRDefault="009A1469" w:rsidP="009A1469">
            <w:pPr>
              <w:widowControl/>
              <w:overflowPunct/>
              <w:autoSpaceDE/>
              <w:autoSpaceDN/>
              <w:adjustRightInd/>
              <w:textAlignment w:val="auto"/>
              <w:rPr>
                <w:ins w:id="3177" w:author="Can Hong NGOC" w:date="2020-08-31T11:22:00Z"/>
                <w:sz w:val="24"/>
                <w:szCs w:val="24"/>
                <w:lang w:val="en-US" w:eastAsia="ja-JP"/>
              </w:rPr>
            </w:pPr>
            <w:ins w:id="3178" w:author="Can Hong NGOC" w:date="2020-08-31T11:22:00Z">
              <w:r w:rsidRPr="009A1469">
                <w:rPr>
                  <w:rFonts w:ascii="Arial" w:hAnsi="Arial" w:cs="Arial"/>
                  <w:b/>
                  <w:bCs/>
                  <w:color w:val="FFFFFF"/>
                  <w:sz w:val="22"/>
                  <w:szCs w:val="22"/>
                  <w:lang w:val="en-US" w:eastAsia="ja-JP"/>
                </w:rPr>
                <w:t>Tên hoạt động</w:t>
              </w:r>
            </w:ins>
          </w:p>
        </w:tc>
        <w:tc>
          <w:tcPr>
            <w:tcW w:w="43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179" w:author="Can Hong NGOC" w:date="2020-08-31T11:28:00Z">
              <w:tcPr>
                <w:tcW w:w="40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265C8EE7" w14:textId="77777777" w:rsidR="009A1469" w:rsidRPr="009A1469" w:rsidRDefault="009A1469" w:rsidP="009A1469">
            <w:pPr>
              <w:widowControl/>
              <w:overflowPunct/>
              <w:autoSpaceDE/>
              <w:autoSpaceDN/>
              <w:adjustRightInd/>
              <w:textAlignment w:val="auto"/>
              <w:rPr>
                <w:ins w:id="3180" w:author="Can Hong NGOC" w:date="2020-08-31T11:22:00Z"/>
                <w:sz w:val="24"/>
                <w:szCs w:val="24"/>
                <w:lang w:val="en-US" w:eastAsia="ja-JP"/>
              </w:rPr>
            </w:pPr>
            <w:ins w:id="3181" w:author="Can Hong NGOC" w:date="2020-08-31T11:22:00Z">
              <w:r w:rsidRPr="009A1469">
                <w:rPr>
                  <w:rFonts w:ascii="Arial" w:hAnsi="Arial" w:cs="Arial"/>
                  <w:b/>
                  <w:bCs/>
                  <w:color w:val="FFFFFF"/>
                  <w:sz w:val="22"/>
                  <w:szCs w:val="22"/>
                  <w:lang w:val="en-US" w:eastAsia="ja-JP"/>
                </w:rPr>
                <w:t>Mô tả hoạt động</w:t>
              </w:r>
            </w:ins>
          </w:p>
        </w:tc>
        <w:tc>
          <w:tcPr>
            <w:tcW w:w="25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182" w:author="Can Hong NGOC" w:date="2020-08-31T11:28:00Z">
              <w:tcPr>
                <w:tcW w:w="7736" w:type="dxa"/>
                <w:gridSpan w:val="7"/>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47E2F2A2" w14:textId="77777777" w:rsidR="009A1469" w:rsidRPr="009A1469" w:rsidRDefault="009A1469" w:rsidP="009A1469">
            <w:pPr>
              <w:widowControl/>
              <w:overflowPunct/>
              <w:autoSpaceDE/>
              <w:autoSpaceDN/>
              <w:adjustRightInd/>
              <w:textAlignment w:val="auto"/>
              <w:rPr>
                <w:ins w:id="3183" w:author="Can Hong NGOC" w:date="2020-08-31T11:22:00Z"/>
                <w:sz w:val="24"/>
                <w:szCs w:val="24"/>
                <w:lang w:val="en-US" w:eastAsia="ja-JP"/>
              </w:rPr>
            </w:pPr>
            <w:ins w:id="3184" w:author="Can Hong NGOC" w:date="2020-08-31T11:22:00Z">
              <w:r w:rsidRPr="009A1469">
                <w:rPr>
                  <w:rFonts w:ascii="Arial" w:hAnsi="Arial" w:cs="Arial"/>
                  <w:b/>
                  <w:bCs/>
                  <w:color w:val="FFFFFF"/>
                  <w:sz w:val="22"/>
                  <w:szCs w:val="22"/>
                  <w:lang w:val="en-US" w:eastAsia="ja-JP"/>
                </w:rPr>
                <w:t>Giao hàng</w:t>
              </w:r>
            </w:ins>
          </w:p>
        </w:tc>
        <w:tc>
          <w:tcPr>
            <w:tcW w:w="144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185" w:author="Can Hong NGOC" w:date="2020-08-31T11:28:00Z">
              <w:tcPr>
                <w:tcW w:w="324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68830BF6" w14:textId="77777777" w:rsidR="009A1469" w:rsidRPr="009A1469" w:rsidRDefault="009A1469" w:rsidP="009A1469">
            <w:pPr>
              <w:widowControl/>
              <w:overflowPunct/>
              <w:autoSpaceDE/>
              <w:autoSpaceDN/>
              <w:adjustRightInd/>
              <w:textAlignment w:val="auto"/>
              <w:rPr>
                <w:ins w:id="3186" w:author="Can Hong NGOC" w:date="2020-08-31T11:22:00Z"/>
                <w:sz w:val="24"/>
                <w:szCs w:val="24"/>
                <w:lang w:val="en-US" w:eastAsia="ja-JP"/>
              </w:rPr>
            </w:pPr>
            <w:ins w:id="3187" w:author="Can Hong NGOC" w:date="2020-08-31T11:22:00Z">
              <w:r w:rsidRPr="009A1469">
                <w:rPr>
                  <w:rFonts w:ascii="Arial" w:hAnsi="Arial" w:cs="Arial"/>
                  <w:b/>
                  <w:bCs/>
                  <w:color w:val="FFFFFF"/>
                  <w:sz w:val="22"/>
                  <w:szCs w:val="22"/>
                  <w:lang w:val="en-US" w:eastAsia="ja-JP"/>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188" w:author="Can Hong NGOC" w:date="2020-08-31T11:28:00Z">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066ED7C7" w14:textId="77777777" w:rsidR="009A1469" w:rsidRPr="009A1469" w:rsidRDefault="009A1469" w:rsidP="009A1469">
            <w:pPr>
              <w:widowControl/>
              <w:overflowPunct/>
              <w:autoSpaceDE/>
              <w:autoSpaceDN/>
              <w:adjustRightInd/>
              <w:textAlignment w:val="auto"/>
              <w:rPr>
                <w:ins w:id="3189" w:author="Can Hong NGOC" w:date="2020-08-31T11:22:00Z"/>
                <w:sz w:val="24"/>
                <w:szCs w:val="24"/>
                <w:lang w:val="en-US" w:eastAsia="ja-JP"/>
              </w:rPr>
            </w:pPr>
            <w:ins w:id="3190" w:author="Can Hong NGOC" w:date="2020-08-31T11:22:00Z">
              <w:r w:rsidRPr="009A1469">
                <w:rPr>
                  <w:rFonts w:ascii="Arial" w:hAnsi="Arial" w:cs="Arial"/>
                  <w:b/>
                  <w:bCs/>
                  <w:color w:val="FFFFFF"/>
                  <w:sz w:val="22"/>
                  <w:szCs w:val="22"/>
                  <w:lang w:val="en-US" w:eastAsia="ja-JP"/>
                </w:rPr>
                <w:t>Finastra</w:t>
              </w:r>
            </w:ins>
          </w:p>
        </w:tc>
        <w:tc>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191" w:author="Can Hong NGOC" w:date="2020-08-31T11:28:00Z">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6558A6FC" w14:textId="77777777" w:rsidR="009A1469" w:rsidRPr="009A1469" w:rsidRDefault="009A1469" w:rsidP="009A1469">
            <w:pPr>
              <w:widowControl/>
              <w:overflowPunct/>
              <w:autoSpaceDE/>
              <w:autoSpaceDN/>
              <w:adjustRightInd/>
              <w:textAlignment w:val="auto"/>
              <w:rPr>
                <w:ins w:id="3192" w:author="Can Hong NGOC" w:date="2020-08-31T11:22:00Z"/>
                <w:sz w:val="24"/>
                <w:szCs w:val="24"/>
                <w:lang w:val="en-US" w:eastAsia="ja-JP"/>
              </w:rPr>
            </w:pPr>
            <w:ins w:id="3193" w:author="Can Hong NGOC" w:date="2020-08-31T11:22:00Z">
              <w:r w:rsidRPr="009A1469">
                <w:rPr>
                  <w:rFonts w:ascii="Arial" w:hAnsi="Arial" w:cs="Arial"/>
                  <w:b/>
                  <w:bCs/>
                  <w:color w:val="FFFFFF"/>
                  <w:sz w:val="22"/>
                  <w:szCs w:val="22"/>
                  <w:lang w:val="en-US" w:eastAsia="ja-JP"/>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194" w:author="Can Hong NGOC" w:date="2020-08-31T11:28:00Z">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14:paraId="150B0C82" w14:textId="77777777" w:rsidR="009A1469" w:rsidRPr="009A1469" w:rsidRDefault="009A1469" w:rsidP="009A1469">
            <w:pPr>
              <w:widowControl/>
              <w:overflowPunct/>
              <w:autoSpaceDE/>
              <w:autoSpaceDN/>
              <w:adjustRightInd/>
              <w:textAlignment w:val="auto"/>
              <w:rPr>
                <w:ins w:id="3195" w:author="Can Hong NGOC" w:date="2020-08-31T11:22:00Z"/>
                <w:sz w:val="24"/>
                <w:szCs w:val="24"/>
                <w:lang w:val="en-US" w:eastAsia="ja-JP"/>
              </w:rPr>
            </w:pPr>
            <w:ins w:id="3196" w:author="Can Hong NGOC" w:date="2020-08-31T11:22:00Z">
              <w:r w:rsidRPr="009A1469">
                <w:rPr>
                  <w:rFonts w:ascii="Arial" w:hAnsi="Arial" w:cs="Arial"/>
                  <w:b/>
                  <w:bCs/>
                  <w:color w:val="FFFFFF"/>
                  <w:sz w:val="22"/>
                  <w:szCs w:val="22"/>
                  <w:lang w:val="en-US" w:eastAsia="ja-JP"/>
                </w:rPr>
                <w:t>Khách hàng</w:t>
              </w:r>
            </w:ins>
          </w:p>
        </w:tc>
      </w:tr>
      <w:tr w:rsidR="009A1469" w:rsidRPr="009A1469" w14:paraId="1548CC5D" w14:textId="77777777" w:rsidTr="009A1469">
        <w:trPr>
          <w:trHeight w:val="863"/>
          <w:ins w:id="3197" w:author="Can Hong NGOC" w:date="2020-08-31T11:22:00Z"/>
          <w:trPrChange w:id="3198" w:author="Can Hong NGOC" w:date="2020-08-31T11:28:00Z">
            <w:trPr>
              <w:trHeight w:val="863"/>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99"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E9F4847" w14:textId="77777777" w:rsidR="009A1469" w:rsidRPr="009A1469" w:rsidRDefault="009A1469" w:rsidP="009A1469">
            <w:pPr>
              <w:widowControl/>
              <w:overflowPunct/>
              <w:autoSpaceDE/>
              <w:autoSpaceDN/>
              <w:adjustRightInd/>
              <w:textAlignment w:val="auto"/>
              <w:rPr>
                <w:ins w:id="3200" w:author="Can Hong NGOC" w:date="2020-08-31T11:22:00Z"/>
                <w:sz w:val="24"/>
                <w:szCs w:val="24"/>
                <w:lang w:val="en-US" w:eastAsia="ja-JP"/>
              </w:rPr>
            </w:pPr>
            <w:ins w:id="3201" w:author="Can Hong NGOC" w:date="2020-08-31T11:22:00Z">
              <w:r w:rsidRPr="009A1469">
                <w:rPr>
                  <w:rFonts w:ascii="Arial" w:hAnsi="Arial" w:cs="Arial"/>
                  <w:b/>
                  <w:bCs/>
                  <w:sz w:val="22"/>
                  <w:szCs w:val="22"/>
                  <w:lang w:val="en-US" w:eastAsia="ja-JP"/>
                </w:rPr>
                <w:t>VK.T001</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02"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FA4A629" w14:textId="77777777" w:rsidR="009A1469" w:rsidRPr="009A1469" w:rsidRDefault="009A1469" w:rsidP="009A1469">
            <w:pPr>
              <w:widowControl/>
              <w:overflowPunct/>
              <w:autoSpaceDE/>
              <w:autoSpaceDN/>
              <w:adjustRightInd/>
              <w:textAlignment w:val="auto"/>
              <w:rPr>
                <w:ins w:id="3203" w:author="Can Hong NGOC" w:date="2020-08-31T11:22:00Z"/>
                <w:sz w:val="24"/>
                <w:szCs w:val="24"/>
                <w:lang w:val="en-US" w:eastAsia="ja-JP"/>
              </w:rPr>
            </w:pPr>
            <w:ins w:id="3204" w:author="Can Hong NGOC" w:date="2020-08-31T11:22:00Z">
              <w:r w:rsidRPr="009A1469">
                <w:rPr>
                  <w:rFonts w:ascii="Arial" w:hAnsi="Arial" w:cs="Arial"/>
                  <w:sz w:val="22"/>
                  <w:szCs w:val="22"/>
                  <w:lang w:val="en-US" w:eastAsia="ja-JP"/>
                </w:rPr>
                <w:t>Cung cấp Giải pháp sẵn sàng cho SIT / UAT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05"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A87289F" w14:textId="77777777" w:rsidR="009A1469" w:rsidRPr="009A1469" w:rsidRDefault="009A1469" w:rsidP="009A1469">
            <w:pPr>
              <w:widowControl/>
              <w:overflowPunct/>
              <w:autoSpaceDE/>
              <w:autoSpaceDN/>
              <w:adjustRightInd/>
              <w:textAlignment w:val="auto"/>
              <w:rPr>
                <w:ins w:id="3206" w:author="Can Hong NGOC" w:date="2020-08-31T11:22:00Z"/>
                <w:sz w:val="24"/>
                <w:szCs w:val="24"/>
                <w:lang w:val="en-US" w:eastAsia="ja-JP"/>
              </w:rPr>
            </w:pPr>
            <w:ins w:id="3207" w:author="Can Hong NGOC" w:date="2020-08-31T11:22:00Z">
              <w:r w:rsidRPr="009A1469">
                <w:rPr>
                  <w:rFonts w:ascii="Arial" w:hAnsi="Arial" w:cs="Arial"/>
                  <w:sz w:val="22"/>
                  <w:szCs w:val="22"/>
                  <w:lang w:val="en-US" w:eastAsia="ja-JP"/>
                </w:rPr>
                <w:t>Finastra và Nhà thầu sẽ cung cấp một bản xây dựng giải pháp sẵn sàng cho Kiểm tra tích hợp hệ thống và Kiểm tra sự chấp nhận của người dùng</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08"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E2E184D" w14:textId="77777777" w:rsidR="009A1469" w:rsidRPr="009A1469" w:rsidRDefault="009A1469" w:rsidP="009A1469">
            <w:pPr>
              <w:widowControl/>
              <w:overflowPunct/>
              <w:autoSpaceDE/>
              <w:autoSpaceDN/>
              <w:adjustRightInd/>
              <w:textAlignment w:val="auto"/>
              <w:rPr>
                <w:ins w:id="3209" w:author="Can Hong NGOC" w:date="2020-08-31T11:22:00Z"/>
                <w:sz w:val="24"/>
                <w:szCs w:val="24"/>
                <w:lang w:val="en-US" w:eastAsia="ja-JP"/>
              </w:rPr>
            </w:pPr>
            <w:ins w:id="3210" w:author="Can Hong NGOC" w:date="2020-08-31T11:22:00Z">
              <w:r w:rsidRPr="009A1469">
                <w:rPr>
                  <w:rFonts w:ascii="Arial" w:hAnsi="Arial" w:cs="Arial"/>
                  <w:sz w:val="22"/>
                  <w:szCs w:val="22"/>
                  <w:lang w:val="en-US" w:eastAsia="ja-JP"/>
                </w:rPr>
                <w:t>Hệ thống TD001 đã sẵn sàng cho SIT / UAT</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11"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967392F" w14:textId="77777777" w:rsidR="009A1469" w:rsidRPr="009A1469" w:rsidRDefault="009A1469" w:rsidP="009A1469">
            <w:pPr>
              <w:widowControl/>
              <w:overflowPunct/>
              <w:autoSpaceDE/>
              <w:autoSpaceDN/>
              <w:adjustRightInd/>
              <w:textAlignment w:val="auto"/>
              <w:rPr>
                <w:ins w:id="3212" w:author="Can Hong NGOC" w:date="2020-08-31T11:22:00Z"/>
                <w:sz w:val="24"/>
                <w:szCs w:val="24"/>
                <w:lang w:val="en-US" w:eastAsia="ja-JP"/>
              </w:rPr>
            </w:pPr>
            <w:ins w:id="3213" w:author="Can Hong NGOC" w:date="2020-08-31T11:22:00Z">
              <w:r w:rsidRPr="009A1469">
                <w:rPr>
                  <w:rFonts w:ascii="Arial" w:hAnsi="Arial" w:cs="Arial"/>
                  <w:sz w:val="22"/>
                  <w:szCs w:val="22"/>
                  <w:lang w:val="en-US" w:eastAsia="ja-JP"/>
                </w:rPr>
                <w:t>Cấu hình</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14"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809999E" w14:textId="77777777" w:rsidR="009A1469" w:rsidRPr="009A1469" w:rsidRDefault="009A1469" w:rsidP="009A1469">
            <w:pPr>
              <w:widowControl/>
              <w:overflowPunct/>
              <w:autoSpaceDE/>
              <w:autoSpaceDN/>
              <w:adjustRightInd/>
              <w:jc w:val="center"/>
              <w:textAlignment w:val="auto"/>
              <w:rPr>
                <w:ins w:id="3215" w:author="Can Hong NGOC" w:date="2020-08-31T11:22:00Z"/>
                <w:sz w:val="24"/>
                <w:szCs w:val="24"/>
                <w:lang w:val="en-US" w:eastAsia="ja-JP"/>
              </w:rPr>
            </w:pPr>
            <w:ins w:id="3216"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17"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356F832" w14:textId="77777777" w:rsidR="009A1469" w:rsidRPr="009A1469" w:rsidRDefault="009A1469" w:rsidP="009A1469">
            <w:pPr>
              <w:widowControl/>
              <w:overflowPunct/>
              <w:autoSpaceDE/>
              <w:autoSpaceDN/>
              <w:adjustRightInd/>
              <w:jc w:val="center"/>
              <w:textAlignment w:val="auto"/>
              <w:rPr>
                <w:ins w:id="3218" w:author="Can Hong NGOC" w:date="2020-08-31T11:22:00Z"/>
                <w:sz w:val="24"/>
                <w:szCs w:val="24"/>
                <w:lang w:val="en-US" w:eastAsia="ja-JP"/>
              </w:rPr>
            </w:pPr>
            <w:ins w:id="3219"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20"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A7C8009" w14:textId="77777777" w:rsidR="009A1469" w:rsidRPr="009A1469" w:rsidRDefault="009A1469" w:rsidP="009A1469">
            <w:pPr>
              <w:widowControl/>
              <w:overflowPunct/>
              <w:autoSpaceDE/>
              <w:autoSpaceDN/>
              <w:adjustRightInd/>
              <w:jc w:val="center"/>
              <w:textAlignment w:val="auto"/>
              <w:rPr>
                <w:ins w:id="3221" w:author="Can Hong NGOC" w:date="2020-08-31T11:22:00Z"/>
                <w:sz w:val="24"/>
                <w:szCs w:val="24"/>
                <w:lang w:val="en-US" w:eastAsia="ja-JP"/>
              </w:rPr>
            </w:pPr>
            <w:ins w:id="3222" w:author="Can Hong NGOC" w:date="2020-08-31T11:22:00Z">
              <w:r w:rsidRPr="009A1469">
                <w:rPr>
                  <w:rFonts w:ascii="Arial" w:hAnsi="Arial" w:cs="Arial"/>
                  <w:sz w:val="22"/>
                  <w:szCs w:val="22"/>
                  <w:lang w:val="en-US" w:eastAsia="ja-JP"/>
                </w:rPr>
                <w:t>S</w:t>
              </w:r>
            </w:ins>
          </w:p>
        </w:tc>
      </w:tr>
      <w:tr w:rsidR="009A1469" w:rsidRPr="009A1469" w14:paraId="34829590" w14:textId="77777777" w:rsidTr="009A1469">
        <w:tblPrEx>
          <w:tblPrExChange w:id="3223" w:author="Can Hong NGOC" w:date="2020-08-31T11:28:00Z">
            <w:tblPrEx>
              <w:tblW w:w="14757" w:type="dxa"/>
            </w:tblPrEx>
          </w:tblPrExChange>
        </w:tblPrEx>
        <w:trPr>
          <w:trHeight w:val="1241"/>
          <w:ins w:id="3224" w:author="Can Hong NGOC" w:date="2020-08-31T11:22:00Z"/>
          <w:trPrChange w:id="3225" w:author="Can Hong NGOC" w:date="2020-08-31T11:28:00Z">
            <w:trPr>
              <w:gridAfter w:val="0"/>
              <w:trHeight w:val="1241"/>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26"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4D4BF43" w14:textId="77777777" w:rsidR="009A1469" w:rsidRPr="009A1469" w:rsidRDefault="009A1469" w:rsidP="009A1469">
            <w:pPr>
              <w:widowControl/>
              <w:overflowPunct/>
              <w:autoSpaceDE/>
              <w:autoSpaceDN/>
              <w:adjustRightInd/>
              <w:textAlignment w:val="auto"/>
              <w:rPr>
                <w:ins w:id="3227" w:author="Can Hong NGOC" w:date="2020-08-31T11:22:00Z"/>
                <w:sz w:val="24"/>
                <w:szCs w:val="24"/>
                <w:lang w:val="en-US" w:eastAsia="ja-JP"/>
              </w:rPr>
            </w:pPr>
            <w:ins w:id="3228" w:author="Can Hong NGOC" w:date="2020-08-31T11:22:00Z">
              <w:r w:rsidRPr="009A1469">
                <w:rPr>
                  <w:rFonts w:ascii="Arial" w:hAnsi="Arial" w:cs="Arial"/>
                  <w:b/>
                  <w:bCs/>
                  <w:sz w:val="22"/>
                  <w:szCs w:val="22"/>
                  <w:lang w:val="en-US" w:eastAsia="ja-JP"/>
                </w:rPr>
                <w:t>VK.T002</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29"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0BA3F04" w14:textId="77777777" w:rsidR="009A1469" w:rsidRPr="009A1469" w:rsidRDefault="009A1469" w:rsidP="009A1469">
            <w:pPr>
              <w:widowControl/>
              <w:overflowPunct/>
              <w:autoSpaceDE/>
              <w:autoSpaceDN/>
              <w:adjustRightInd/>
              <w:textAlignment w:val="auto"/>
              <w:rPr>
                <w:ins w:id="3230" w:author="Can Hong NGOC" w:date="2020-08-31T11:22:00Z"/>
                <w:sz w:val="24"/>
                <w:szCs w:val="24"/>
                <w:lang w:val="en-US" w:eastAsia="ja-JP"/>
              </w:rPr>
            </w:pPr>
            <w:ins w:id="3231" w:author="Can Hong NGOC" w:date="2020-08-31T11:22:00Z">
              <w:r w:rsidRPr="009A1469">
                <w:rPr>
                  <w:rFonts w:ascii="Arial" w:hAnsi="Arial" w:cs="Arial"/>
                  <w:sz w:val="22"/>
                  <w:szCs w:val="22"/>
                  <w:lang w:val="en-US" w:eastAsia="ja-JP"/>
                </w:rPr>
                <w:t>Hoàn thiện kế hoạch SIT / UAT và danh sách kiểm tra</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32"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4102F7A" w14:textId="77777777" w:rsidR="009A1469" w:rsidRPr="009A1469" w:rsidRDefault="009A1469" w:rsidP="009A1469">
            <w:pPr>
              <w:widowControl/>
              <w:overflowPunct/>
              <w:autoSpaceDE/>
              <w:autoSpaceDN/>
              <w:adjustRightInd/>
              <w:textAlignment w:val="auto"/>
              <w:rPr>
                <w:ins w:id="3233" w:author="Can Hong NGOC" w:date="2020-08-31T11:22:00Z"/>
                <w:sz w:val="24"/>
                <w:szCs w:val="24"/>
                <w:lang w:val="en-US" w:eastAsia="ja-JP"/>
              </w:rPr>
            </w:pPr>
            <w:ins w:id="3234" w:author="Can Hong NGOC" w:date="2020-08-31T11:22:00Z">
              <w:r w:rsidRPr="009A1469">
                <w:rPr>
                  <w:rFonts w:ascii="Arial" w:hAnsi="Arial" w:cs="Arial"/>
                  <w:sz w:val="22"/>
                  <w:szCs w:val="22"/>
                  <w:lang w:val="en-US" w:eastAsia="ja-JP"/>
                </w:rPr>
                <w:t>Khách hàng thiết lập lịch trình và trách nhiệm cuối cùng cho SIT và UAT và đảm bảo danh sách kiểm tra mức độ sẵn sàng của SIT / UAT đã hoàn tất.</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35"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BFA4FEA" w14:textId="77777777" w:rsidR="009A1469" w:rsidRPr="009A1469" w:rsidRDefault="009A1469" w:rsidP="009A1469">
            <w:pPr>
              <w:widowControl/>
              <w:overflowPunct/>
              <w:autoSpaceDE/>
              <w:autoSpaceDN/>
              <w:adjustRightInd/>
              <w:textAlignment w:val="auto"/>
              <w:rPr>
                <w:ins w:id="3236" w:author="Can Hong NGOC" w:date="2020-08-31T11:22:00Z"/>
                <w:sz w:val="24"/>
                <w:szCs w:val="24"/>
                <w:lang w:val="en-US" w:eastAsia="ja-JP"/>
              </w:rPr>
            </w:pPr>
            <w:ins w:id="3237" w:author="Can Hong NGOC" w:date="2020-08-31T11:22:00Z">
              <w:r w:rsidRPr="009A1469">
                <w:rPr>
                  <w:rFonts w:ascii="Arial" w:hAnsi="Arial" w:cs="Arial"/>
                  <w:sz w:val="22"/>
                  <w:szCs w:val="22"/>
                  <w:lang w:val="en-US" w:eastAsia="ja-JP"/>
                </w:rPr>
                <w:t>Gói TD002SIT / UAT</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38"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CD86966" w14:textId="77777777" w:rsidR="009A1469" w:rsidRPr="009A1469" w:rsidRDefault="009A1469" w:rsidP="009A1469">
            <w:pPr>
              <w:widowControl/>
              <w:overflowPunct/>
              <w:autoSpaceDE/>
              <w:autoSpaceDN/>
              <w:adjustRightInd/>
              <w:textAlignment w:val="auto"/>
              <w:rPr>
                <w:ins w:id="3239" w:author="Can Hong NGOC" w:date="2020-08-31T11:22:00Z"/>
                <w:sz w:val="24"/>
                <w:szCs w:val="24"/>
                <w:lang w:val="en-US" w:eastAsia="ja-JP"/>
              </w:rPr>
            </w:pPr>
            <w:ins w:id="3240"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41"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5503A08" w14:textId="77777777" w:rsidR="009A1469" w:rsidRPr="009A1469" w:rsidRDefault="009A1469" w:rsidP="009A1469">
            <w:pPr>
              <w:widowControl/>
              <w:overflowPunct/>
              <w:autoSpaceDE/>
              <w:autoSpaceDN/>
              <w:adjustRightInd/>
              <w:jc w:val="center"/>
              <w:textAlignment w:val="auto"/>
              <w:rPr>
                <w:ins w:id="3242" w:author="Can Hong NGOC" w:date="2020-08-31T11:22:00Z"/>
                <w:sz w:val="24"/>
                <w:szCs w:val="24"/>
                <w:lang w:val="en-US" w:eastAsia="ja-JP"/>
              </w:rPr>
            </w:pPr>
            <w:ins w:id="3243"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44"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1CF25C9" w14:textId="77777777" w:rsidR="009A1469" w:rsidRPr="009A1469" w:rsidRDefault="009A1469" w:rsidP="009A1469">
            <w:pPr>
              <w:widowControl/>
              <w:overflowPunct/>
              <w:autoSpaceDE/>
              <w:autoSpaceDN/>
              <w:adjustRightInd/>
              <w:jc w:val="center"/>
              <w:textAlignment w:val="auto"/>
              <w:rPr>
                <w:ins w:id="3245" w:author="Can Hong NGOC" w:date="2020-08-31T11:22:00Z"/>
                <w:sz w:val="24"/>
                <w:szCs w:val="24"/>
                <w:lang w:val="en-US" w:eastAsia="ja-JP"/>
              </w:rPr>
            </w:pPr>
            <w:ins w:id="3246"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47"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2E98AE6" w14:textId="77777777" w:rsidR="009A1469" w:rsidRPr="009A1469" w:rsidRDefault="009A1469" w:rsidP="009A1469">
            <w:pPr>
              <w:widowControl/>
              <w:overflowPunct/>
              <w:autoSpaceDE/>
              <w:autoSpaceDN/>
              <w:adjustRightInd/>
              <w:jc w:val="center"/>
              <w:textAlignment w:val="auto"/>
              <w:rPr>
                <w:ins w:id="3248" w:author="Can Hong NGOC" w:date="2020-08-31T11:22:00Z"/>
                <w:sz w:val="24"/>
                <w:szCs w:val="24"/>
                <w:lang w:val="en-US" w:eastAsia="ja-JP"/>
              </w:rPr>
            </w:pPr>
            <w:ins w:id="3249" w:author="Can Hong NGOC" w:date="2020-08-31T11:22:00Z">
              <w:r w:rsidRPr="009A1469">
                <w:rPr>
                  <w:rFonts w:ascii="Arial" w:hAnsi="Arial" w:cs="Arial"/>
                  <w:sz w:val="22"/>
                  <w:szCs w:val="22"/>
                  <w:lang w:val="en-US" w:eastAsia="ja-JP"/>
                </w:rPr>
                <w:t>E</w:t>
              </w:r>
            </w:ins>
          </w:p>
        </w:tc>
      </w:tr>
      <w:tr w:rsidR="009A1469" w:rsidRPr="009A1469" w14:paraId="7ACB95BA" w14:textId="77777777" w:rsidTr="009A1469">
        <w:trPr>
          <w:trHeight w:val="1241"/>
          <w:ins w:id="3250" w:author="Can Hong NGOC" w:date="2020-08-31T11:22:00Z"/>
          <w:trPrChange w:id="3251" w:author="Can Hong NGOC" w:date="2020-08-31T11:28:00Z">
            <w:trPr>
              <w:trHeight w:val="1241"/>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52"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0B08065" w14:textId="77777777" w:rsidR="009A1469" w:rsidRPr="009A1469" w:rsidRDefault="009A1469" w:rsidP="009A1469">
            <w:pPr>
              <w:widowControl/>
              <w:overflowPunct/>
              <w:autoSpaceDE/>
              <w:autoSpaceDN/>
              <w:adjustRightInd/>
              <w:textAlignment w:val="auto"/>
              <w:rPr>
                <w:ins w:id="3253" w:author="Can Hong NGOC" w:date="2020-08-31T11:22:00Z"/>
                <w:sz w:val="24"/>
                <w:szCs w:val="24"/>
                <w:lang w:val="en-US" w:eastAsia="ja-JP"/>
              </w:rPr>
            </w:pPr>
            <w:ins w:id="3254" w:author="Can Hong NGOC" w:date="2020-08-31T11:22:00Z">
              <w:r w:rsidRPr="009A1469">
                <w:rPr>
                  <w:rFonts w:ascii="Arial" w:hAnsi="Arial" w:cs="Arial"/>
                  <w:b/>
                  <w:bCs/>
                  <w:sz w:val="22"/>
                  <w:szCs w:val="22"/>
                  <w:lang w:val="en-US" w:eastAsia="ja-JP"/>
                </w:rPr>
                <w:t>VK.T003</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55"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E3A5651" w14:textId="77777777" w:rsidR="009A1469" w:rsidRPr="009A1469" w:rsidRDefault="009A1469" w:rsidP="009A1469">
            <w:pPr>
              <w:widowControl/>
              <w:overflowPunct/>
              <w:autoSpaceDE/>
              <w:autoSpaceDN/>
              <w:adjustRightInd/>
              <w:textAlignment w:val="auto"/>
              <w:rPr>
                <w:ins w:id="3256" w:author="Can Hong NGOC" w:date="2020-08-31T11:22:00Z"/>
                <w:sz w:val="24"/>
                <w:szCs w:val="24"/>
                <w:lang w:val="en-US" w:eastAsia="ja-JP"/>
              </w:rPr>
            </w:pPr>
            <w:ins w:id="3257" w:author="Can Hong NGOC" w:date="2020-08-31T11:22:00Z">
              <w:r w:rsidRPr="009A1469">
                <w:rPr>
                  <w:rFonts w:ascii="Arial" w:hAnsi="Arial" w:cs="Arial"/>
                  <w:sz w:val="22"/>
                  <w:szCs w:val="22"/>
                  <w:lang w:val="en-US" w:eastAsia="ja-JP"/>
                </w:rPr>
                <w:t>Đào tạo người dùng cho SIT / UAT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58"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F0E4108" w14:textId="77777777" w:rsidR="009A1469" w:rsidRPr="009A1469" w:rsidRDefault="009A1469" w:rsidP="009A1469">
            <w:pPr>
              <w:widowControl/>
              <w:overflowPunct/>
              <w:autoSpaceDE/>
              <w:autoSpaceDN/>
              <w:adjustRightInd/>
              <w:textAlignment w:val="auto"/>
              <w:rPr>
                <w:ins w:id="3259" w:author="Can Hong NGOC" w:date="2020-08-31T11:22:00Z"/>
                <w:sz w:val="24"/>
                <w:szCs w:val="24"/>
                <w:lang w:val="en-US" w:eastAsia="ja-JP"/>
              </w:rPr>
            </w:pPr>
            <w:ins w:id="3260" w:author="Can Hong NGOC" w:date="2020-08-31T11:22:00Z">
              <w:r w:rsidRPr="009A1469">
                <w:rPr>
                  <w:rFonts w:ascii="Arial" w:hAnsi="Arial" w:cs="Arial"/>
                  <w:sz w:val="22"/>
                  <w:szCs w:val="22"/>
                  <w:lang w:val="en-US" w:eastAsia="ja-JP"/>
                </w:rPr>
                <w:t>Đào tạo dành cho người dùng và nhân viên CNTT, những người sẽ thực hiện thử nghiệm.</w:t>
              </w:r>
            </w:ins>
          </w:p>
          <w:p w14:paraId="60E1C76A" w14:textId="77777777" w:rsidR="009A1469" w:rsidRPr="009A1469" w:rsidRDefault="009A1469" w:rsidP="009A1469">
            <w:pPr>
              <w:widowControl/>
              <w:overflowPunct/>
              <w:autoSpaceDE/>
              <w:autoSpaceDN/>
              <w:adjustRightInd/>
              <w:textAlignment w:val="auto"/>
              <w:rPr>
                <w:ins w:id="3261" w:author="Can Hong NGOC" w:date="2020-08-31T11:22:00Z"/>
                <w:sz w:val="24"/>
                <w:szCs w:val="24"/>
                <w:lang w:val="en-US" w:eastAsia="ja-JP"/>
              </w:rPr>
            </w:pPr>
            <w:ins w:id="3262" w:author="Can Hong NGOC" w:date="2020-08-31T11:22:00Z">
              <w:r w:rsidRPr="009A1469">
                <w:rPr>
                  <w:rFonts w:ascii="Arial" w:hAnsi="Arial" w:cs="Arial"/>
                  <w:sz w:val="22"/>
                  <w:szCs w:val="22"/>
                  <w:lang w:val="en-US" w:eastAsia="ja-JP"/>
                </w:rPr>
                <w:t>Nếu Khách hàng yêu cầu các bài học đào tạo bổ sung, các nỗ lực bổ sung sẽ được thực hiện theo quy trình quản lý thay đổi.</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63"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0AC22EB" w14:textId="77777777" w:rsidR="009A1469" w:rsidRPr="009A1469" w:rsidRDefault="009A1469" w:rsidP="009A1469">
            <w:pPr>
              <w:widowControl/>
              <w:overflowPunct/>
              <w:autoSpaceDE/>
              <w:autoSpaceDN/>
              <w:adjustRightInd/>
              <w:textAlignment w:val="auto"/>
              <w:rPr>
                <w:ins w:id="3264" w:author="Can Hong NGOC" w:date="2020-08-31T11:22:00Z"/>
                <w:sz w:val="24"/>
                <w:szCs w:val="24"/>
                <w:lang w:val="en-US" w:eastAsia="ja-JP"/>
              </w:rPr>
            </w:pPr>
            <w:ins w:id="3265" w:author="Can Hong NGOC" w:date="2020-08-31T11:22:00Z">
              <w:r w:rsidRPr="009A1469">
                <w:rPr>
                  <w:rFonts w:ascii="Arial" w:hAnsi="Arial" w:cs="Arial"/>
                  <w:sz w:val="22"/>
                  <w:szCs w:val="22"/>
                  <w:lang w:val="en-US" w:eastAsia="ja-JP"/>
                </w:rPr>
                <w:t>Người dùng được đào tạo TD003</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66"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6C48369" w14:textId="77777777" w:rsidR="009A1469" w:rsidRPr="009A1469" w:rsidRDefault="009A1469" w:rsidP="009A1469">
            <w:pPr>
              <w:widowControl/>
              <w:overflowPunct/>
              <w:autoSpaceDE/>
              <w:autoSpaceDN/>
              <w:adjustRightInd/>
              <w:textAlignment w:val="auto"/>
              <w:rPr>
                <w:ins w:id="3267" w:author="Can Hong NGOC" w:date="2020-08-31T11:22:00Z"/>
                <w:sz w:val="24"/>
                <w:szCs w:val="24"/>
                <w:lang w:val="en-US" w:eastAsia="ja-JP"/>
              </w:rPr>
            </w:pPr>
            <w:ins w:id="3268" w:author="Can Hong NGOC" w:date="2020-08-31T11:22:00Z">
              <w:r w:rsidRPr="009A1469">
                <w:rPr>
                  <w:rFonts w:ascii="Arial" w:hAnsi="Arial" w:cs="Arial"/>
                  <w:sz w:val="22"/>
                  <w:szCs w:val="22"/>
                  <w:lang w:val="en-US" w:eastAsia="ja-JP"/>
                </w:rPr>
                <w:t>Xưởng</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69"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BF23E84" w14:textId="77777777" w:rsidR="009A1469" w:rsidRPr="009A1469" w:rsidRDefault="009A1469" w:rsidP="009A1469">
            <w:pPr>
              <w:widowControl/>
              <w:overflowPunct/>
              <w:autoSpaceDE/>
              <w:autoSpaceDN/>
              <w:adjustRightInd/>
              <w:jc w:val="center"/>
              <w:textAlignment w:val="auto"/>
              <w:rPr>
                <w:ins w:id="3270" w:author="Can Hong NGOC" w:date="2020-08-31T11:22:00Z"/>
                <w:sz w:val="24"/>
                <w:szCs w:val="24"/>
                <w:lang w:val="en-US" w:eastAsia="ja-JP"/>
              </w:rPr>
            </w:pPr>
            <w:ins w:id="3271"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72"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7553308" w14:textId="77777777" w:rsidR="009A1469" w:rsidRPr="009A1469" w:rsidRDefault="009A1469" w:rsidP="009A1469">
            <w:pPr>
              <w:widowControl/>
              <w:overflowPunct/>
              <w:autoSpaceDE/>
              <w:autoSpaceDN/>
              <w:adjustRightInd/>
              <w:jc w:val="center"/>
              <w:textAlignment w:val="auto"/>
              <w:rPr>
                <w:ins w:id="3273" w:author="Can Hong NGOC" w:date="2020-08-31T11:22:00Z"/>
                <w:sz w:val="24"/>
                <w:szCs w:val="24"/>
                <w:lang w:val="en-US" w:eastAsia="ja-JP"/>
              </w:rPr>
            </w:pPr>
            <w:ins w:id="3274"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75"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A939518" w14:textId="77777777" w:rsidR="009A1469" w:rsidRPr="009A1469" w:rsidRDefault="009A1469" w:rsidP="009A1469">
            <w:pPr>
              <w:widowControl/>
              <w:overflowPunct/>
              <w:autoSpaceDE/>
              <w:autoSpaceDN/>
              <w:adjustRightInd/>
              <w:jc w:val="center"/>
              <w:textAlignment w:val="auto"/>
              <w:rPr>
                <w:ins w:id="3276" w:author="Can Hong NGOC" w:date="2020-08-31T11:22:00Z"/>
                <w:sz w:val="24"/>
                <w:szCs w:val="24"/>
                <w:lang w:val="en-US" w:eastAsia="ja-JP"/>
              </w:rPr>
            </w:pPr>
            <w:ins w:id="3277" w:author="Can Hong NGOC" w:date="2020-08-31T11:22:00Z">
              <w:r w:rsidRPr="009A1469">
                <w:rPr>
                  <w:rFonts w:ascii="Arial" w:hAnsi="Arial" w:cs="Arial"/>
                  <w:sz w:val="22"/>
                  <w:szCs w:val="22"/>
                  <w:lang w:val="en-US" w:eastAsia="ja-JP"/>
                </w:rPr>
                <w:t>E</w:t>
              </w:r>
            </w:ins>
          </w:p>
        </w:tc>
      </w:tr>
      <w:tr w:rsidR="009A1469" w:rsidRPr="009A1469" w14:paraId="0B8CEA85" w14:textId="77777777" w:rsidTr="009A1469">
        <w:tblPrEx>
          <w:tblPrExChange w:id="3278" w:author="Can Hong NGOC" w:date="2020-08-31T11:28:00Z">
            <w:tblPrEx>
              <w:tblW w:w="14757" w:type="dxa"/>
            </w:tblPrEx>
          </w:tblPrExChange>
        </w:tblPrEx>
        <w:trPr>
          <w:trHeight w:val="1241"/>
          <w:ins w:id="3279" w:author="Can Hong NGOC" w:date="2020-08-31T11:22:00Z"/>
          <w:trPrChange w:id="3280" w:author="Can Hong NGOC" w:date="2020-08-31T11:28:00Z">
            <w:trPr>
              <w:gridAfter w:val="0"/>
              <w:trHeight w:val="1241"/>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81"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F3C02DE" w14:textId="77777777" w:rsidR="009A1469" w:rsidRPr="009A1469" w:rsidRDefault="009A1469" w:rsidP="009A1469">
            <w:pPr>
              <w:widowControl/>
              <w:overflowPunct/>
              <w:autoSpaceDE/>
              <w:autoSpaceDN/>
              <w:adjustRightInd/>
              <w:textAlignment w:val="auto"/>
              <w:rPr>
                <w:ins w:id="3282" w:author="Can Hong NGOC" w:date="2020-08-31T11:22:00Z"/>
                <w:sz w:val="24"/>
                <w:szCs w:val="24"/>
                <w:lang w:val="en-US" w:eastAsia="ja-JP"/>
              </w:rPr>
            </w:pPr>
            <w:ins w:id="3283" w:author="Can Hong NGOC" w:date="2020-08-31T11:22:00Z">
              <w:r w:rsidRPr="009A1469">
                <w:rPr>
                  <w:rFonts w:ascii="Arial" w:hAnsi="Arial" w:cs="Arial"/>
                  <w:b/>
                  <w:bCs/>
                  <w:sz w:val="22"/>
                  <w:szCs w:val="22"/>
                  <w:lang w:val="en-US" w:eastAsia="ja-JP"/>
                </w:rPr>
                <w:t>VK.T004</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84"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C46FA0E" w14:textId="77777777" w:rsidR="009A1469" w:rsidRPr="009A1469" w:rsidRDefault="009A1469" w:rsidP="009A1469">
            <w:pPr>
              <w:widowControl/>
              <w:overflowPunct/>
              <w:autoSpaceDE/>
              <w:autoSpaceDN/>
              <w:adjustRightInd/>
              <w:textAlignment w:val="auto"/>
              <w:rPr>
                <w:ins w:id="3285" w:author="Can Hong NGOC" w:date="2020-08-31T11:22:00Z"/>
                <w:sz w:val="24"/>
                <w:szCs w:val="24"/>
                <w:lang w:val="en-US" w:eastAsia="ja-JP"/>
              </w:rPr>
            </w:pPr>
            <w:ins w:id="3286" w:author="Can Hong NGOC" w:date="2020-08-31T11:22:00Z">
              <w:r w:rsidRPr="009A1469">
                <w:rPr>
                  <w:rFonts w:ascii="Arial" w:hAnsi="Arial" w:cs="Arial"/>
                  <w:sz w:val="22"/>
                  <w:szCs w:val="22"/>
                  <w:lang w:val="en-US" w:eastAsia="ja-JP"/>
                </w:rPr>
                <w:t>Thực hiện Kiểm tra Đơn vị Giao diện (thêm nhiều chu kỳ kiểm tra theo yêu cầu)</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87"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9F3CB37" w14:textId="77777777" w:rsidR="009A1469" w:rsidRPr="009A1469" w:rsidRDefault="009A1469" w:rsidP="009A1469">
            <w:pPr>
              <w:widowControl/>
              <w:overflowPunct/>
              <w:autoSpaceDE/>
              <w:autoSpaceDN/>
              <w:adjustRightInd/>
              <w:textAlignment w:val="auto"/>
              <w:rPr>
                <w:ins w:id="3288" w:author="Can Hong NGOC" w:date="2020-08-31T11:22:00Z"/>
                <w:sz w:val="24"/>
                <w:szCs w:val="24"/>
                <w:lang w:val="en-US" w:eastAsia="ja-JP"/>
              </w:rPr>
            </w:pPr>
            <w:ins w:id="3289" w:author="Can Hong NGOC" w:date="2020-08-31T11:22:00Z">
              <w:r w:rsidRPr="009A1469">
                <w:rPr>
                  <w:rFonts w:ascii="Arial" w:hAnsi="Arial" w:cs="Arial"/>
                  <w:sz w:val="22"/>
                  <w:szCs w:val="22"/>
                  <w:lang w:val="en-US" w:eastAsia="ja-JP"/>
                </w:rPr>
                <w:t>Finastra (thông qua Nhà thầu ) sẽ hỗ trợ Khách hàng thông qua thử nghiệm giao diện.</w:t>
              </w:r>
            </w:ins>
          </w:p>
          <w:p w14:paraId="18C7FEFC" w14:textId="77777777" w:rsidR="009A1469" w:rsidRPr="009A1469" w:rsidRDefault="009A1469" w:rsidP="009A1469">
            <w:pPr>
              <w:widowControl/>
              <w:overflowPunct/>
              <w:autoSpaceDE/>
              <w:autoSpaceDN/>
              <w:adjustRightInd/>
              <w:textAlignment w:val="auto"/>
              <w:rPr>
                <w:ins w:id="3290" w:author="Can Hong NGOC" w:date="2020-08-31T11:22:00Z"/>
                <w:sz w:val="24"/>
                <w:szCs w:val="24"/>
                <w:lang w:val="en-US" w:eastAsia="ja-JP"/>
              </w:rPr>
            </w:pPr>
            <w:ins w:id="3291" w:author="Can Hong NGOC" w:date="2020-08-31T11:22:00Z">
              <w:r w:rsidRPr="009A1469">
                <w:rPr>
                  <w:rFonts w:ascii="Arial" w:hAnsi="Arial" w:cs="Arial"/>
                  <w:sz w:val="22"/>
                  <w:szCs w:val="22"/>
                  <w:lang w:val="en-US" w:eastAsia="ja-JP"/>
                </w:rPr>
                <w:t>Cả Khách hàng và Finastra sẽ áp dụng các thay đổi / sửa chữa cần thiết để đảm bảo đáp ứng các tiêu chí thoát đã thỏa thuận.</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92"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B8DC2B7" w14:textId="77777777" w:rsidR="009A1469" w:rsidRPr="009A1469" w:rsidRDefault="009A1469" w:rsidP="009A1469">
            <w:pPr>
              <w:widowControl/>
              <w:overflowPunct/>
              <w:autoSpaceDE/>
              <w:autoSpaceDN/>
              <w:adjustRightInd/>
              <w:textAlignment w:val="auto"/>
              <w:rPr>
                <w:ins w:id="3293" w:author="Can Hong NGOC" w:date="2020-08-31T11:22:00Z"/>
                <w:sz w:val="24"/>
                <w:szCs w:val="24"/>
                <w:lang w:val="en-US" w:eastAsia="ja-JP"/>
              </w:rPr>
            </w:pPr>
            <w:ins w:id="3294" w:author="Can Hong NGOC" w:date="2020-08-31T11:22:00Z">
              <w:r w:rsidRPr="009A1469">
                <w:rPr>
                  <w:rFonts w:ascii="Arial" w:hAnsi="Arial" w:cs="Arial"/>
                  <w:sz w:val="22"/>
                  <w:szCs w:val="22"/>
                  <w:lang w:val="en-US" w:eastAsia="ja-JP"/>
                </w:rPr>
                <w:t>TD003</w:t>
              </w:r>
            </w:ins>
          </w:p>
          <w:p w14:paraId="1873D707" w14:textId="77777777" w:rsidR="009A1469" w:rsidRPr="009A1469" w:rsidRDefault="009A1469" w:rsidP="009A1469">
            <w:pPr>
              <w:widowControl/>
              <w:overflowPunct/>
              <w:autoSpaceDE/>
              <w:autoSpaceDN/>
              <w:adjustRightInd/>
              <w:textAlignment w:val="auto"/>
              <w:rPr>
                <w:ins w:id="3295" w:author="Can Hong NGOC" w:date="2020-08-31T11:22:00Z"/>
                <w:sz w:val="24"/>
                <w:szCs w:val="24"/>
                <w:lang w:val="en-US" w:eastAsia="ja-JP"/>
              </w:rPr>
            </w:pPr>
            <w:ins w:id="3296" w:author="Can Hong NGOC" w:date="2020-08-31T11:22:00Z">
              <w:r w:rsidRPr="009A1469">
                <w:rPr>
                  <w:rFonts w:ascii="Arial" w:hAnsi="Arial" w:cs="Arial"/>
                  <w:sz w:val="22"/>
                  <w:szCs w:val="22"/>
                  <w:lang w:val="en-US" w:eastAsia="ja-JP"/>
                </w:rPr>
                <w:t>Nhật ký sự cố</w:t>
              </w:r>
            </w:ins>
          </w:p>
          <w:p w14:paraId="2F0CD447" w14:textId="77777777" w:rsidR="009A1469" w:rsidRPr="009A1469" w:rsidRDefault="009A1469" w:rsidP="009A1469">
            <w:pPr>
              <w:widowControl/>
              <w:overflowPunct/>
              <w:autoSpaceDE/>
              <w:autoSpaceDN/>
              <w:adjustRightInd/>
              <w:textAlignment w:val="auto"/>
              <w:rPr>
                <w:ins w:id="3297" w:author="Can Hong NGOC" w:date="2020-08-31T11:22:00Z"/>
                <w:sz w:val="24"/>
                <w:szCs w:val="24"/>
                <w:lang w:val="en-US" w:eastAsia="ja-JP"/>
              </w:rPr>
            </w:pPr>
            <w:ins w:id="3298" w:author="Can Hong NGOC" w:date="2020-08-31T11:22:00Z">
              <w:r w:rsidRPr="009A1469">
                <w:rPr>
                  <w:rFonts w:ascii="Arial" w:hAnsi="Arial" w:cs="Arial"/>
                  <w:lang w:val="en-US" w:eastAsia="ja-JP"/>
                </w:rPr>
                <w:t> </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99"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A386C21" w14:textId="77777777" w:rsidR="009A1469" w:rsidRPr="009A1469" w:rsidRDefault="009A1469" w:rsidP="009A1469">
            <w:pPr>
              <w:widowControl/>
              <w:overflowPunct/>
              <w:autoSpaceDE/>
              <w:autoSpaceDN/>
              <w:adjustRightInd/>
              <w:textAlignment w:val="auto"/>
              <w:rPr>
                <w:ins w:id="3300" w:author="Can Hong NGOC" w:date="2020-08-31T11:22:00Z"/>
                <w:sz w:val="24"/>
                <w:szCs w:val="24"/>
                <w:lang w:val="en-US" w:eastAsia="ja-JP"/>
              </w:rPr>
            </w:pPr>
            <w:ins w:id="3301"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02"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198FAA5" w14:textId="77777777" w:rsidR="009A1469" w:rsidRPr="009A1469" w:rsidRDefault="009A1469" w:rsidP="009A1469">
            <w:pPr>
              <w:widowControl/>
              <w:overflowPunct/>
              <w:autoSpaceDE/>
              <w:autoSpaceDN/>
              <w:adjustRightInd/>
              <w:jc w:val="center"/>
              <w:textAlignment w:val="auto"/>
              <w:rPr>
                <w:ins w:id="3303" w:author="Can Hong NGOC" w:date="2020-08-31T11:22:00Z"/>
                <w:sz w:val="24"/>
                <w:szCs w:val="24"/>
                <w:lang w:val="en-US" w:eastAsia="ja-JP"/>
              </w:rPr>
            </w:pPr>
            <w:ins w:id="3304"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05"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4D43872" w14:textId="77777777" w:rsidR="009A1469" w:rsidRPr="009A1469" w:rsidRDefault="009A1469" w:rsidP="009A1469">
            <w:pPr>
              <w:widowControl/>
              <w:overflowPunct/>
              <w:autoSpaceDE/>
              <w:autoSpaceDN/>
              <w:adjustRightInd/>
              <w:jc w:val="center"/>
              <w:textAlignment w:val="auto"/>
              <w:rPr>
                <w:ins w:id="3306" w:author="Can Hong NGOC" w:date="2020-08-31T11:22:00Z"/>
                <w:sz w:val="24"/>
                <w:szCs w:val="24"/>
                <w:lang w:val="en-US" w:eastAsia="ja-JP"/>
              </w:rPr>
            </w:pPr>
            <w:ins w:id="3307"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08"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C866992" w14:textId="77777777" w:rsidR="009A1469" w:rsidRPr="009A1469" w:rsidRDefault="009A1469" w:rsidP="009A1469">
            <w:pPr>
              <w:widowControl/>
              <w:overflowPunct/>
              <w:autoSpaceDE/>
              <w:autoSpaceDN/>
              <w:adjustRightInd/>
              <w:jc w:val="center"/>
              <w:textAlignment w:val="auto"/>
              <w:rPr>
                <w:ins w:id="3309" w:author="Can Hong NGOC" w:date="2020-08-31T11:22:00Z"/>
                <w:sz w:val="24"/>
                <w:szCs w:val="24"/>
                <w:lang w:val="en-US" w:eastAsia="ja-JP"/>
              </w:rPr>
            </w:pPr>
            <w:ins w:id="3310" w:author="Can Hong NGOC" w:date="2020-08-31T11:22:00Z">
              <w:r w:rsidRPr="009A1469">
                <w:rPr>
                  <w:rFonts w:ascii="Arial" w:hAnsi="Arial" w:cs="Arial"/>
                  <w:sz w:val="22"/>
                  <w:szCs w:val="22"/>
                  <w:lang w:val="en-US" w:eastAsia="ja-JP"/>
                </w:rPr>
                <w:t>S</w:t>
              </w:r>
            </w:ins>
          </w:p>
        </w:tc>
      </w:tr>
      <w:tr w:rsidR="009A1469" w:rsidRPr="009A1469" w14:paraId="5F2A5D74" w14:textId="77777777" w:rsidTr="009A1469">
        <w:trPr>
          <w:trHeight w:val="1257"/>
          <w:ins w:id="3311" w:author="Can Hong NGOC" w:date="2020-08-31T11:22:00Z"/>
          <w:trPrChange w:id="3312" w:author="Can Hong NGOC" w:date="2020-08-31T11:28:00Z">
            <w:trPr>
              <w:trHeight w:val="1257"/>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13"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80DBA0C" w14:textId="77777777" w:rsidR="009A1469" w:rsidRPr="009A1469" w:rsidRDefault="009A1469" w:rsidP="009A1469">
            <w:pPr>
              <w:widowControl/>
              <w:overflowPunct/>
              <w:autoSpaceDE/>
              <w:autoSpaceDN/>
              <w:adjustRightInd/>
              <w:textAlignment w:val="auto"/>
              <w:rPr>
                <w:ins w:id="3314" w:author="Can Hong NGOC" w:date="2020-08-31T11:22:00Z"/>
                <w:sz w:val="24"/>
                <w:szCs w:val="24"/>
                <w:lang w:val="en-US" w:eastAsia="ja-JP"/>
              </w:rPr>
            </w:pPr>
            <w:ins w:id="3315" w:author="Can Hong NGOC" w:date="2020-08-31T11:22:00Z">
              <w:r w:rsidRPr="009A1469">
                <w:rPr>
                  <w:rFonts w:ascii="Arial" w:hAnsi="Arial" w:cs="Arial"/>
                  <w:b/>
                  <w:bCs/>
                  <w:sz w:val="22"/>
                  <w:szCs w:val="22"/>
                  <w:lang w:val="en-US" w:eastAsia="ja-JP"/>
                </w:rPr>
                <w:lastRenderedPageBreak/>
                <w:t>VK.T005</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16"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1A72E03" w14:textId="77777777" w:rsidR="009A1469" w:rsidRPr="009A1469" w:rsidRDefault="009A1469" w:rsidP="009A1469">
            <w:pPr>
              <w:widowControl/>
              <w:overflowPunct/>
              <w:autoSpaceDE/>
              <w:autoSpaceDN/>
              <w:adjustRightInd/>
              <w:textAlignment w:val="auto"/>
              <w:rPr>
                <w:ins w:id="3317" w:author="Can Hong NGOC" w:date="2020-08-31T11:22:00Z"/>
                <w:sz w:val="24"/>
                <w:szCs w:val="24"/>
                <w:lang w:val="en-US" w:eastAsia="ja-JP"/>
              </w:rPr>
            </w:pPr>
            <w:ins w:id="3318" w:author="Can Hong NGOC" w:date="2020-08-31T11:22:00Z">
              <w:r w:rsidRPr="009A1469">
                <w:rPr>
                  <w:rFonts w:ascii="Arial" w:hAnsi="Arial" w:cs="Arial"/>
                  <w:sz w:val="22"/>
                  <w:szCs w:val="22"/>
                  <w:lang w:val="en-US" w:eastAsia="ja-JP"/>
                </w:rPr>
                <w:t>Thực hiện Kiểm tra Tích hợp Hệ thống (SIT) (thêm nhiều chu kỳ kiểm tra theo yêu cầu)</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19"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59CDFCB" w14:textId="77777777" w:rsidR="009A1469" w:rsidRPr="009A1469" w:rsidRDefault="009A1469" w:rsidP="009A1469">
            <w:pPr>
              <w:widowControl/>
              <w:overflowPunct/>
              <w:autoSpaceDE/>
              <w:autoSpaceDN/>
              <w:adjustRightInd/>
              <w:textAlignment w:val="auto"/>
              <w:rPr>
                <w:ins w:id="3320" w:author="Can Hong NGOC" w:date="2020-08-31T11:22:00Z"/>
                <w:sz w:val="24"/>
                <w:szCs w:val="24"/>
                <w:lang w:val="en-US" w:eastAsia="ja-JP"/>
              </w:rPr>
            </w:pPr>
            <w:ins w:id="3321" w:author="Can Hong NGOC" w:date="2020-08-31T11:22:00Z">
              <w:r w:rsidRPr="009A1469">
                <w:rPr>
                  <w:rFonts w:ascii="Arial" w:hAnsi="Arial" w:cs="Arial"/>
                  <w:sz w:val="22"/>
                  <w:szCs w:val="22"/>
                  <w:lang w:val="en-US" w:eastAsia="ja-JP"/>
                </w:rPr>
                <w:t>Hỗ trợ Khách hàng thông qua thử nghiệm tích hợp hệ thống.</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22"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E4212C9" w14:textId="77777777" w:rsidR="009A1469" w:rsidRPr="009A1469" w:rsidRDefault="009A1469" w:rsidP="009A1469">
            <w:pPr>
              <w:widowControl/>
              <w:overflowPunct/>
              <w:autoSpaceDE/>
              <w:autoSpaceDN/>
              <w:adjustRightInd/>
              <w:textAlignment w:val="auto"/>
              <w:rPr>
                <w:ins w:id="3323" w:author="Can Hong NGOC" w:date="2020-08-31T11:22:00Z"/>
                <w:sz w:val="24"/>
                <w:szCs w:val="24"/>
                <w:lang w:val="en-US" w:eastAsia="ja-JP"/>
              </w:rPr>
            </w:pPr>
            <w:ins w:id="3324" w:author="Can Hong NGOC" w:date="2020-08-31T11:22:00Z">
              <w:r w:rsidRPr="009A1469">
                <w:rPr>
                  <w:rFonts w:ascii="Arial" w:hAnsi="Arial" w:cs="Arial"/>
                  <w:sz w:val="22"/>
                  <w:szCs w:val="22"/>
                  <w:lang w:val="en-US" w:eastAsia="ja-JP"/>
                </w:rPr>
                <w:t>TD003</w:t>
              </w:r>
            </w:ins>
          </w:p>
          <w:p w14:paraId="77D79C84" w14:textId="77777777" w:rsidR="009A1469" w:rsidRPr="009A1469" w:rsidRDefault="009A1469" w:rsidP="009A1469">
            <w:pPr>
              <w:widowControl/>
              <w:overflowPunct/>
              <w:autoSpaceDE/>
              <w:autoSpaceDN/>
              <w:adjustRightInd/>
              <w:textAlignment w:val="auto"/>
              <w:rPr>
                <w:ins w:id="3325" w:author="Can Hong NGOC" w:date="2020-08-31T11:22:00Z"/>
                <w:sz w:val="24"/>
                <w:szCs w:val="24"/>
                <w:lang w:val="en-US" w:eastAsia="ja-JP"/>
              </w:rPr>
            </w:pPr>
            <w:ins w:id="3326" w:author="Can Hong NGOC" w:date="2020-08-31T11:22:00Z">
              <w:r w:rsidRPr="009A1469">
                <w:rPr>
                  <w:rFonts w:ascii="Arial" w:hAnsi="Arial" w:cs="Arial"/>
                  <w:sz w:val="22"/>
                  <w:szCs w:val="22"/>
                  <w:lang w:val="en-US" w:eastAsia="ja-JP"/>
                </w:rPr>
                <w:t>Nhật ký sự cố</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27"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59C5955" w14:textId="77777777" w:rsidR="009A1469" w:rsidRPr="009A1469" w:rsidRDefault="009A1469" w:rsidP="009A1469">
            <w:pPr>
              <w:widowControl/>
              <w:overflowPunct/>
              <w:autoSpaceDE/>
              <w:autoSpaceDN/>
              <w:adjustRightInd/>
              <w:textAlignment w:val="auto"/>
              <w:rPr>
                <w:ins w:id="3328" w:author="Can Hong NGOC" w:date="2020-08-31T11:22:00Z"/>
                <w:sz w:val="24"/>
                <w:szCs w:val="24"/>
                <w:lang w:val="en-US" w:eastAsia="ja-JP"/>
              </w:rPr>
            </w:pPr>
            <w:ins w:id="3329"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30"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A1BE293" w14:textId="77777777" w:rsidR="009A1469" w:rsidRPr="009A1469" w:rsidRDefault="009A1469" w:rsidP="009A1469">
            <w:pPr>
              <w:widowControl/>
              <w:overflowPunct/>
              <w:autoSpaceDE/>
              <w:autoSpaceDN/>
              <w:adjustRightInd/>
              <w:jc w:val="center"/>
              <w:textAlignment w:val="auto"/>
              <w:rPr>
                <w:ins w:id="3331" w:author="Can Hong NGOC" w:date="2020-08-31T11:22:00Z"/>
                <w:sz w:val="24"/>
                <w:szCs w:val="24"/>
                <w:lang w:val="en-US" w:eastAsia="ja-JP"/>
              </w:rPr>
            </w:pPr>
            <w:ins w:id="3332"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33"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1AD0134C" w14:textId="77777777" w:rsidR="009A1469" w:rsidRPr="009A1469" w:rsidRDefault="009A1469" w:rsidP="009A1469">
            <w:pPr>
              <w:widowControl/>
              <w:overflowPunct/>
              <w:autoSpaceDE/>
              <w:autoSpaceDN/>
              <w:adjustRightInd/>
              <w:jc w:val="center"/>
              <w:textAlignment w:val="auto"/>
              <w:rPr>
                <w:ins w:id="3334" w:author="Can Hong NGOC" w:date="2020-08-31T11:22:00Z"/>
                <w:sz w:val="24"/>
                <w:szCs w:val="24"/>
                <w:lang w:val="en-US" w:eastAsia="ja-JP"/>
              </w:rPr>
            </w:pPr>
            <w:ins w:id="3335"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36"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B8101AF" w14:textId="77777777" w:rsidR="009A1469" w:rsidRPr="009A1469" w:rsidRDefault="009A1469" w:rsidP="009A1469">
            <w:pPr>
              <w:widowControl/>
              <w:overflowPunct/>
              <w:autoSpaceDE/>
              <w:autoSpaceDN/>
              <w:adjustRightInd/>
              <w:jc w:val="center"/>
              <w:textAlignment w:val="auto"/>
              <w:rPr>
                <w:ins w:id="3337" w:author="Can Hong NGOC" w:date="2020-08-31T11:22:00Z"/>
                <w:sz w:val="24"/>
                <w:szCs w:val="24"/>
                <w:lang w:val="en-US" w:eastAsia="ja-JP"/>
              </w:rPr>
            </w:pPr>
            <w:ins w:id="3338" w:author="Can Hong NGOC" w:date="2020-08-31T11:22:00Z">
              <w:r w:rsidRPr="009A1469">
                <w:rPr>
                  <w:rFonts w:ascii="Arial" w:hAnsi="Arial" w:cs="Arial"/>
                  <w:sz w:val="22"/>
                  <w:szCs w:val="22"/>
                  <w:lang w:val="en-US" w:eastAsia="ja-JP"/>
                </w:rPr>
                <w:t>E</w:t>
              </w:r>
            </w:ins>
          </w:p>
        </w:tc>
      </w:tr>
      <w:tr w:rsidR="009A1469" w:rsidRPr="009A1469" w14:paraId="266B1428" w14:textId="77777777" w:rsidTr="009A1469">
        <w:tblPrEx>
          <w:tblPrExChange w:id="3339" w:author="Can Hong NGOC" w:date="2020-08-31T11:28:00Z">
            <w:tblPrEx>
              <w:tblW w:w="14757" w:type="dxa"/>
            </w:tblPrEx>
          </w:tblPrExChange>
        </w:tblPrEx>
        <w:trPr>
          <w:trHeight w:val="1070"/>
          <w:ins w:id="3340" w:author="Can Hong NGOC" w:date="2020-08-31T11:22:00Z"/>
          <w:trPrChange w:id="3341" w:author="Can Hong NGOC" w:date="2020-08-31T11:28:00Z">
            <w:trPr>
              <w:gridAfter w:val="0"/>
              <w:trHeight w:val="1070"/>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42"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75024E5" w14:textId="77777777" w:rsidR="009A1469" w:rsidRPr="009A1469" w:rsidRDefault="009A1469" w:rsidP="009A1469">
            <w:pPr>
              <w:widowControl/>
              <w:overflowPunct/>
              <w:autoSpaceDE/>
              <w:autoSpaceDN/>
              <w:adjustRightInd/>
              <w:textAlignment w:val="auto"/>
              <w:rPr>
                <w:ins w:id="3343" w:author="Can Hong NGOC" w:date="2020-08-31T11:22:00Z"/>
                <w:sz w:val="24"/>
                <w:szCs w:val="24"/>
                <w:lang w:val="en-US" w:eastAsia="ja-JP"/>
              </w:rPr>
            </w:pPr>
            <w:ins w:id="3344" w:author="Can Hong NGOC" w:date="2020-08-31T11:22:00Z">
              <w:r w:rsidRPr="009A1469">
                <w:rPr>
                  <w:rFonts w:ascii="Arial" w:hAnsi="Arial" w:cs="Arial"/>
                  <w:b/>
                  <w:bCs/>
                  <w:sz w:val="22"/>
                  <w:szCs w:val="22"/>
                  <w:lang w:val="en-US" w:eastAsia="ja-JP"/>
                </w:rPr>
                <w:t>VK.T006</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45"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8A46BC3" w14:textId="77777777" w:rsidR="009A1469" w:rsidRPr="009A1469" w:rsidRDefault="009A1469" w:rsidP="009A1469">
            <w:pPr>
              <w:widowControl/>
              <w:overflowPunct/>
              <w:autoSpaceDE/>
              <w:autoSpaceDN/>
              <w:adjustRightInd/>
              <w:textAlignment w:val="auto"/>
              <w:rPr>
                <w:ins w:id="3346" w:author="Can Hong NGOC" w:date="2020-08-31T11:22:00Z"/>
                <w:sz w:val="24"/>
                <w:szCs w:val="24"/>
                <w:lang w:val="en-US" w:eastAsia="ja-JP"/>
              </w:rPr>
            </w:pPr>
            <w:ins w:id="3347" w:author="Can Hong NGOC" w:date="2020-08-31T11:22:00Z">
              <w:r w:rsidRPr="009A1469">
                <w:rPr>
                  <w:rFonts w:ascii="Arial" w:hAnsi="Arial" w:cs="Arial"/>
                  <w:sz w:val="22"/>
                  <w:szCs w:val="22"/>
                  <w:lang w:val="en-US" w:eastAsia="ja-JP"/>
                </w:rPr>
                <w:t>Áp dụng các bản sửa lỗi / thay đổi SIT</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48"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6C6FA5F" w14:textId="77777777" w:rsidR="009A1469" w:rsidRPr="009A1469" w:rsidRDefault="009A1469" w:rsidP="009A1469">
            <w:pPr>
              <w:widowControl/>
              <w:overflowPunct/>
              <w:autoSpaceDE/>
              <w:autoSpaceDN/>
              <w:adjustRightInd/>
              <w:textAlignment w:val="auto"/>
              <w:rPr>
                <w:ins w:id="3349" w:author="Can Hong NGOC" w:date="2020-08-31T11:22:00Z"/>
                <w:sz w:val="24"/>
                <w:szCs w:val="24"/>
                <w:lang w:val="en-US" w:eastAsia="ja-JP"/>
              </w:rPr>
            </w:pPr>
            <w:ins w:id="3350" w:author="Can Hong NGOC" w:date="2020-08-31T11:22:00Z">
              <w:r w:rsidRPr="009A1469">
                <w:rPr>
                  <w:rFonts w:ascii="Arial" w:hAnsi="Arial" w:cs="Arial"/>
                  <w:sz w:val="22"/>
                  <w:szCs w:val="22"/>
                  <w:lang w:val="en-US" w:eastAsia="ja-JP"/>
                </w:rPr>
                <w:t>Áp dụng các thay đổi / sửa lỗi được yêu cầu và kiểm tra lại các tình huống không thành công để đáp ứng các tiêu chí thoát đã đồng ý.</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51"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A7FE2E2" w14:textId="77777777" w:rsidR="009A1469" w:rsidRPr="009A1469" w:rsidRDefault="009A1469" w:rsidP="009A1469">
            <w:pPr>
              <w:widowControl/>
              <w:overflowPunct/>
              <w:autoSpaceDE/>
              <w:autoSpaceDN/>
              <w:adjustRightInd/>
              <w:textAlignment w:val="auto"/>
              <w:rPr>
                <w:ins w:id="3352" w:author="Can Hong NGOC" w:date="2020-08-31T11:22:00Z"/>
                <w:sz w:val="24"/>
                <w:szCs w:val="24"/>
                <w:lang w:val="en-US" w:eastAsia="ja-JP"/>
              </w:rPr>
            </w:pPr>
            <w:ins w:id="3353" w:author="Can Hong NGOC" w:date="2020-08-31T11:22:00Z">
              <w:r w:rsidRPr="009A1469">
                <w:rPr>
                  <w:rFonts w:ascii="Arial" w:hAnsi="Arial" w:cs="Arial"/>
                  <w:sz w:val="22"/>
                  <w:szCs w:val="22"/>
                  <w:lang w:val="en-US" w:eastAsia="ja-JP"/>
                </w:rPr>
                <w:t>TD004 SIT Đăng ký Tắt</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54"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72FBFCE" w14:textId="77777777" w:rsidR="009A1469" w:rsidRPr="009A1469" w:rsidRDefault="009A1469" w:rsidP="009A1469">
            <w:pPr>
              <w:widowControl/>
              <w:overflowPunct/>
              <w:autoSpaceDE/>
              <w:autoSpaceDN/>
              <w:adjustRightInd/>
              <w:textAlignment w:val="auto"/>
              <w:rPr>
                <w:ins w:id="3355" w:author="Can Hong NGOC" w:date="2020-08-31T11:22:00Z"/>
                <w:sz w:val="24"/>
                <w:szCs w:val="24"/>
                <w:lang w:val="en-US" w:eastAsia="ja-JP"/>
              </w:rPr>
            </w:pPr>
            <w:ins w:id="3356"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57"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DDE3B85" w14:textId="77777777" w:rsidR="009A1469" w:rsidRPr="009A1469" w:rsidRDefault="009A1469" w:rsidP="009A1469">
            <w:pPr>
              <w:widowControl/>
              <w:overflowPunct/>
              <w:autoSpaceDE/>
              <w:autoSpaceDN/>
              <w:adjustRightInd/>
              <w:jc w:val="center"/>
              <w:textAlignment w:val="auto"/>
              <w:rPr>
                <w:ins w:id="3358" w:author="Can Hong NGOC" w:date="2020-08-31T11:22:00Z"/>
                <w:sz w:val="24"/>
                <w:szCs w:val="24"/>
                <w:lang w:val="en-US" w:eastAsia="ja-JP"/>
              </w:rPr>
            </w:pPr>
            <w:ins w:id="3359"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60"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19E368E" w14:textId="77777777" w:rsidR="009A1469" w:rsidRPr="009A1469" w:rsidRDefault="009A1469" w:rsidP="009A1469">
            <w:pPr>
              <w:widowControl/>
              <w:overflowPunct/>
              <w:autoSpaceDE/>
              <w:autoSpaceDN/>
              <w:adjustRightInd/>
              <w:jc w:val="center"/>
              <w:textAlignment w:val="auto"/>
              <w:rPr>
                <w:ins w:id="3361" w:author="Can Hong NGOC" w:date="2020-08-31T11:22:00Z"/>
                <w:sz w:val="24"/>
                <w:szCs w:val="24"/>
                <w:lang w:val="en-US" w:eastAsia="ja-JP"/>
              </w:rPr>
            </w:pPr>
            <w:ins w:id="3362"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63"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D9FCC3C" w14:textId="77777777" w:rsidR="009A1469" w:rsidRPr="009A1469" w:rsidRDefault="009A1469" w:rsidP="009A1469">
            <w:pPr>
              <w:widowControl/>
              <w:overflowPunct/>
              <w:autoSpaceDE/>
              <w:autoSpaceDN/>
              <w:adjustRightInd/>
              <w:jc w:val="center"/>
              <w:textAlignment w:val="auto"/>
              <w:rPr>
                <w:ins w:id="3364" w:author="Can Hong NGOC" w:date="2020-08-31T11:22:00Z"/>
                <w:sz w:val="24"/>
                <w:szCs w:val="24"/>
                <w:lang w:val="en-US" w:eastAsia="ja-JP"/>
              </w:rPr>
            </w:pPr>
            <w:ins w:id="3365" w:author="Can Hong NGOC" w:date="2020-08-31T11:22:00Z">
              <w:r w:rsidRPr="009A1469">
                <w:rPr>
                  <w:rFonts w:ascii="Arial" w:hAnsi="Arial" w:cs="Arial"/>
                  <w:sz w:val="22"/>
                  <w:szCs w:val="22"/>
                  <w:lang w:val="en-US" w:eastAsia="ja-JP"/>
                </w:rPr>
                <w:t>E</w:t>
              </w:r>
            </w:ins>
          </w:p>
        </w:tc>
      </w:tr>
      <w:tr w:rsidR="009A1469" w:rsidRPr="009A1469" w14:paraId="3DF4A79C" w14:textId="77777777" w:rsidTr="009A1469">
        <w:trPr>
          <w:trHeight w:val="1070"/>
          <w:ins w:id="3366" w:author="Can Hong NGOC" w:date="2020-08-31T11:22:00Z"/>
          <w:trPrChange w:id="3367" w:author="Can Hong NGOC" w:date="2020-08-31T11:28:00Z">
            <w:trPr>
              <w:trHeight w:val="1070"/>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68"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4F10DD5" w14:textId="77777777" w:rsidR="009A1469" w:rsidRPr="009A1469" w:rsidRDefault="009A1469" w:rsidP="009A1469">
            <w:pPr>
              <w:widowControl/>
              <w:overflowPunct/>
              <w:autoSpaceDE/>
              <w:autoSpaceDN/>
              <w:adjustRightInd/>
              <w:textAlignment w:val="auto"/>
              <w:rPr>
                <w:ins w:id="3369" w:author="Can Hong NGOC" w:date="2020-08-31T11:22:00Z"/>
                <w:sz w:val="24"/>
                <w:szCs w:val="24"/>
                <w:lang w:val="en-US" w:eastAsia="ja-JP"/>
              </w:rPr>
            </w:pPr>
            <w:ins w:id="3370" w:author="Can Hong NGOC" w:date="2020-08-31T11:22:00Z">
              <w:r w:rsidRPr="009A1469">
                <w:rPr>
                  <w:rFonts w:ascii="Arial" w:hAnsi="Arial" w:cs="Arial"/>
                  <w:b/>
                  <w:bCs/>
                  <w:sz w:val="22"/>
                  <w:szCs w:val="22"/>
                  <w:lang w:val="en-US" w:eastAsia="ja-JP"/>
                </w:rPr>
                <w:t>VK.T007</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71"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EAC9345" w14:textId="77777777" w:rsidR="009A1469" w:rsidRPr="009A1469" w:rsidRDefault="009A1469" w:rsidP="009A1469">
            <w:pPr>
              <w:widowControl/>
              <w:overflowPunct/>
              <w:autoSpaceDE/>
              <w:autoSpaceDN/>
              <w:adjustRightInd/>
              <w:textAlignment w:val="auto"/>
              <w:rPr>
                <w:ins w:id="3372" w:author="Can Hong NGOC" w:date="2020-08-31T11:22:00Z"/>
                <w:sz w:val="24"/>
                <w:szCs w:val="24"/>
                <w:lang w:val="en-US" w:eastAsia="ja-JP"/>
              </w:rPr>
            </w:pPr>
            <w:ins w:id="3373" w:author="Can Hong NGOC" w:date="2020-08-31T11:22:00Z">
              <w:r w:rsidRPr="009A1469">
                <w:rPr>
                  <w:rFonts w:ascii="Arial" w:hAnsi="Arial" w:cs="Arial"/>
                  <w:sz w:val="22"/>
                  <w:szCs w:val="22"/>
                  <w:lang w:val="en-US" w:eastAsia="ja-JP"/>
                </w:rPr>
                <w:t>Thực hiện kiểm tra sự chấp nhận của người dùng (UAT)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74"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D9AB7AD" w14:textId="77777777" w:rsidR="009A1469" w:rsidRPr="009A1469" w:rsidRDefault="009A1469" w:rsidP="009A1469">
            <w:pPr>
              <w:widowControl/>
              <w:overflowPunct/>
              <w:autoSpaceDE/>
              <w:autoSpaceDN/>
              <w:adjustRightInd/>
              <w:textAlignment w:val="auto"/>
              <w:rPr>
                <w:ins w:id="3375" w:author="Can Hong NGOC" w:date="2020-08-31T11:22:00Z"/>
                <w:sz w:val="24"/>
                <w:szCs w:val="24"/>
                <w:lang w:val="en-US" w:eastAsia="ja-JP"/>
              </w:rPr>
            </w:pPr>
            <w:ins w:id="3376" w:author="Can Hong NGOC" w:date="2020-08-31T11:22:00Z">
              <w:r w:rsidRPr="009A1469">
                <w:rPr>
                  <w:rFonts w:ascii="Arial" w:hAnsi="Arial" w:cs="Arial"/>
                  <w:sz w:val="22"/>
                  <w:szCs w:val="22"/>
                  <w:lang w:val="en-US" w:eastAsia="ja-JP"/>
                </w:rPr>
                <w:t>Hỗ trợ khách hàng kiểm tra và tiến hành xác thực hoạt động để đảm bảo rằng Giải pháp được định cấu hình đang hoạt động như được chỉ định.</w:t>
              </w:r>
            </w:ins>
          </w:p>
          <w:p w14:paraId="53853A1E" w14:textId="77777777" w:rsidR="009A1469" w:rsidRPr="009A1469" w:rsidRDefault="009A1469" w:rsidP="009A1469">
            <w:pPr>
              <w:widowControl/>
              <w:overflowPunct/>
              <w:autoSpaceDE/>
              <w:autoSpaceDN/>
              <w:adjustRightInd/>
              <w:textAlignment w:val="auto"/>
              <w:rPr>
                <w:ins w:id="3377" w:author="Can Hong NGOC" w:date="2020-08-31T11:22:00Z"/>
                <w:sz w:val="24"/>
                <w:szCs w:val="24"/>
                <w:lang w:val="en-US" w:eastAsia="ja-JP"/>
              </w:rPr>
            </w:pPr>
            <w:ins w:id="3378" w:author="Can Hong NGOC" w:date="2020-08-31T11:22:00Z">
              <w:r w:rsidRPr="009A1469">
                <w:rPr>
                  <w:rFonts w:ascii="Arial" w:hAnsi="Arial" w:cs="Arial"/>
                  <w:lang w:val="en-US" w:eastAsia="ja-JP"/>
                </w:rPr>
                <w:t> </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79"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9137BAC" w14:textId="77777777" w:rsidR="009A1469" w:rsidRPr="009A1469" w:rsidRDefault="009A1469" w:rsidP="009A1469">
            <w:pPr>
              <w:widowControl/>
              <w:overflowPunct/>
              <w:autoSpaceDE/>
              <w:autoSpaceDN/>
              <w:adjustRightInd/>
              <w:textAlignment w:val="auto"/>
              <w:rPr>
                <w:ins w:id="3380" w:author="Can Hong NGOC" w:date="2020-08-31T11:22:00Z"/>
                <w:sz w:val="24"/>
                <w:szCs w:val="24"/>
                <w:lang w:val="en-US" w:eastAsia="ja-JP"/>
              </w:rPr>
            </w:pPr>
            <w:ins w:id="3381" w:author="Can Hong NGOC" w:date="2020-08-31T11:22:00Z">
              <w:r w:rsidRPr="009A1469">
                <w:rPr>
                  <w:rFonts w:ascii="Arial" w:hAnsi="Arial" w:cs="Arial"/>
                  <w:sz w:val="22"/>
                  <w:szCs w:val="22"/>
                  <w:lang w:val="en-US" w:eastAsia="ja-JP"/>
                </w:rPr>
                <w:t>TD003</w:t>
              </w:r>
            </w:ins>
          </w:p>
          <w:p w14:paraId="3B7C491B" w14:textId="77777777" w:rsidR="009A1469" w:rsidRPr="009A1469" w:rsidRDefault="009A1469" w:rsidP="009A1469">
            <w:pPr>
              <w:widowControl/>
              <w:overflowPunct/>
              <w:autoSpaceDE/>
              <w:autoSpaceDN/>
              <w:adjustRightInd/>
              <w:textAlignment w:val="auto"/>
              <w:rPr>
                <w:ins w:id="3382" w:author="Can Hong NGOC" w:date="2020-08-31T11:22:00Z"/>
                <w:sz w:val="24"/>
                <w:szCs w:val="24"/>
                <w:lang w:val="en-US" w:eastAsia="ja-JP"/>
              </w:rPr>
            </w:pPr>
            <w:ins w:id="3383" w:author="Can Hong NGOC" w:date="2020-08-31T11:22:00Z">
              <w:r w:rsidRPr="009A1469">
                <w:rPr>
                  <w:rFonts w:ascii="Arial" w:hAnsi="Arial" w:cs="Arial"/>
                  <w:sz w:val="22"/>
                  <w:szCs w:val="22"/>
                  <w:lang w:val="en-US" w:eastAsia="ja-JP"/>
                </w:rPr>
                <w:t>Nhật ký sự cố</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84"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A0D5F8F" w14:textId="77777777" w:rsidR="009A1469" w:rsidRPr="009A1469" w:rsidRDefault="009A1469" w:rsidP="009A1469">
            <w:pPr>
              <w:widowControl/>
              <w:overflowPunct/>
              <w:autoSpaceDE/>
              <w:autoSpaceDN/>
              <w:adjustRightInd/>
              <w:textAlignment w:val="auto"/>
              <w:rPr>
                <w:ins w:id="3385" w:author="Can Hong NGOC" w:date="2020-08-31T11:22:00Z"/>
                <w:sz w:val="24"/>
                <w:szCs w:val="24"/>
                <w:lang w:val="en-US" w:eastAsia="ja-JP"/>
              </w:rPr>
            </w:pPr>
            <w:ins w:id="3386"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87"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E17C71E" w14:textId="77777777" w:rsidR="009A1469" w:rsidRPr="009A1469" w:rsidRDefault="009A1469" w:rsidP="009A1469">
            <w:pPr>
              <w:widowControl/>
              <w:overflowPunct/>
              <w:autoSpaceDE/>
              <w:autoSpaceDN/>
              <w:adjustRightInd/>
              <w:jc w:val="center"/>
              <w:textAlignment w:val="auto"/>
              <w:rPr>
                <w:ins w:id="3388" w:author="Can Hong NGOC" w:date="2020-08-31T11:22:00Z"/>
                <w:sz w:val="24"/>
                <w:szCs w:val="24"/>
                <w:lang w:val="en-US" w:eastAsia="ja-JP"/>
              </w:rPr>
            </w:pPr>
            <w:ins w:id="3389"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90"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13E9F64" w14:textId="77777777" w:rsidR="009A1469" w:rsidRPr="009A1469" w:rsidRDefault="009A1469" w:rsidP="009A1469">
            <w:pPr>
              <w:widowControl/>
              <w:overflowPunct/>
              <w:autoSpaceDE/>
              <w:autoSpaceDN/>
              <w:adjustRightInd/>
              <w:jc w:val="center"/>
              <w:textAlignment w:val="auto"/>
              <w:rPr>
                <w:ins w:id="3391" w:author="Can Hong NGOC" w:date="2020-08-31T11:22:00Z"/>
                <w:sz w:val="24"/>
                <w:szCs w:val="24"/>
                <w:lang w:val="en-US" w:eastAsia="ja-JP"/>
              </w:rPr>
            </w:pPr>
            <w:ins w:id="3392"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93"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A75A2D5" w14:textId="77777777" w:rsidR="009A1469" w:rsidRPr="009A1469" w:rsidRDefault="009A1469" w:rsidP="009A1469">
            <w:pPr>
              <w:widowControl/>
              <w:overflowPunct/>
              <w:autoSpaceDE/>
              <w:autoSpaceDN/>
              <w:adjustRightInd/>
              <w:jc w:val="center"/>
              <w:textAlignment w:val="auto"/>
              <w:rPr>
                <w:ins w:id="3394" w:author="Can Hong NGOC" w:date="2020-08-31T11:22:00Z"/>
                <w:sz w:val="24"/>
                <w:szCs w:val="24"/>
                <w:lang w:val="en-US" w:eastAsia="ja-JP"/>
              </w:rPr>
            </w:pPr>
            <w:ins w:id="3395" w:author="Can Hong NGOC" w:date="2020-08-31T11:22:00Z">
              <w:r w:rsidRPr="009A1469">
                <w:rPr>
                  <w:rFonts w:ascii="Arial" w:hAnsi="Arial" w:cs="Arial"/>
                  <w:sz w:val="22"/>
                  <w:szCs w:val="22"/>
                  <w:lang w:val="en-US" w:eastAsia="ja-JP"/>
                </w:rPr>
                <w:t>E</w:t>
              </w:r>
            </w:ins>
          </w:p>
        </w:tc>
      </w:tr>
      <w:tr w:rsidR="009A1469" w:rsidRPr="009A1469" w14:paraId="11BF886C" w14:textId="77777777" w:rsidTr="009A1469">
        <w:tblPrEx>
          <w:tblPrExChange w:id="3396" w:author="Can Hong NGOC" w:date="2020-08-31T11:28:00Z">
            <w:tblPrEx>
              <w:tblW w:w="14757" w:type="dxa"/>
            </w:tblPrEx>
          </w:tblPrExChange>
        </w:tblPrEx>
        <w:trPr>
          <w:trHeight w:val="1070"/>
          <w:ins w:id="3397" w:author="Can Hong NGOC" w:date="2020-08-31T11:22:00Z"/>
          <w:trPrChange w:id="3398" w:author="Can Hong NGOC" w:date="2020-08-31T11:28:00Z">
            <w:trPr>
              <w:gridAfter w:val="0"/>
              <w:trHeight w:val="1070"/>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99"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DCEEA87" w14:textId="77777777" w:rsidR="009A1469" w:rsidRPr="009A1469" w:rsidRDefault="009A1469" w:rsidP="009A1469">
            <w:pPr>
              <w:widowControl/>
              <w:overflowPunct/>
              <w:autoSpaceDE/>
              <w:autoSpaceDN/>
              <w:adjustRightInd/>
              <w:textAlignment w:val="auto"/>
              <w:rPr>
                <w:ins w:id="3400" w:author="Can Hong NGOC" w:date="2020-08-31T11:22:00Z"/>
                <w:sz w:val="24"/>
                <w:szCs w:val="24"/>
                <w:lang w:val="en-US" w:eastAsia="ja-JP"/>
              </w:rPr>
            </w:pPr>
            <w:ins w:id="3401" w:author="Can Hong NGOC" w:date="2020-08-31T11:22:00Z">
              <w:r w:rsidRPr="009A1469">
                <w:rPr>
                  <w:rFonts w:ascii="Arial" w:hAnsi="Arial" w:cs="Arial"/>
                  <w:b/>
                  <w:bCs/>
                  <w:sz w:val="22"/>
                  <w:szCs w:val="22"/>
                  <w:lang w:val="en-US" w:eastAsia="ja-JP"/>
                </w:rPr>
                <w:t>VK.T008</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02"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6083B99" w14:textId="77777777" w:rsidR="009A1469" w:rsidRPr="009A1469" w:rsidRDefault="009A1469" w:rsidP="009A1469">
            <w:pPr>
              <w:widowControl/>
              <w:overflowPunct/>
              <w:autoSpaceDE/>
              <w:autoSpaceDN/>
              <w:adjustRightInd/>
              <w:textAlignment w:val="auto"/>
              <w:rPr>
                <w:ins w:id="3403" w:author="Can Hong NGOC" w:date="2020-08-31T11:22:00Z"/>
                <w:sz w:val="24"/>
                <w:szCs w:val="24"/>
                <w:lang w:val="en-US" w:eastAsia="ja-JP"/>
              </w:rPr>
            </w:pPr>
            <w:ins w:id="3404" w:author="Can Hong NGOC" w:date="2020-08-31T11:22:00Z">
              <w:r w:rsidRPr="009A1469">
                <w:rPr>
                  <w:rFonts w:ascii="Arial" w:hAnsi="Arial" w:cs="Arial"/>
                  <w:sz w:val="22"/>
                  <w:szCs w:val="22"/>
                  <w:lang w:val="en-US" w:eastAsia="ja-JP"/>
                </w:rPr>
                <w:t>Áp dụng các bản sửa lỗi UAT</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05"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4E32E7A" w14:textId="77777777" w:rsidR="009A1469" w:rsidRPr="009A1469" w:rsidRDefault="009A1469" w:rsidP="009A1469">
            <w:pPr>
              <w:widowControl/>
              <w:overflowPunct/>
              <w:autoSpaceDE/>
              <w:autoSpaceDN/>
              <w:adjustRightInd/>
              <w:textAlignment w:val="auto"/>
              <w:rPr>
                <w:ins w:id="3406" w:author="Can Hong NGOC" w:date="2020-08-31T11:22:00Z"/>
                <w:sz w:val="24"/>
                <w:szCs w:val="24"/>
                <w:lang w:val="en-US" w:eastAsia="ja-JP"/>
              </w:rPr>
            </w:pPr>
            <w:ins w:id="3407" w:author="Can Hong NGOC" w:date="2020-08-31T11:22:00Z">
              <w:r w:rsidRPr="009A1469">
                <w:rPr>
                  <w:rFonts w:ascii="Arial" w:hAnsi="Arial" w:cs="Arial"/>
                  <w:sz w:val="22"/>
                  <w:szCs w:val="22"/>
                  <w:lang w:val="en-US" w:eastAsia="ja-JP"/>
                </w:rPr>
                <w:t>Áp dụng các thay đổi / sửa lỗi cần thiết &amp; Kiểm tra lại các tình huống không thành công để đảm bảo đáp ứng các tiêu chí thoát đã đồng ý</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08"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A7AEC9D" w14:textId="77777777" w:rsidR="009A1469" w:rsidRPr="009A1469" w:rsidRDefault="009A1469" w:rsidP="009A1469">
            <w:pPr>
              <w:widowControl/>
              <w:overflowPunct/>
              <w:autoSpaceDE/>
              <w:autoSpaceDN/>
              <w:adjustRightInd/>
              <w:textAlignment w:val="auto"/>
              <w:rPr>
                <w:ins w:id="3409" w:author="Can Hong NGOC" w:date="2020-08-31T11:22:00Z"/>
                <w:sz w:val="24"/>
                <w:szCs w:val="24"/>
                <w:lang w:val="en-US" w:eastAsia="ja-JP"/>
              </w:rPr>
            </w:pPr>
            <w:ins w:id="3410" w:author="Can Hong NGOC" w:date="2020-08-31T11:22:00Z">
              <w:r w:rsidRPr="009A1469">
                <w:rPr>
                  <w:rFonts w:ascii="Arial" w:hAnsi="Arial" w:cs="Arial"/>
                  <w:sz w:val="22"/>
                  <w:szCs w:val="22"/>
                  <w:lang w:val="en-US" w:eastAsia="ja-JP"/>
                </w:rPr>
                <w:t>TD003 &amp; TD006 UAT Đăng nhập</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11"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8D42B42" w14:textId="77777777" w:rsidR="009A1469" w:rsidRPr="009A1469" w:rsidRDefault="009A1469" w:rsidP="009A1469">
            <w:pPr>
              <w:widowControl/>
              <w:overflowPunct/>
              <w:autoSpaceDE/>
              <w:autoSpaceDN/>
              <w:adjustRightInd/>
              <w:textAlignment w:val="auto"/>
              <w:rPr>
                <w:ins w:id="3412" w:author="Can Hong NGOC" w:date="2020-08-31T11:22:00Z"/>
                <w:sz w:val="24"/>
                <w:szCs w:val="24"/>
                <w:lang w:val="en-US" w:eastAsia="ja-JP"/>
              </w:rPr>
            </w:pPr>
            <w:ins w:id="3413"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14"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E8C7638" w14:textId="77777777" w:rsidR="009A1469" w:rsidRPr="009A1469" w:rsidRDefault="009A1469" w:rsidP="009A1469">
            <w:pPr>
              <w:widowControl/>
              <w:overflowPunct/>
              <w:autoSpaceDE/>
              <w:autoSpaceDN/>
              <w:adjustRightInd/>
              <w:jc w:val="center"/>
              <w:textAlignment w:val="auto"/>
              <w:rPr>
                <w:ins w:id="3415" w:author="Can Hong NGOC" w:date="2020-08-31T11:22:00Z"/>
                <w:sz w:val="24"/>
                <w:szCs w:val="24"/>
                <w:lang w:val="en-US" w:eastAsia="ja-JP"/>
              </w:rPr>
            </w:pPr>
            <w:ins w:id="3416"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17"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DA003C1" w14:textId="77777777" w:rsidR="009A1469" w:rsidRPr="009A1469" w:rsidRDefault="009A1469" w:rsidP="009A1469">
            <w:pPr>
              <w:widowControl/>
              <w:overflowPunct/>
              <w:autoSpaceDE/>
              <w:autoSpaceDN/>
              <w:adjustRightInd/>
              <w:jc w:val="center"/>
              <w:textAlignment w:val="auto"/>
              <w:rPr>
                <w:ins w:id="3418" w:author="Can Hong NGOC" w:date="2020-08-31T11:22:00Z"/>
                <w:sz w:val="24"/>
                <w:szCs w:val="24"/>
                <w:lang w:val="en-US" w:eastAsia="ja-JP"/>
              </w:rPr>
            </w:pPr>
            <w:ins w:id="3419"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20"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EBCF2E8" w14:textId="77777777" w:rsidR="009A1469" w:rsidRPr="009A1469" w:rsidRDefault="009A1469" w:rsidP="009A1469">
            <w:pPr>
              <w:widowControl/>
              <w:overflowPunct/>
              <w:autoSpaceDE/>
              <w:autoSpaceDN/>
              <w:adjustRightInd/>
              <w:jc w:val="center"/>
              <w:textAlignment w:val="auto"/>
              <w:rPr>
                <w:ins w:id="3421" w:author="Can Hong NGOC" w:date="2020-08-31T11:22:00Z"/>
                <w:sz w:val="24"/>
                <w:szCs w:val="24"/>
                <w:lang w:val="en-US" w:eastAsia="ja-JP"/>
              </w:rPr>
            </w:pPr>
            <w:ins w:id="3422" w:author="Can Hong NGOC" w:date="2020-08-31T11:22:00Z">
              <w:r w:rsidRPr="009A1469">
                <w:rPr>
                  <w:rFonts w:ascii="Arial" w:hAnsi="Arial" w:cs="Arial"/>
                  <w:sz w:val="22"/>
                  <w:szCs w:val="22"/>
                  <w:lang w:val="en-US" w:eastAsia="ja-JP"/>
                </w:rPr>
                <w:t>E</w:t>
              </w:r>
            </w:ins>
          </w:p>
        </w:tc>
      </w:tr>
      <w:tr w:rsidR="009A1469" w:rsidRPr="009A1469" w14:paraId="738F25DE" w14:textId="77777777" w:rsidTr="009A1469">
        <w:trPr>
          <w:trHeight w:val="1125"/>
          <w:ins w:id="3423" w:author="Can Hong NGOC" w:date="2020-08-31T11:22:00Z"/>
          <w:trPrChange w:id="3424" w:author="Can Hong NGOC" w:date="2020-08-31T11:28:00Z">
            <w:trPr>
              <w:trHeight w:val="1125"/>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25"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BE15E6A" w14:textId="77777777" w:rsidR="009A1469" w:rsidRPr="009A1469" w:rsidRDefault="009A1469" w:rsidP="009A1469">
            <w:pPr>
              <w:widowControl/>
              <w:overflowPunct/>
              <w:autoSpaceDE/>
              <w:autoSpaceDN/>
              <w:adjustRightInd/>
              <w:textAlignment w:val="auto"/>
              <w:rPr>
                <w:ins w:id="3426" w:author="Can Hong NGOC" w:date="2020-08-31T11:22:00Z"/>
                <w:sz w:val="24"/>
                <w:szCs w:val="24"/>
                <w:lang w:val="en-US" w:eastAsia="ja-JP"/>
              </w:rPr>
            </w:pPr>
            <w:ins w:id="3427" w:author="Can Hong NGOC" w:date="2020-08-31T11:22:00Z">
              <w:r w:rsidRPr="009A1469">
                <w:rPr>
                  <w:rFonts w:ascii="Arial" w:hAnsi="Arial" w:cs="Arial"/>
                  <w:b/>
                  <w:bCs/>
                  <w:sz w:val="22"/>
                  <w:szCs w:val="22"/>
                  <w:lang w:val="en-US" w:eastAsia="ja-JP"/>
                </w:rPr>
                <w:t>VK.T009</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28"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FEFF7C8" w14:textId="77777777" w:rsidR="009A1469" w:rsidRPr="009A1469" w:rsidRDefault="009A1469" w:rsidP="009A1469">
            <w:pPr>
              <w:widowControl/>
              <w:overflowPunct/>
              <w:autoSpaceDE/>
              <w:autoSpaceDN/>
              <w:adjustRightInd/>
              <w:textAlignment w:val="auto"/>
              <w:rPr>
                <w:ins w:id="3429" w:author="Can Hong NGOC" w:date="2020-08-31T11:22:00Z"/>
                <w:sz w:val="24"/>
                <w:szCs w:val="24"/>
                <w:lang w:val="en-US" w:eastAsia="ja-JP"/>
              </w:rPr>
            </w:pPr>
            <w:ins w:id="3430" w:author="Can Hong NGOC" w:date="2020-08-31T11:22:00Z">
              <w:r w:rsidRPr="009A1469">
                <w:rPr>
                  <w:rFonts w:ascii="Arial" w:hAnsi="Arial" w:cs="Arial"/>
                  <w:sz w:val="22"/>
                  <w:szCs w:val="22"/>
                  <w:lang w:val="en-US" w:eastAsia="ja-JP"/>
                </w:rPr>
                <w:t>Cập nhật các thủ tục và quy trình kinh doanh</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31"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4015D18" w14:textId="77777777" w:rsidR="009A1469" w:rsidRPr="009A1469" w:rsidRDefault="009A1469" w:rsidP="009A1469">
            <w:pPr>
              <w:widowControl/>
              <w:overflowPunct/>
              <w:autoSpaceDE/>
              <w:autoSpaceDN/>
              <w:adjustRightInd/>
              <w:textAlignment w:val="auto"/>
              <w:rPr>
                <w:ins w:id="3432" w:author="Can Hong NGOC" w:date="2020-08-31T11:22:00Z"/>
                <w:sz w:val="24"/>
                <w:szCs w:val="24"/>
                <w:lang w:val="en-US" w:eastAsia="ja-JP"/>
              </w:rPr>
            </w:pPr>
            <w:ins w:id="3433" w:author="Can Hong NGOC" w:date="2020-08-31T11:22:00Z">
              <w:r w:rsidRPr="009A1469">
                <w:rPr>
                  <w:rFonts w:ascii="Arial" w:hAnsi="Arial" w:cs="Arial"/>
                  <w:sz w:val="22"/>
                  <w:szCs w:val="22"/>
                  <w:lang w:val="en-US" w:eastAsia="ja-JP"/>
                </w:rPr>
                <w:t>Khách hàng ghi lại các thủ tục và quy trình kinh doanh cập nhật</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34"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35D265A" w14:textId="77777777" w:rsidR="009A1469" w:rsidRPr="009A1469" w:rsidRDefault="009A1469" w:rsidP="009A1469">
            <w:pPr>
              <w:widowControl/>
              <w:overflowPunct/>
              <w:autoSpaceDE/>
              <w:autoSpaceDN/>
              <w:adjustRightInd/>
              <w:textAlignment w:val="auto"/>
              <w:rPr>
                <w:ins w:id="3435" w:author="Can Hong NGOC" w:date="2020-08-31T11:22:00Z"/>
                <w:sz w:val="24"/>
                <w:szCs w:val="24"/>
                <w:lang w:val="en-US" w:eastAsia="ja-JP"/>
              </w:rPr>
            </w:pPr>
            <w:ins w:id="3436" w:author="Can Hong NGOC" w:date="2020-08-31T11:22:00Z">
              <w:r w:rsidRPr="009A1469">
                <w:rPr>
                  <w:rFonts w:ascii="Arial" w:hAnsi="Arial" w:cs="Arial"/>
                  <w:sz w:val="22"/>
                  <w:szCs w:val="22"/>
                  <w:lang w:val="en-US" w:eastAsia="ja-JP"/>
                </w:rPr>
                <w:t>Hướng dẫn vận hành TD007</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37"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7953338" w14:textId="77777777" w:rsidR="009A1469" w:rsidRPr="009A1469" w:rsidRDefault="009A1469" w:rsidP="009A1469">
            <w:pPr>
              <w:widowControl/>
              <w:overflowPunct/>
              <w:autoSpaceDE/>
              <w:autoSpaceDN/>
              <w:adjustRightInd/>
              <w:textAlignment w:val="auto"/>
              <w:rPr>
                <w:ins w:id="3438" w:author="Can Hong NGOC" w:date="2020-08-31T11:22:00Z"/>
                <w:sz w:val="24"/>
                <w:szCs w:val="24"/>
                <w:lang w:val="en-US" w:eastAsia="ja-JP"/>
              </w:rPr>
            </w:pPr>
            <w:ins w:id="3439"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40"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1DAD417" w14:textId="77777777" w:rsidR="009A1469" w:rsidRPr="009A1469" w:rsidRDefault="009A1469" w:rsidP="009A1469">
            <w:pPr>
              <w:widowControl/>
              <w:overflowPunct/>
              <w:autoSpaceDE/>
              <w:autoSpaceDN/>
              <w:adjustRightInd/>
              <w:jc w:val="center"/>
              <w:textAlignment w:val="auto"/>
              <w:rPr>
                <w:ins w:id="3441" w:author="Can Hong NGOC" w:date="2020-08-31T11:22:00Z"/>
                <w:sz w:val="24"/>
                <w:szCs w:val="24"/>
                <w:lang w:val="en-US" w:eastAsia="ja-JP"/>
              </w:rPr>
            </w:pPr>
            <w:ins w:id="3442"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43"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3077403" w14:textId="77777777" w:rsidR="009A1469" w:rsidRPr="009A1469" w:rsidRDefault="009A1469" w:rsidP="009A1469">
            <w:pPr>
              <w:widowControl/>
              <w:overflowPunct/>
              <w:autoSpaceDE/>
              <w:autoSpaceDN/>
              <w:adjustRightInd/>
              <w:jc w:val="center"/>
              <w:textAlignment w:val="auto"/>
              <w:rPr>
                <w:ins w:id="3444" w:author="Can Hong NGOC" w:date="2020-08-31T11:22:00Z"/>
                <w:sz w:val="24"/>
                <w:szCs w:val="24"/>
                <w:lang w:val="en-US" w:eastAsia="ja-JP"/>
              </w:rPr>
            </w:pPr>
            <w:ins w:id="3445" w:author="Can Hong NGOC" w:date="2020-08-31T11:22:00Z">
              <w:r w:rsidRPr="009A1469">
                <w:rPr>
                  <w:rFonts w:ascii="Arial" w:hAnsi="Arial" w:cs="Arial"/>
                  <w:lang w:val="en-US" w:eastAsia="ja-JP"/>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46"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FFA6204" w14:textId="77777777" w:rsidR="009A1469" w:rsidRPr="009A1469" w:rsidRDefault="009A1469" w:rsidP="009A1469">
            <w:pPr>
              <w:widowControl/>
              <w:overflowPunct/>
              <w:autoSpaceDE/>
              <w:autoSpaceDN/>
              <w:adjustRightInd/>
              <w:jc w:val="center"/>
              <w:textAlignment w:val="auto"/>
              <w:rPr>
                <w:ins w:id="3447" w:author="Can Hong NGOC" w:date="2020-08-31T11:22:00Z"/>
                <w:sz w:val="24"/>
                <w:szCs w:val="24"/>
                <w:lang w:val="en-US" w:eastAsia="ja-JP"/>
              </w:rPr>
            </w:pPr>
            <w:ins w:id="3448" w:author="Can Hong NGOC" w:date="2020-08-31T11:22:00Z">
              <w:r w:rsidRPr="009A1469">
                <w:rPr>
                  <w:rFonts w:ascii="Arial" w:hAnsi="Arial" w:cs="Arial"/>
                  <w:sz w:val="22"/>
                  <w:szCs w:val="22"/>
                  <w:lang w:val="en-US" w:eastAsia="ja-JP"/>
                </w:rPr>
                <w:t>E</w:t>
              </w:r>
            </w:ins>
          </w:p>
        </w:tc>
      </w:tr>
      <w:tr w:rsidR="009A1469" w:rsidRPr="009A1469" w14:paraId="4BDEFD2B" w14:textId="77777777" w:rsidTr="009A1469">
        <w:tblPrEx>
          <w:tblPrExChange w:id="3449" w:author="Can Hong NGOC" w:date="2020-08-31T11:28:00Z">
            <w:tblPrEx>
              <w:tblW w:w="14757" w:type="dxa"/>
            </w:tblPrEx>
          </w:tblPrExChange>
        </w:tblPrEx>
        <w:trPr>
          <w:trHeight w:val="1203"/>
          <w:ins w:id="3450" w:author="Can Hong NGOC" w:date="2020-08-31T11:22:00Z"/>
          <w:trPrChange w:id="3451" w:author="Can Hong NGOC" w:date="2020-08-31T11:28:00Z">
            <w:trPr>
              <w:gridAfter w:val="0"/>
              <w:trHeight w:val="1203"/>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52"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5AC9D93" w14:textId="77777777" w:rsidR="009A1469" w:rsidRPr="009A1469" w:rsidRDefault="009A1469" w:rsidP="009A1469">
            <w:pPr>
              <w:widowControl/>
              <w:overflowPunct/>
              <w:autoSpaceDE/>
              <w:autoSpaceDN/>
              <w:adjustRightInd/>
              <w:textAlignment w:val="auto"/>
              <w:rPr>
                <w:ins w:id="3453" w:author="Can Hong NGOC" w:date="2020-08-31T11:22:00Z"/>
                <w:sz w:val="24"/>
                <w:szCs w:val="24"/>
                <w:lang w:val="en-US" w:eastAsia="ja-JP"/>
              </w:rPr>
            </w:pPr>
            <w:ins w:id="3454" w:author="Can Hong NGOC" w:date="2020-08-31T11:22:00Z">
              <w:r w:rsidRPr="009A1469">
                <w:rPr>
                  <w:rFonts w:ascii="Arial" w:hAnsi="Arial" w:cs="Arial"/>
                  <w:b/>
                  <w:bCs/>
                  <w:sz w:val="22"/>
                  <w:szCs w:val="22"/>
                  <w:lang w:val="en-US" w:eastAsia="ja-JP"/>
                </w:rPr>
                <w:t>VK.T011</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55"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A25E7D8" w14:textId="77777777" w:rsidR="009A1469" w:rsidRPr="009A1469" w:rsidRDefault="009A1469" w:rsidP="009A1469">
            <w:pPr>
              <w:widowControl/>
              <w:overflowPunct/>
              <w:autoSpaceDE/>
              <w:autoSpaceDN/>
              <w:adjustRightInd/>
              <w:textAlignment w:val="auto"/>
              <w:rPr>
                <w:ins w:id="3456" w:author="Can Hong NGOC" w:date="2020-08-31T11:22:00Z"/>
                <w:sz w:val="24"/>
                <w:szCs w:val="24"/>
                <w:lang w:val="en-US" w:eastAsia="ja-JP"/>
              </w:rPr>
            </w:pPr>
            <w:ins w:id="3457" w:author="Can Hong NGOC" w:date="2020-08-31T11:22:00Z">
              <w:r w:rsidRPr="009A1469">
                <w:rPr>
                  <w:rFonts w:ascii="Arial" w:hAnsi="Arial" w:cs="Arial"/>
                  <w:sz w:val="22"/>
                  <w:szCs w:val="22"/>
                  <w:lang w:val="en-US" w:eastAsia="ja-JP"/>
                </w:rPr>
                <w:t>Thiết lập môi trường UAT</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58"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B3C2255" w14:textId="77777777" w:rsidR="009A1469" w:rsidRPr="009A1469" w:rsidRDefault="009A1469" w:rsidP="009A1469">
            <w:pPr>
              <w:widowControl/>
              <w:overflowPunct/>
              <w:autoSpaceDE/>
              <w:autoSpaceDN/>
              <w:adjustRightInd/>
              <w:textAlignment w:val="auto"/>
              <w:rPr>
                <w:ins w:id="3459" w:author="Can Hong NGOC" w:date="2020-08-31T11:22:00Z"/>
                <w:sz w:val="24"/>
                <w:szCs w:val="24"/>
                <w:lang w:val="en-US" w:eastAsia="ja-JP"/>
              </w:rPr>
            </w:pPr>
            <w:ins w:id="3460" w:author="Can Hong NGOC" w:date="2020-08-31T11:22:00Z">
              <w:r w:rsidRPr="009A1469">
                <w:rPr>
                  <w:rFonts w:ascii="Arial" w:hAnsi="Arial" w:cs="Arial"/>
                  <w:sz w:val="22"/>
                  <w:szCs w:val="22"/>
                  <w:lang w:val="en-US" w:eastAsia="ja-JP"/>
                </w:rPr>
                <w:t>Khách hàng chuẩn bị Môi trường UAT bằng cách cài đặt cấu hình mô hình ứng dụng cuối cùng của Giải pháp.</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61"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CFE010D" w14:textId="77777777" w:rsidR="009A1469" w:rsidRPr="009A1469" w:rsidRDefault="009A1469" w:rsidP="009A1469">
            <w:pPr>
              <w:widowControl/>
              <w:overflowPunct/>
              <w:autoSpaceDE/>
              <w:autoSpaceDN/>
              <w:adjustRightInd/>
              <w:textAlignment w:val="auto"/>
              <w:rPr>
                <w:ins w:id="3462" w:author="Can Hong NGOC" w:date="2020-08-31T11:22:00Z"/>
                <w:sz w:val="24"/>
                <w:szCs w:val="24"/>
                <w:lang w:val="en-US" w:eastAsia="ja-JP"/>
              </w:rPr>
            </w:pPr>
            <w:ins w:id="3463" w:author="Can Hong NGOC" w:date="2020-08-31T11:22:00Z">
              <w:r w:rsidRPr="009A1469">
                <w:rPr>
                  <w:rFonts w:ascii="Arial" w:hAnsi="Arial" w:cs="Arial"/>
                  <w:sz w:val="22"/>
                  <w:szCs w:val="22"/>
                  <w:lang w:val="en-US" w:eastAsia="ja-JP"/>
                </w:rPr>
                <w:t>TD008 UAT Môi trường sẵn sàng</w:t>
              </w:r>
            </w:ins>
          </w:p>
          <w:p w14:paraId="477B3866" w14:textId="77777777" w:rsidR="009A1469" w:rsidRPr="009A1469" w:rsidRDefault="009A1469" w:rsidP="009A1469">
            <w:pPr>
              <w:widowControl/>
              <w:overflowPunct/>
              <w:autoSpaceDE/>
              <w:autoSpaceDN/>
              <w:adjustRightInd/>
              <w:textAlignment w:val="auto"/>
              <w:rPr>
                <w:ins w:id="3464" w:author="Can Hong NGOC" w:date="2020-08-31T11:22:00Z"/>
                <w:sz w:val="24"/>
                <w:szCs w:val="24"/>
                <w:lang w:val="en-US" w:eastAsia="ja-JP"/>
              </w:rPr>
            </w:pPr>
            <w:ins w:id="3465" w:author="Can Hong NGOC" w:date="2020-08-31T11:22:00Z">
              <w:r w:rsidRPr="009A1469">
                <w:rPr>
                  <w:rFonts w:ascii="Arial" w:hAnsi="Arial" w:cs="Arial"/>
                  <w:lang w:val="en-US" w:eastAsia="ja-JP"/>
                </w:rPr>
                <w:t> </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66"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D2F7160" w14:textId="77777777" w:rsidR="009A1469" w:rsidRPr="009A1469" w:rsidRDefault="009A1469" w:rsidP="009A1469">
            <w:pPr>
              <w:widowControl/>
              <w:overflowPunct/>
              <w:autoSpaceDE/>
              <w:autoSpaceDN/>
              <w:adjustRightInd/>
              <w:textAlignment w:val="auto"/>
              <w:rPr>
                <w:ins w:id="3467" w:author="Can Hong NGOC" w:date="2020-08-31T11:22:00Z"/>
                <w:sz w:val="24"/>
                <w:szCs w:val="24"/>
                <w:lang w:val="en-US" w:eastAsia="ja-JP"/>
              </w:rPr>
            </w:pPr>
            <w:ins w:id="3468" w:author="Can Hong NGOC" w:date="2020-08-31T11:22:00Z">
              <w:r w:rsidRPr="009A1469">
                <w:rPr>
                  <w:rFonts w:ascii="Arial" w:hAnsi="Arial" w:cs="Arial"/>
                  <w:sz w:val="22"/>
                  <w:szCs w:val="22"/>
                  <w:lang w:val="en-US" w:eastAsia="ja-JP"/>
                </w:rPr>
                <w:t>Hệ thống</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69"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01D654B" w14:textId="77777777" w:rsidR="009A1469" w:rsidRPr="009A1469" w:rsidRDefault="009A1469" w:rsidP="009A1469">
            <w:pPr>
              <w:widowControl/>
              <w:overflowPunct/>
              <w:autoSpaceDE/>
              <w:autoSpaceDN/>
              <w:adjustRightInd/>
              <w:jc w:val="center"/>
              <w:textAlignment w:val="auto"/>
              <w:rPr>
                <w:ins w:id="3470" w:author="Can Hong NGOC" w:date="2020-08-31T11:22:00Z"/>
                <w:sz w:val="24"/>
                <w:szCs w:val="24"/>
                <w:lang w:val="en-US" w:eastAsia="ja-JP"/>
              </w:rPr>
            </w:pPr>
            <w:ins w:id="3471"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72"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2C39390" w14:textId="77777777" w:rsidR="009A1469" w:rsidRPr="009A1469" w:rsidRDefault="009A1469" w:rsidP="009A1469">
            <w:pPr>
              <w:widowControl/>
              <w:overflowPunct/>
              <w:autoSpaceDE/>
              <w:autoSpaceDN/>
              <w:adjustRightInd/>
              <w:jc w:val="center"/>
              <w:textAlignment w:val="auto"/>
              <w:rPr>
                <w:ins w:id="3473" w:author="Can Hong NGOC" w:date="2020-08-31T11:22:00Z"/>
                <w:sz w:val="24"/>
                <w:szCs w:val="24"/>
                <w:lang w:val="en-US" w:eastAsia="ja-JP"/>
              </w:rPr>
            </w:pPr>
            <w:ins w:id="3474"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75"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400C053" w14:textId="77777777" w:rsidR="009A1469" w:rsidRPr="009A1469" w:rsidRDefault="009A1469" w:rsidP="009A1469">
            <w:pPr>
              <w:widowControl/>
              <w:overflowPunct/>
              <w:autoSpaceDE/>
              <w:autoSpaceDN/>
              <w:adjustRightInd/>
              <w:jc w:val="center"/>
              <w:textAlignment w:val="auto"/>
              <w:rPr>
                <w:ins w:id="3476" w:author="Can Hong NGOC" w:date="2020-08-31T11:22:00Z"/>
                <w:sz w:val="24"/>
                <w:szCs w:val="24"/>
                <w:lang w:val="en-US" w:eastAsia="ja-JP"/>
              </w:rPr>
            </w:pPr>
            <w:ins w:id="3477" w:author="Can Hong NGOC" w:date="2020-08-31T11:22:00Z">
              <w:r w:rsidRPr="009A1469">
                <w:rPr>
                  <w:rFonts w:ascii="Arial" w:hAnsi="Arial" w:cs="Arial"/>
                  <w:sz w:val="22"/>
                  <w:szCs w:val="22"/>
                  <w:lang w:val="en-US" w:eastAsia="ja-JP"/>
                </w:rPr>
                <w:t>E</w:t>
              </w:r>
            </w:ins>
          </w:p>
        </w:tc>
      </w:tr>
      <w:tr w:rsidR="009A1469" w:rsidRPr="009A1469" w14:paraId="0E5CB848" w14:textId="77777777" w:rsidTr="009A1469">
        <w:trPr>
          <w:trHeight w:val="1203"/>
          <w:ins w:id="3478" w:author="Can Hong NGOC" w:date="2020-08-31T11:22:00Z"/>
          <w:trPrChange w:id="3479" w:author="Can Hong NGOC" w:date="2020-08-31T11:28:00Z">
            <w:trPr>
              <w:trHeight w:val="1203"/>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80"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4A32A15" w14:textId="77777777" w:rsidR="009A1469" w:rsidRPr="009A1469" w:rsidRDefault="009A1469" w:rsidP="009A1469">
            <w:pPr>
              <w:widowControl/>
              <w:overflowPunct/>
              <w:autoSpaceDE/>
              <w:autoSpaceDN/>
              <w:adjustRightInd/>
              <w:textAlignment w:val="auto"/>
              <w:rPr>
                <w:ins w:id="3481" w:author="Can Hong NGOC" w:date="2020-08-31T11:22:00Z"/>
                <w:sz w:val="24"/>
                <w:szCs w:val="24"/>
                <w:lang w:val="en-US" w:eastAsia="ja-JP"/>
              </w:rPr>
            </w:pPr>
            <w:ins w:id="3482" w:author="Can Hong NGOC" w:date="2020-08-31T11:22:00Z">
              <w:r w:rsidRPr="009A1469">
                <w:rPr>
                  <w:rFonts w:ascii="Arial" w:hAnsi="Arial" w:cs="Arial"/>
                  <w:b/>
                  <w:bCs/>
                  <w:sz w:val="22"/>
                  <w:szCs w:val="22"/>
                  <w:lang w:val="en-US" w:eastAsia="ja-JP"/>
                </w:rPr>
                <w:t>VK.T012</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83"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292467D" w14:textId="77777777" w:rsidR="009A1469" w:rsidRPr="009A1469" w:rsidRDefault="009A1469" w:rsidP="009A1469">
            <w:pPr>
              <w:widowControl/>
              <w:overflowPunct/>
              <w:autoSpaceDE/>
              <w:autoSpaceDN/>
              <w:adjustRightInd/>
              <w:textAlignment w:val="auto"/>
              <w:rPr>
                <w:ins w:id="3484" w:author="Can Hong NGOC" w:date="2020-08-31T11:22:00Z"/>
                <w:sz w:val="24"/>
                <w:szCs w:val="24"/>
                <w:lang w:val="en-US" w:eastAsia="ja-JP"/>
              </w:rPr>
            </w:pPr>
            <w:ins w:id="3485" w:author="Can Hong NGOC" w:date="2020-08-31T11:22:00Z">
              <w:r w:rsidRPr="009A1469">
                <w:rPr>
                  <w:rFonts w:ascii="Arial" w:hAnsi="Arial" w:cs="Arial"/>
                  <w:sz w:val="22"/>
                  <w:szCs w:val="22"/>
                  <w:lang w:val="en-US" w:eastAsia="ja-JP"/>
                </w:rPr>
                <w:t>Thực hiện kiểm tra hiệu suất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86"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0A7019B" w14:textId="77777777" w:rsidR="009A1469" w:rsidRPr="009A1469" w:rsidRDefault="009A1469" w:rsidP="009A1469">
            <w:pPr>
              <w:widowControl/>
              <w:overflowPunct/>
              <w:autoSpaceDE/>
              <w:autoSpaceDN/>
              <w:adjustRightInd/>
              <w:textAlignment w:val="auto"/>
              <w:rPr>
                <w:ins w:id="3487" w:author="Can Hong NGOC" w:date="2020-08-31T11:22:00Z"/>
                <w:sz w:val="24"/>
                <w:szCs w:val="24"/>
                <w:lang w:val="en-US" w:eastAsia="ja-JP"/>
              </w:rPr>
            </w:pPr>
            <w:ins w:id="3488" w:author="Can Hong NGOC" w:date="2020-08-31T11:22:00Z">
              <w:r w:rsidRPr="009A1469">
                <w:rPr>
                  <w:rFonts w:ascii="Arial" w:hAnsi="Arial" w:cs="Arial"/>
                  <w:sz w:val="22"/>
                  <w:szCs w:val="22"/>
                  <w:lang w:val="en-US" w:eastAsia="ja-JP"/>
                </w:rPr>
                <w:t>Hỗ trợ ngân hàng thực hiện kiểm tra hiệu suất với số lượng đăng nhập người dùng đã thỏa thuận đồng thời </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89"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1F542C5" w14:textId="77777777" w:rsidR="009A1469" w:rsidRPr="009A1469" w:rsidRDefault="009A1469" w:rsidP="009A1469">
            <w:pPr>
              <w:widowControl/>
              <w:overflowPunct/>
              <w:autoSpaceDE/>
              <w:autoSpaceDN/>
              <w:adjustRightInd/>
              <w:textAlignment w:val="auto"/>
              <w:rPr>
                <w:ins w:id="3490" w:author="Can Hong NGOC" w:date="2020-08-31T11:22:00Z"/>
                <w:sz w:val="24"/>
                <w:szCs w:val="24"/>
                <w:lang w:val="en-US" w:eastAsia="ja-JP"/>
              </w:rPr>
            </w:pPr>
            <w:ins w:id="3491" w:author="Can Hong NGOC" w:date="2020-08-31T11:22:00Z">
              <w:r w:rsidRPr="009A1469">
                <w:rPr>
                  <w:rFonts w:ascii="Arial" w:hAnsi="Arial" w:cs="Arial"/>
                  <w:sz w:val="22"/>
                  <w:szCs w:val="22"/>
                  <w:lang w:val="en-US" w:eastAsia="ja-JP"/>
                </w:rPr>
                <w:t>T012 Nhật ký sự cố &amp; báo cáo kiểm tra</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92"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90F4087" w14:textId="77777777" w:rsidR="009A1469" w:rsidRPr="009A1469" w:rsidRDefault="009A1469" w:rsidP="009A1469">
            <w:pPr>
              <w:widowControl/>
              <w:overflowPunct/>
              <w:autoSpaceDE/>
              <w:autoSpaceDN/>
              <w:adjustRightInd/>
              <w:textAlignment w:val="auto"/>
              <w:rPr>
                <w:ins w:id="3493" w:author="Can Hong NGOC" w:date="2020-08-31T11:22:00Z"/>
                <w:sz w:val="24"/>
                <w:szCs w:val="24"/>
                <w:lang w:val="en-US" w:eastAsia="ja-JP"/>
              </w:rPr>
            </w:pPr>
            <w:ins w:id="3494"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95"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92B72E4" w14:textId="77777777" w:rsidR="009A1469" w:rsidRPr="009A1469" w:rsidRDefault="009A1469" w:rsidP="009A1469">
            <w:pPr>
              <w:widowControl/>
              <w:overflowPunct/>
              <w:autoSpaceDE/>
              <w:autoSpaceDN/>
              <w:adjustRightInd/>
              <w:jc w:val="center"/>
              <w:textAlignment w:val="auto"/>
              <w:rPr>
                <w:ins w:id="3496" w:author="Can Hong NGOC" w:date="2020-08-31T11:22:00Z"/>
                <w:sz w:val="24"/>
                <w:szCs w:val="24"/>
                <w:lang w:val="en-US" w:eastAsia="ja-JP"/>
              </w:rPr>
            </w:pPr>
            <w:ins w:id="3497"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98"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2E36FF1" w14:textId="77777777" w:rsidR="009A1469" w:rsidRPr="009A1469" w:rsidRDefault="009A1469" w:rsidP="009A1469">
            <w:pPr>
              <w:widowControl/>
              <w:overflowPunct/>
              <w:autoSpaceDE/>
              <w:autoSpaceDN/>
              <w:adjustRightInd/>
              <w:jc w:val="center"/>
              <w:textAlignment w:val="auto"/>
              <w:rPr>
                <w:ins w:id="3499" w:author="Can Hong NGOC" w:date="2020-08-31T11:22:00Z"/>
                <w:sz w:val="24"/>
                <w:szCs w:val="24"/>
                <w:lang w:val="en-US" w:eastAsia="ja-JP"/>
              </w:rPr>
            </w:pPr>
            <w:ins w:id="3500" w:author="Can Hong NGOC" w:date="2020-08-31T11:22:00Z">
              <w:r w:rsidRPr="009A1469">
                <w:rPr>
                  <w:rFonts w:ascii="Arial" w:hAnsi="Arial" w:cs="Arial"/>
                  <w:lang w:val="en-US" w:eastAsia="ja-JP"/>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01"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A4A4597" w14:textId="77777777" w:rsidR="009A1469" w:rsidRPr="009A1469" w:rsidRDefault="009A1469" w:rsidP="009A1469">
            <w:pPr>
              <w:widowControl/>
              <w:overflowPunct/>
              <w:autoSpaceDE/>
              <w:autoSpaceDN/>
              <w:adjustRightInd/>
              <w:jc w:val="center"/>
              <w:textAlignment w:val="auto"/>
              <w:rPr>
                <w:ins w:id="3502" w:author="Can Hong NGOC" w:date="2020-08-31T11:22:00Z"/>
                <w:sz w:val="24"/>
                <w:szCs w:val="24"/>
                <w:lang w:val="en-US" w:eastAsia="ja-JP"/>
              </w:rPr>
            </w:pPr>
            <w:ins w:id="3503" w:author="Can Hong NGOC" w:date="2020-08-31T11:22:00Z">
              <w:r w:rsidRPr="009A1469">
                <w:rPr>
                  <w:rFonts w:ascii="Arial" w:hAnsi="Arial" w:cs="Arial"/>
                  <w:sz w:val="22"/>
                  <w:szCs w:val="22"/>
                  <w:lang w:val="en-US" w:eastAsia="ja-JP"/>
                </w:rPr>
                <w:t>E</w:t>
              </w:r>
            </w:ins>
          </w:p>
        </w:tc>
      </w:tr>
      <w:tr w:rsidR="009A1469" w:rsidRPr="009A1469" w14:paraId="64035F54" w14:textId="77777777" w:rsidTr="009A1469">
        <w:tblPrEx>
          <w:tblPrExChange w:id="3504" w:author="Can Hong NGOC" w:date="2020-08-31T11:28:00Z">
            <w:tblPrEx>
              <w:tblW w:w="14757" w:type="dxa"/>
            </w:tblPrEx>
          </w:tblPrExChange>
        </w:tblPrEx>
        <w:trPr>
          <w:trHeight w:val="1203"/>
          <w:ins w:id="3505" w:author="Can Hong NGOC" w:date="2020-08-31T11:22:00Z"/>
          <w:trPrChange w:id="3506" w:author="Can Hong NGOC" w:date="2020-08-31T11:28:00Z">
            <w:trPr>
              <w:gridAfter w:val="0"/>
              <w:trHeight w:val="1203"/>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07"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616508A" w14:textId="77777777" w:rsidR="009A1469" w:rsidRPr="009A1469" w:rsidRDefault="009A1469" w:rsidP="009A1469">
            <w:pPr>
              <w:widowControl/>
              <w:overflowPunct/>
              <w:autoSpaceDE/>
              <w:autoSpaceDN/>
              <w:adjustRightInd/>
              <w:textAlignment w:val="auto"/>
              <w:rPr>
                <w:ins w:id="3508" w:author="Can Hong NGOC" w:date="2020-08-31T11:22:00Z"/>
                <w:sz w:val="24"/>
                <w:szCs w:val="24"/>
                <w:lang w:val="en-US" w:eastAsia="ja-JP"/>
              </w:rPr>
            </w:pPr>
            <w:ins w:id="3509" w:author="Can Hong NGOC" w:date="2020-08-31T11:22:00Z">
              <w:r w:rsidRPr="009A1469">
                <w:rPr>
                  <w:rFonts w:ascii="Arial" w:hAnsi="Arial" w:cs="Arial"/>
                  <w:b/>
                  <w:bCs/>
                  <w:sz w:val="22"/>
                  <w:szCs w:val="22"/>
                  <w:lang w:val="en-US" w:eastAsia="ja-JP"/>
                </w:rPr>
                <w:t>VK.T013</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10"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11C8251" w14:textId="77777777" w:rsidR="009A1469" w:rsidRPr="009A1469" w:rsidRDefault="009A1469" w:rsidP="009A1469">
            <w:pPr>
              <w:widowControl/>
              <w:overflowPunct/>
              <w:autoSpaceDE/>
              <w:autoSpaceDN/>
              <w:adjustRightInd/>
              <w:textAlignment w:val="auto"/>
              <w:rPr>
                <w:ins w:id="3511" w:author="Can Hong NGOC" w:date="2020-08-31T11:22:00Z"/>
                <w:sz w:val="24"/>
                <w:szCs w:val="24"/>
                <w:lang w:val="en-US" w:eastAsia="ja-JP"/>
              </w:rPr>
            </w:pPr>
            <w:ins w:id="3512" w:author="Can Hong NGOC" w:date="2020-08-31T11:22:00Z">
              <w:r w:rsidRPr="009A1469">
                <w:rPr>
                  <w:rFonts w:ascii="Arial" w:hAnsi="Arial" w:cs="Arial"/>
                  <w:sz w:val="22"/>
                  <w:szCs w:val="22"/>
                  <w:lang w:val="en-US" w:eastAsia="ja-JP"/>
                </w:rPr>
                <w:t>Thực hiện kiểm tra không hoạt động (Không thành công, Chuyển qua, Đồng bộ hóa)</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13"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DC04280" w14:textId="77777777" w:rsidR="009A1469" w:rsidRPr="009A1469" w:rsidRDefault="009A1469" w:rsidP="009A1469">
            <w:pPr>
              <w:widowControl/>
              <w:overflowPunct/>
              <w:autoSpaceDE/>
              <w:autoSpaceDN/>
              <w:adjustRightInd/>
              <w:textAlignment w:val="auto"/>
              <w:rPr>
                <w:ins w:id="3514" w:author="Can Hong NGOC" w:date="2020-08-31T11:22:00Z"/>
                <w:sz w:val="24"/>
                <w:szCs w:val="24"/>
                <w:lang w:val="en-US" w:eastAsia="ja-JP"/>
              </w:rPr>
            </w:pPr>
            <w:ins w:id="3515" w:author="Can Hong NGOC" w:date="2020-08-31T11:22:00Z">
              <w:r w:rsidRPr="009A1469">
                <w:rPr>
                  <w:rFonts w:ascii="Arial" w:hAnsi="Arial" w:cs="Arial"/>
                  <w:sz w:val="22"/>
                  <w:szCs w:val="22"/>
                  <w:lang w:val="en-US" w:eastAsia="ja-JP"/>
                </w:rPr>
                <w:t>Hỗ trợ Ngân hàng thực hiện kiểm tra chức năng (Không chuyển đổi, Chuyển đổi, Đồng bộ hóa)</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16"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3C42A0E" w14:textId="77777777" w:rsidR="009A1469" w:rsidRPr="009A1469" w:rsidRDefault="009A1469" w:rsidP="009A1469">
            <w:pPr>
              <w:widowControl/>
              <w:overflowPunct/>
              <w:autoSpaceDE/>
              <w:autoSpaceDN/>
              <w:adjustRightInd/>
              <w:textAlignment w:val="auto"/>
              <w:rPr>
                <w:ins w:id="3517" w:author="Can Hong NGOC" w:date="2020-08-31T11:22:00Z"/>
                <w:sz w:val="24"/>
                <w:szCs w:val="24"/>
                <w:lang w:val="en-US" w:eastAsia="ja-JP"/>
              </w:rPr>
            </w:pPr>
            <w:ins w:id="3518" w:author="Can Hong NGOC" w:date="2020-08-31T11:22:00Z">
              <w:r w:rsidRPr="009A1469">
                <w:rPr>
                  <w:rFonts w:ascii="Arial" w:hAnsi="Arial" w:cs="Arial"/>
                  <w:sz w:val="22"/>
                  <w:szCs w:val="22"/>
                  <w:lang w:val="en-US" w:eastAsia="ja-JP"/>
                </w:rPr>
                <w:t>Nhật ký sự cố T013 &amp; Báo cáo thử nghiệm</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19"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78E10D0" w14:textId="77777777" w:rsidR="009A1469" w:rsidRPr="009A1469" w:rsidRDefault="009A1469" w:rsidP="009A1469">
            <w:pPr>
              <w:widowControl/>
              <w:overflowPunct/>
              <w:autoSpaceDE/>
              <w:autoSpaceDN/>
              <w:adjustRightInd/>
              <w:textAlignment w:val="auto"/>
              <w:rPr>
                <w:ins w:id="3520" w:author="Can Hong NGOC" w:date="2020-08-31T11:22:00Z"/>
                <w:sz w:val="24"/>
                <w:szCs w:val="24"/>
                <w:lang w:val="en-US" w:eastAsia="ja-JP"/>
              </w:rPr>
            </w:pPr>
            <w:ins w:id="3521"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22"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027B81B" w14:textId="77777777" w:rsidR="009A1469" w:rsidRPr="009A1469" w:rsidRDefault="009A1469" w:rsidP="009A1469">
            <w:pPr>
              <w:widowControl/>
              <w:overflowPunct/>
              <w:autoSpaceDE/>
              <w:autoSpaceDN/>
              <w:adjustRightInd/>
              <w:jc w:val="center"/>
              <w:textAlignment w:val="auto"/>
              <w:rPr>
                <w:ins w:id="3523" w:author="Can Hong NGOC" w:date="2020-08-31T11:22:00Z"/>
                <w:sz w:val="24"/>
                <w:szCs w:val="24"/>
                <w:lang w:val="en-US" w:eastAsia="ja-JP"/>
              </w:rPr>
            </w:pPr>
            <w:ins w:id="3524"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25"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ECEB4A8" w14:textId="77777777" w:rsidR="009A1469" w:rsidRPr="009A1469" w:rsidRDefault="009A1469" w:rsidP="009A1469">
            <w:pPr>
              <w:widowControl/>
              <w:overflowPunct/>
              <w:autoSpaceDE/>
              <w:autoSpaceDN/>
              <w:adjustRightInd/>
              <w:jc w:val="center"/>
              <w:textAlignment w:val="auto"/>
              <w:rPr>
                <w:ins w:id="3526" w:author="Can Hong NGOC" w:date="2020-08-31T11:22:00Z"/>
                <w:sz w:val="24"/>
                <w:szCs w:val="24"/>
                <w:lang w:val="en-US" w:eastAsia="ja-JP"/>
              </w:rPr>
            </w:pPr>
            <w:ins w:id="3527"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28"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AF56A7E" w14:textId="77777777" w:rsidR="009A1469" w:rsidRPr="009A1469" w:rsidRDefault="009A1469" w:rsidP="009A1469">
            <w:pPr>
              <w:widowControl/>
              <w:overflowPunct/>
              <w:autoSpaceDE/>
              <w:autoSpaceDN/>
              <w:adjustRightInd/>
              <w:jc w:val="center"/>
              <w:textAlignment w:val="auto"/>
              <w:rPr>
                <w:ins w:id="3529" w:author="Can Hong NGOC" w:date="2020-08-31T11:22:00Z"/>
                <w:sz w:val="24"/>
                <w:szCs w:val="24"/>
                <w:lang w:val="en-US" w:eastAsia="ja-JP"/>
              </w:rPr>
            </w:pPr>
            <w:ins w:id="3530" w:author="Can Hong NGOC" w:date="2020-08-31T11:22:00Z">
              <w:r w:rsidRPr="009A1469">
                <w:rPr>
                  <w:rFonts w:ascii="Arial" w:hAnsi="Arial" w:cs="Arial"/>
                  <w:sz w:val="22"/>
                  <w:szCs w:val="22"/>
                  <w:lang w:val="en-US" w:eastAsia="ja-JP"/>
                </w:rPr>
                <w:t>E</w:t>
              </w:r>
            </w:ins>
          </w:p>
        </w:tc>
      </w:tr>
      <w:tr w:rsidR="009A1469" w:rsidRPr="009A1469" w14:paraId="64CE4658" w14:textId="77777777" w:rsidTr="009A1469">
        <w:trPr>
          <w:trHeight w:val="1203"/>
          <w:ins w:id="3531" w:author="Can Hong NGOC" w:date="2020-08-31T11:22:00Z"/>
          <w:trPrChange w:id="3532" w:author="Can Hong NGOC" w:date="2020-08-31T11:28:00Z">
            <w:trPr>
              <w:trHeight w:val="1203"/>
            </w:trPr>
          </w:trPrChange>
        </w:trPr>
        <w:tc>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33" w:author="Can Hong NGOC" w:date="2020-08-31T11:28:00Z">
              <w:tcPr>
                <w:tcW w:w="146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06D0795" w14:textId="77777777" w:rsidR="009A1469" w:rsidRPr="009A1469" w:rsidRDefault="009A1469" w:rsidP="009A1469">
            <w:pPr>
              <w:widowControl/>
              <w:overflowPunct/>
              <w:autoSpaceDE/>
              <w:autoSpaceDN/>
              <w:adjustRightInd/>
              <w:textAlignment w:val="auto"/>
              <w:rPr>
                <w:ins w:id="3534" w:author="Can Hong NGOC" w:date="2020-08-31T11:22:00Z"/>
                <w:sz w:val="24"/>
                <w:szCs w:val="24"/>
                <w:lang w:val="en-US" w:eastAsia="ja-JP"/>
              </w:rPr>
            </w:pPr>
            <w:ins w:id="3535" w:author="Can Hong NGOC" w:date="2020-08-31T11:22:00Z">
              <w:r w:rsidRPr="009A1469">
                <w:rPr>
                  <w:rFonts w:ascii="Arial" w:hAnsi="Arial" w:cs="Arial"/>
                  <w:b/>
                  <w:bCs/>
                  <w:sz w:val="22"/>
                  <w:szCs w:val="22"/>
                  <w:lang w:val="en-US" w:eastAsia="ja-JP"/>
                </w:rPr>
                <w:lastRenderedPageBreak/>
                <w:t>VK.T014</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36" w:author="Can Hong NGOC" w:date="2020-08-31T11:28:00Z">
              <w:tcPr>
                <w:tcW w:w="20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1C8D8D1" w14:textId="77777777" w:rsidR="009A1469" w:rsidRPr="009A1469" w:rsidRDefault="009A1469" w:rsidP="009A1469">
            <w:pPr>
              <w:widowControl/>
              <w:overflowPunct/>
              <w:autoSpaceDE/>
              <w:autoSpaceDN/>
              <w:adjustRightInd/>
              <w:textAlignment w:val="auto"/>
              <w:rPr>
                <w:ins w:id="3537" w:author="Can Hong NGOC" w:date="2020-08-31T11:22:00Z"/>
                <w:sz w:val="24"/>
                <w:szCs w:val="24"/>
                <w:lang w:val="en-US" w:eastAsia="ja-JP"/>
              </w:rPr>
            </w:pPr>
            <w:ins w:id="3538" w:author="Can Hong NGOC" w:date="2020-08-31T11:22:00Z">
              <w:r w:rsidRPr="009A1469">
                <w:rPr>
                  <w:rFonts w:ascii="Arial" w:hAnsi="Arial" w:cs="Arial"/>
                  <w:sz w:val="22"/>
                  <w:szCs w:val="22"/>
                  <w:lang w:val="en-US" w:eastAsia="ja-JP"/>
                </w:rPr>
                <w:t>Thực hiện kiểm tra bảo mật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39" w:author="Can Hong NGOC" w:date="2020-08-31T11:28:00Z">
              <w:tcPr>
                <w:tcW w:w="40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1327CCE" w14:textId="77777777" w:rsidR="009A1469" w:rsidRPr="009A1469" w:rsidRDefault="009A1469" w:rsidP="009A1469">
            <w:pPr>
              <w:widowControl/>
              <w:overflowPunct/>
              <w:autoSpaceDE/>
              <w:autoSpaceDN/>
              <w:adjustRightInd/>
              <w:textAlignment w:val="auto"/>
              <w:rPr>
                <w:ins w:id="3540" w:author="Can Hong NGOC" w:date="2020-08-31T11:22:00Z"/>
                <w:sz w:val="24"/>
                <w:szCs w:val="24"/>
                <w:lang w:val="en-US" w:eastAsia="ja-JP"/>
              </w:rPr>
            </w:pPr>
            <w:ins w:id="3541" w:author="Can Hong NGOC" w:date="2020-08-31T11:22:00Z">
              <w:r w:rsidRPr="009A1469">
                <w:rPr>
                  <w:rFonts w:ascii="Arial" w:hAnsi="Arial" w:cs="Arial"/>
                  <w:sz w:val="22"/>
                  <w:szCs w:val="22"/>
                  <w:lang w:val="en-US" w:eastAsia="ja-JP"/>
                </w:rPr>
                <w:t>Hỗ trợ Ngân hàng kiểm tra bảo mật</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42" w:author="Can Hong NGOC" w:date="2020-08-31T11:28:00Z">
              <w:tcPr>
                <w:tcW w:w="7736" w:type="dxa"/>
                <w:gridSpan w:val="7"/>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8EAAB1F" w14:textId="77777777" w:rsidR="009A1469" w:rsidRPr="009A1469" w:rsidRDefault="009A1469" w:rsidP="009A1469">
            <w:pPr>
              <w:widowControl/>
              <w:overflowPunct/>
              <w:autoSpaceDE/>
              <w:autoSpaceDN/>
              <w:adjustRightInd/>
              <w:textAlignment w:val="auto"/>
              <w:rPr>
                <w:ins w:id="3543" w:author="Can Hong NGOC" w:date="2020-08-31T11:22:00Z"/>
                <w:sz w:val="24"/>
                <w:szCs w:val="24"/>
                <w:lang w:val="en-US" w:eastAsia="ja-JP"/>
              </w:rPr>
            </w:pPr>
            <w:ins w:id="3544" w:author="Can Hong NGOC" w:date="2020-08-31T11:22:00Z">
              <w:r w:rsidRPr="009A1469">
                <w:rPr>
                  <w:rFonts w:ascii="Arial" w:hAnsi="Arial" w:cs="Arial"/>
                  <w:sz w:val="22"/>
                  <w:szCs w:val="22"/>
                  <w:lang w:val="en-US" w:eastAsia="ja-JP"/>
                </w:rPr>
                <w:t>Nhật ký sự cố T013 &amp; Báo cáo thử nghiệm</w:t>
              </w:r>
            </w:ins>
          </w:p>
        </w:tc>
        <w:tc>
          <w:tcPr>
            <w:tcW w:w="14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45" w:author="Can Hong NGOC" w:date="2020-08-31T11:28:00Z">
              <w:tcPr>
                <w:tcW w:w="32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DB3BE9E" w14:textId="77777777" w:rsidR="009A1469" w:rsidRPr="009A1469" w:rsidRDefault="009A1469" w:rsidP="009A1469">
            <w:pPr>
              <w:widowControl/>
              <w:overflowPunct/>
              <w:autoSpaceDE/>
              <w:autoSpaceDN/>
              <w:adjustRightInd/>
              <w:textAlignment w:val="auto"/>
              <w:rPr>
                <w:ins w:id="3546" w:author="Can Hong NGOC" w:date="2020-08-31T11:22:00Z"/>
                <w:sz w:val="24"/>
                <w:szCs w:val="24"/>
                <w:lang w:val="en-US" w:eastAsia="ja-JP"/>
              </w:rPr>
            </w:pPr>
            <w:ins w:id="3547"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48" w:author="Can Hong NGOC" w:date="2020-08-31T11:28: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3A4A510" w14:textId="77777777" w:rsidR="009A1469" w:rsidRPr="009A1469" w:rsidRDefault="009A1469" w:rsidP="009A1469">
            <w:pPr>
              <w:widowControl/>
              <w:overflowPunct/>
              <w:autoSpaceDE/>
              <w:autoSpaceDN/>
              <w:adjustRightInd/>
              <w:jc w:val="center"/>
              <w:textAlignment w:val="auto"/>
              <w:rPr>
                <w:ins w:id="3549" w:author="Can Hong NGOC" w:date="2020-08-31T11:22:00Z"/>
                <w:sz w:val="24"/>
                <w:szCs w:val="24"/>
                <w:lang w:val="en-US" w:eastAsia="ja-JP"/>
              </w:rPr>
            </w:pPr>
            <w:ins w:id="3550"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51" w:author="Can Hong NGOC" w:date="2020-08-31T11:28: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E5D45B4" w14:textId="77777777" w:rsidR="009A1469" w:rsidRPr="009A1469" w:rsidRDefault="009A1469" w:rsidP="009A1469">
            <w:pPr>
              <w:widowControl/>
              <w:overflowPunct/>
              <w:autoSpaceDE/>
              <w:autoSpaceDN/>
              <w:adjustRightInd/>
              <w:jc w:val="center"/>
              <w:textAlignment w:val="auto"/>
              <w:rPr>
                <w:ins w:id="3552" w:author="Can Hong NGOC" w:date="2020-08-31T11:22:00Z"/>
                <w:sz w:val="24"/>
                <w:szCs w:val="24"/>
                <w:lang w:val="en-US" w:eastAsia="ja-JP"/>
              </w:rPr>
            </w:pPr>
            <w:ins w:id="3553" w:author="Can Hong NGOC" w:date="2020-08-31T11:22:00Z">
              <w:r w:rsidRPr="009A1469">
                <w:rPr>
                  <w:rFonts w:ascii="Arial" w:hAnsi="Arial" w:cs="Arial"/>
                  <w:lang w:val="en-US" w:eastAsia="ja-JP"/>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54" w:author="Can Hong NGOC" w:date="2020-08-31T11:28: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0B480401" w14:textId="77777777" w:rsidR="009A1469" w:rsidRPr="009A1469" w:rsidRDefault="009A1469" w:rsidP="009A1469">
            <w:pPr>
              <w:widowControl/>
              <w:overflowPunct/>
              <w:autoSpaceDE/>
              <w:autoSpaceDN/>
              <w:adjustRightInd/>
              <w:jc w:val="center"/>
              <w:textAlignment w:val="auto"/>
              <w:rPr>
                <w:ins w:id="3555" w:author="Can Hong NGOC" w:date="2020-08-31T11:22:00Z"/>
                <w:sz w:val="24"/>
                <w:szCs w:val="24"/>
                <w:lang w:val="en-US" w:eastAsia="ja-JP"/>
              </w:rPr>
            </w:pPr>
            <w:ins w:id="3556" w:author="Can Hong NGOC" w:date="2020-08-31T11:22:00Z">
              <w:r w:rsidRPr="009A1469">
                <w:rPr>
                  <w:rFonts w:ascii="Arial" w:hAnsi="Arial" w:cs="Arial"/>
                  <w:sz w:val="22"/>
                  <w:szCs w:val="22"/>
                  <w:lang w:val="en-US" w:eastAsia="ja-JP"/>
                </w:rPr>
                <w:t>E</w:t>
              </w:r>
            </w:ins>
          </w:p>
        </w:tc>
      </w:tr>
      <w:tr w:rsidR="009A1469" w:rsidRPr="009A1469" w14:paraId="0253F67D" w14:textId="77777777" w:rsidTr="009A1469">
        <w:tblPrEx>
          <w:tblPrExChange w:id="3557" w:author="Can Hong NGOC" w:date="2020-08-31T11:28:00Z">
            <w:tblPrEx>
              <w:tblW w:w="14757" w:type="dxa"/>
            </w:tblPrEx>
          </w:tblPrExChange>
        </w:tblPrEx>
        <w:trPr>
          <w:trHeight w:val="1203"/>
          <w:ins w:id="3558" w:author="Can Hong NGOC" w:date="2020-08-31T11:22:00Z"/>
          <w:trPrChange w:id="3559" w:author="Can Hong NGOC" w:date="2020-08-31T11:28:00Z">
            <w:trPr>
              <w:gridAfter w:val="0"/>
              <w:trHeight w:val="1203"/>
            </w:trPr>
          </w:trPrChange>
        </w:trPr>
        <w:tc>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60" w:author="Can Hong NGOC" w:date="2020-08-31T11:28:00Z">
              <w:tcPr>
                <w:tcW w:w="146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86D8FB5" w14:textId="77777777" w:rsidR="009A1469" w:rsidRPr="009A1469" w:rsidRDefault="009A1469" w:rsidP="009A1469">
            <w:pPr>
              <w:widowControl/>
              <w:overflowPunct/>
              <w:autoSpaceDE/>
              <w:autoSpaceDN/>
              <w:adjustRightInd/>
              <w:textAlignment w:val="auto"/>
              <w:rPr>
                <w:ins w:id="3561" w:author="Can Hong NGOC" w:date="2020-08-31T11:22:00Z"/>
                <w:sz w:val="24"/>
                <w:szCs w:val="24"/>
                <w:lang w:val="en-US" w:eastAsia="ja-JP"/>
              </w:rPr>
            </w:pPr>
            <w:ins w:id="3562" w:author="Can Hong NGOC" w:date="2020-08-31T11:22:00Z">
              <w:r w:rsidRPr="009A1469">
                <w:rPr>
                  <w:rFonts w:ascii="Arial" w:hAnsi="Arial" w:cs="Arial"/>
                  <w:b/>
                  <w:bCs/>
                  <w:sz w:val="22"/>
                  <w:szCs w:val="22"/>
                  <w:lang w:val="en-US" w:eastAsia="ja-JP"/>
                </w:rPr>
                <w:t>VK.T015</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63" w:author="Can Hong NGOC" w:date="2020-08-31T11:28:00Z">
              <w:tcPr>
                <w:tcW w:w="20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E2F089D" w14:textId="77777777" w:rsidR="009A1469" w:rsidRPr="009A1469" w:rsidRDefault="009A1469" w:rsidP="009A1469">
            <w:pPr>
              <w:widowControl/>
              <w:overflowPunct/>
              <w:autoSpaceDE/>
              <w:autoSpaceDN/>
              <w:adjustRightInd/>
              <w:textAlignment w:val="auto"/>
              <w:rPr>
                <w:ins w:id="3564" w:author="Can Hong NGOC" w:date="2020-08-31T11:22:00Z"/>
                <w:sz w:val="24"/>
                <w:szCs w:val="24"/>
                <w:lang w:val="en-US" w:eastAsia="ja-JP"/>
              </w:rPr>
            </w:pPr>
            <w:ins w:id="3565" w:author="Can Hong NGOC" w:date="2020-08-31T11:22:00Z">
              <w:r w:rsidRPr="009A1469">
                <w:rPr>
                  <w:rFonts w:ascii="Arial" w:hAnsi="Arial" w:cs="Arial"/>
                  <w:sz w:val="22"/>
                  <w:szCs w:val="22"/>
                  <w:lang w:val="en-US" w:eastAsia="ja-JP"/>
                </w:rPr>
                <w:t>Tài liệu Kiến trúc Giải pháp (Phiên bản cuối cùng)</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66" w:author="Can Hong NGOC" w:date="2020-08-31T11:28:00Z">
              <w:tcPr>
                <w:tcW w:w="4230"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D6A6485" w14:textId="77777777" w:rsidR="009A1469" w:rsidRPr="009A1469" w:rsidRDefault="009A1469" w:rsidP="009A1469">
            <w:pPr>
              <w:widowControl/>
              <w:overflowPunct/>
              <w:autoSpaceDE/>
              <w:autoSpaceDN/>
              <w:adjustRightInd/>
              <w:textAlignment w:val="auto"/>
              <w:rPr>
                <w:ins w:id="3567" w:author="Can Hong NGOC" w:date="2020-08-31T11:22:00Z"/>
                <w:sz w:val="24"/>
                <w:szCs w:val="24"/>
                <w:lang w:val="en-US" w:eastAsia="ja-JP"/>
              </w:rPr>
            </w:pPr>
            <w:ins w:id="3568" w:author="Can Hong NGOC" w:date="2020-08-31T11:22:00Z">
              <w:r w:rsidRPr="009A1469">
                <w:rPr>
                  <w:rFonts w:ascii="Arial" w:hAnsi="Arial" w:cs="Arial"/>
                  <w:sz w:val="22"/>
                  <w:szCs w:val="22"/>
                  <w:lang w:val="en-US" w:eastAsia="ja-JP"/>
                </w:rPr>
                <w:t>Tài liệu Kiến trúc Giải pháp (Phiên bản cuối cùng bao gồm DC, HA, DR)</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69" w:author="Can Hong NGOC" w:date="2020-08-31T11:28:00Z">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59F3B54" w14:textId="77777777" w:rsidR="009A1469" w:rsidRPr="009A1469" w:rsidRDefault="009A1469" w:rsidP="009A1469">
            <w:pPr>
              <w:widowControl/>
              <w:overflowPunct/>
              <w:autoSpaceDE/>
              <w:autoSpaceDN/>
              <w:adjustRightInd/>
              <w:textAlignment w:val="auto"/>
              <w:rPr>
                <w:ins w:id="3570" w:author="Can Hong NGOC" w:date="2020-08-31T11:22:00Z"/>
                <w:sz w:val="24"/>
                <w:szCs w:val="24"/>
                <w:lang w:val="en-US" w:eastAsia="ja-JP"/>
              </w:rPr>
            </w:pPr>
            <w:ins w:id="3571" w:author="Can Hong NGOC" w:date="2020-08-31T11:22:00Z">
              <w:r w:rsidRPr="009A1469">
                <w:rPr>
                  <w:rFonts w:ascii="Arial" w:hAnsi="Arial" w:cs="Arial"/>
                  <w:sz w:val="22"/>
                  <w:szCs w:val="22"/>
                  <w:lang w:val="en-US" w:eastAsia="ja-JP"/>
                </w:rPr>
                <w:t>Tài liệu Kiến trúc Giải pháp T015 (Phiên bản cuối cùng)</w:t>
              </w:r>
            </w:ins>
          </w:p>
        </w:tc>
        <w:tc>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72" w:author="Can Hong NGOC" w:date="2020-08-31T11:28:00Z">
              <w:tcPr>
                <w:tcW w:w="14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8B3C67A" w14:textId="77777777" w:rsidR="009A1469" w:rsidRPr="009A1469" w:rsidRDefault="009A1469" w:rsidP="009A1469">
            <w:pPr>
              <w:widowControl/>
              <w:overflowPunct/>
              <w:autoSpaceDE/>
              <w:autoSpaceDN/>
              <w:adjustRightInd/>
              <w:textAlignment w:val="auto"/>
              <w:rPr>
                <w:ins w:id="3573" w:author="Can Hong NGOC" w:date="2020-08-31T11:22:00Z"/>
                <w:sz w:val="24"/>
                <w:szCs w:val="24"/>
                <w:lang w:val="en-US" w:eastAsia="ja-JP"/>
              </w:rPr>
            </w:pPr>
            <w:ins w:id="3574"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75" w:author="Can Hong NGOC" w:date="2020-08-31T11:28:00Z">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3D222AA" w14:textId="77777777" w:rsidR="009A1469" w:rsidRPr="009A1469" w:rsidRDefault="009A1469" w:rsidP="009A1469">
            <w:pPr>
              <w:widowControl/>
              <w:overflowPunct/>
              <w:autoSpaceDE/>
              <w:autoSpaceDN/>
              <w:adjustRightInd/>
              <w:jc w:val="center"/>
              <w:textAlignment w:val="auto"/>
              <w:rPr>
                <w:ins w:id="3576" w:author="Can Hong NGOC" w:date="2020-08-31T11:22:00Z"/>
                <w:sz w:val="24"/>
                <w:szCs w:val="24"/>
                <w:lang w:val="en-US" w:eastAsia="ja-JP"/>
              </w:rPr>
            </w:pPr>
            <w:ins w:id="3577"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78" w:author="Can Hong NGOC" w:date="2020-08-31T11:28:00Z">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3F88C6A0" w14:textId="77777777" w:rsidR="009A1469" w:rsidRPr="009A1469" w:rsidRDefault="009A1469" w:rsidP="009A1469">
            <w:pPr>
              <w:widowControl/>
              <w:overflowPunct/>
              <w:autoSpaceDE/>
              <w:autoSpaceDN/>
              <w:adjustRightInd/>
              <w:jc w:val="center"/>
              <w:textAlignment w:val="auto"/>
              <w:rPr>
                <w:ins w:id="3579" w:author="Can Hong NGOC" w:date="2020-08-31T11:22:00Z"/>
                <w:sz w:val="24"/>
                <w:szCs w:val="24"/>
                <w:lang w:val="en-US" w:eastAsia="ja-JP"/>
              </w:rPr>
            </w:pPr>
            <w:ins w:id="3580"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81" w:author="Can Hong NGOC" w:date="2020-08-31T11:28:00Z">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7D38AD0E" w14:textId="77777777" w:rsidR="009A1469" w:rsidRPr="009A1469" w:rsidRDefault="009A1469" w:rsidP="009A1469">
            <w:pPr>
              <w:widowControl/>
              <w:overflowPunct/>
              <w:autoSpaceDE/>
              <w:autoSpaceDN/>
              <w:adjustRightInd/>
              <w:jc w:val="center"/>
              <w:textAlignment w:val="auto"/>
              <w:rPr>
                <w:ins w:id="3582" w:author="Can Hong NGOC" w:date="2020-08-31T11:22:00Z"/>
                <w:sz w:val="24"/>
                <w:szCs w:val="24"/>
                <w:lang w:val="en-US" w:eastAsia="ja-JP"/>
              </w:rPr>
            </w:pPr>
            <w:ins w:id="3583" w:author="Can Hong NGOC" w:date="2020-08-31T11:22:00Z">
              <w:r w:rsidRPr="009A1469">
                <w:rPr>
                  <w:rFonts w:ascii="Arial" w:hAnsi="Arial" w:cs="Arial"/>
                  <w:sz w:val="22"/>
                  <w:szCs w:val="22"/>
                  <w:lang w:val="en-US" w:eastAsia="ja-JP"/>
                </w:rPr>
                <w:t>S</w:t>
              </w:r>
            </w:ins>
          </w:p>
        </w:tc>
      </w:tr>
    </w:tbl>
    <w:p w14:paraId="6A23CB63" w14:textId="77777777" w:rsidR="009A1469" w:rsidRPr="009A1469" w:rsidRDefault="009A1469" w:rsidP="009A1469">
      <w:pPr>
        <w:widowControl/>
        <w:overflowPunct/>
        <w:autoSpaceDE/>
        <w:autoSpaceDN/>
        <w:adjustRightInd/>
        <w:textAlignment w:val="auto"/>
        <w:rPr>
          <w:ins w:id="3584" w:author="Can Hong NGOC" w:date="2020-08-31T11:22:00Z"/>
          <w:color w:val="000000"/>
          <w:sz w:val="27"/>
          <w:szCs w:val="27"/>
          <w:lang w:val="en-US" w:eastAsia="ja-JP"/>
        </w:rPr>
      </w:pPr>
      <w:ins w:id="3585" w:author="Can Hong NGOC" w:date="2020-08-31T11:22:00Z">
        <w:r w:rsidRPr="009A1469">
          <w:rPr>
            <w:rFonts w:ascii="Arial" w:hAnsi="Arial" w:cs="Arial"/>
            <w:color w:val="000000"/>
            <w:lang w:val="en-US" w:eastAsia="ja-JP"/>
          </w:rPr>
          <w:t>Cổng 4: Hoàn tất kiểm tra</w:t>
        </w:r>
      </w:ins>
    </w:p>
    <w:p w14:paraId="7A3E74B9" w14:textId="77777777" w:rsidR="009A1469" w:rsidRPr="009A1469" w:rsidRDefault="009A1469" w:rsidP="009A1469">
      <w:pPr>
        <w:widowControl/>
        <w:overflowPunct/>
        <w:autoSpaceDE/>
        <w:autoSpaceDN/>
        <w:adjustRightInd/>
        <w:textAlignment w:val="auto"/>
        <w:rPr>
          <w:ins w:id="3586" w:author="Can Hong NGOC" w:date="2020-08-31T11:22:00Z"/>
          <w:color w:val="000000"/>
          <w:sz w:val="27"/>
          <w:szCs w:val="27"/>
          <w:lang w:val="en-US" w:eastAsia="ja-JP"/>
        </w:rPr>
      </w:pPr>
      <w:ins w:id="3587" w:author="Can Hong NGOC" w:date="2020-08-31T11:22:00Z">
        <w:r w:rsidRPr="009A1469">
          <w:rPr>
            <w:rFonts w:ascii="Arial" w:hAnsi="Arial" w:cs="Arial"/>
            <w:color w:val="000000"/>
            <w:lang w:val="en-US" w:eastAsia="ja-JP"/>
          </w:rPr>
          <w:t>Các chấp thuận chính thức của khách hàng / cổng ra sẽ được liên hệ lại giữa Khách hàng - Tài chính - Nhà thầu</w:t>
        </w:r>
      </w:ins>
    </w:p>
    <w:p w14:paraId="4910D34B" w14:textId="77777777" w:rsidR="009A1469" w:rsidRPr="009A1469" w:rsidRDefault="009A1469" w:rsidP="009A1469">
      <w:pPr>
        <w:widowControl/>
        <w:overflowPunct/>
        <w:autoSpaceDE/>
        <w:autoSpaceDN/>
        <w:adjustRightInd/>
        <w:spacing w:line="216" w:lineRule="atLeast"/>
        <w:ind w:left="288" w:hanging="216"/>
        <w:textAlignment w:val="auto"/>
        <w:rPr>
          <w:ins w:id="3588" w:author="Can Hong NGOC" w:date="2020-08-31T11:22:00Z"/>
          <w:color w:val="000000"/>
          <w:lang w:val="en-US" w:eastAsia="ja-JP"/>
        </w:rPr>
      </w:pPr>
      <w:ins w:id="3589" w:author="Can Hong NGOC" w:date="2020-08-31T11:22:00Z">
        <w:r w:rsidRPr="009A1469">
          <w:rPr>
            <w:rFonts w:ascii="Arial" w:hAnsi="Arial" w:cs="Arial"/>
            <w:color w:val="000000"/>
            <w:lang w:val="en-US" w:eastAsia="ja-JP"/>
          </w:rPr>
          <w:t>- Cổng 4.1 Kế hoạch SIT / UAT đã ký</w:t>
        </w:r>
        <w:r w:rsidRPr="009A1469">
          <w:rPr>
            <w:color w:val="000000"/>
            <w:sz w:val="14"/>
            <w:szCs w:val="14"/>
            <w:lang w:val="en-US" w:eastAsia="ja-JP"/>
          </w:rPr>
          <w:t>    </w:t>
        </w:r>
      </w:ins>
    </w:p>
    <w:p w14:paraId="2586C847" w14:textId="77777777" w:rsidR="009A1469" w:rsidRPr="009A1469" w:rsidRDefault="009A1469" w:rsidP="009A1469">
      <w:pPr>
        <w:widowControl/>
        <w:overflowPunct/>
        <w:autoSpaceDE/>
        <w:autoSpaceDN/>
        <w:adjustRightInd/>
        <w:spacing w:line="216" w:lineRule="atLeast"/>
        <w:ind w:left="288" w:hanging="216"/>
        <w:textAlignment w:val="auto"/>
        <w:rPr>
          <w:ins w:id="3590" w:author="Can Hong NGOC" w:date="2020-08-31T11:22:00Z"/>
          <w:color w:val="000000"/>
          <w:lang w:val="en-US" w:eastAsia="ja-JP"/>
        </w:rPr>
      </w:pPr>
      <w:ins w:id="3591" w:author="Can Hong NGOC" w:date="2020-08-31T11:22:00Z">
        <w:r w:rsidRPr="009A1469">
          <w:rPr>
            <w:rFonts w:ascii="Arial" w:hAnsi="Arial" w:cs="Arial"/>
            <w:color w:val="000000"/>
            <w:lang w:val="en-US" w:eastAsia="ja-JP"/>
          </w:rPr>
          <w:t>- Hoàn thành kiểm tra đã ký Cổng 4.2</w:t>
        </w:r>
        <w:r w:rsidRPr="009A1469">
          <w:rPr>
            <w:color w:val="000000"/>
            <w:sz w:val="14"/>
            <w:szCs w:val="14"/>
            <w:lang w:val="en-US" w:eastAsia="ja-JP"/>
          </w:rPr>
          <w:t>    </w:t>
        </w:r>
      </w:ins>
    </w:p>
    <w:p w14:paraId="3EBE1213" w14:textId="77777777" w:rsidR="009A1469" w:rsidRPr="009A1469" w:rsidRDefault="009A1469" w:rsidP="009A1469">
      <w:pPr>
        <w:widowControl/>
        <w:overflowPunct/>
        <w:autoSpaceDE/>
        <w:autoSpaceDN/>
        <w:adjustRightInd/>
        <w:spacing w:after="160" w:line="216" w:lineRule="atLeast"/>
        <w:ind w:left="288" w:hanging="216"/>
        <w:textAlignment w:val="auto"/>
        <w:rPr>
          <w:ins w:id="3592" w:author="Can Hong NGOC" w:date="2020-08-31T11:22:00Z"/>
          <w:color w:val="000000"/>
          <w:lang w:val="en-US" w:eastAsia="ja-JP"/>
        </w:rPr>
      </w:pPr>
      <w:ins w:id="3593" w:author="Can Hong NGOC" w:date="2020-08-31T11:22:00Z">
        <w:r w:rsidRPr="009A1469">
          <w:rPr>
            <w:rFonts w:ascii="Arial" w:hAnsi="Arial" w:cs="Arial"/>
            <w:color w:val="000000"/>
            <w:sz w:val="22"/>
            <w:szCs w:val="22"/>
            <w:lang w:val="en-US" w:eastAsia="ja-JP"/>
          </w:rPr>
          <w:t>- </w:t>
        </w:r>
        <w:r w:rsidRPr="009A1469">
          <w:rPr>
            <w:rFonts w:ascii="Arial" w:hAnsi="Arial" w:cs="Arial"/>
            <w:color w:val="000000"/>
            <w:lang w:val="en-US" w:eastAsia="ja-JP"/>
          </w:rPr>
          <w:t>Cổng 4.3 Báo cáo chuyển đổi mô phỏng đã ký</w:t>
        </w:r>
        <w:r w:rsidRPr="009A1469">
          <w:rPr>
            <w:color w:val="000000"/>
            <w:sz w:val="14"/>
            <w:szCs w:val="14"/>
            <w:lang w:val="en-US" w:eastAsia="ja-JP"/>
          </w:rPr>
          <w:t>    </w:t>
        </w:r>
      </w:ins>
    </w:p>
    <w:p w14:paraId="1CC84B48" w14:textId="77777777" w:rsidR="009A1469" w:rsidRPr="009A1469" w:rsidRDefault="009A1469" w:rsidP="009A1469">
      <w:pPr>
        <w:widowControl/>
        <w:overflowPunct/>
        <w:autoSpaceDE/>
        <w:autoSpaceDN/>
        <w:adjustRightInd/>
        <w:textAlignment w:val="auto"/>
        <w:rPr>
          <w:ins w:id="3594" w:author="Can Hong NGOC" w:date="2020-08-31T11:22:00Z"/>
          <w:color w:val="000000"/>
          <w:sz w:val="27"/>
          <w:szCs w:val="27"/>
          <w:lang w:val="en-US" w:eastAsia="ja-JP"/>
        </w:rPr>
      </w:pPr>
      <w:ins w:id="3595" w:author="Can Hong NGOC" w:date="2020-08-31T11:22:00Z">
        <w:r w:rsidRPr="009A1469">
          <w:rPr>
            <w:rFonts w:ascii="Arial" w:hAnsi="Arial" w:cs="Arial"/>
            <w:color w:val="000000"/>
            <w:lang w:val="en-US" w:eastAsia="ja-JP"/>
          </w:rPr>
          <w:t> </w:t>
        </w:r>
      </w:ins>
    </w:p>
    <w:p w14:paraId="4AFCBD9B" w14:textId="77777777" w:rsidR="009A1469" w:rsidRPr="009A1469" w:rsidRDefault="009A1469" w:rsidP="009A1469">
      <w:pPr>
        <w:widowControl/>
        <w:overflowPunct/>
        <w:autoSpaceDE/>
        <w:autoSpaceDN/>
        <w:adjustRightInd/>
        <w:textAlignment w:val="auto"/>
        <w:rPr>
          <w:ins w:id="3596" w:author="Can Hong NGOC" w:date="2020-08-31T11:22:00Z"/>
          <w:color w:val="000000"/>
          <w:sz w:val="27"/>
          <w:szCs w:val="27"/>
          <w:lang w:val="en-US" w:eastAsia="ja-JP"/>
        </w:rPr>
      </w:pPr>
      <w:ins w:id="3597" w:author="Can Hong NGOC" w:date="2020-08-31T11:22:00Z">
        <w:r w:rsidRPr="009A1469">
          <w:rPr>
            <w:rFonts w:ascii="Arial" w:hAnsi="Arial" w:cs="Arial"/>
            <w:color w:val="000000"/>
            <w:lang w:val="en-US" w:eastAsia="ja-JP"/>
          </w:rPr>
          <w:t> </w:t>
        </w:r>
      </w:ins>
    </w:p>
    <w:p w14:paraId="5D02C2D7" w14:textId="77777777" w:rsidR="009A1469" w:rsidRPr="009A1469" w:rsidRDefault="009A1469" w:rsidP="009A1469">
      <w:pPr>
        <w:widowControl/>
        <w:overflowPunct/>
        <w:autoSpaceDE/>
        <w:autoSpaceDN/>
        <w:adjustRightInd/>
        <w:textAlignment w:val="auto"/>
        <w:rPr>
          <w:ins w:id="3598" w:author="Can Hong NGOC" w:date="2020-08-31T11:22:00Z"/>
          <w:color w:val="000000"/>
          <w:sz w:val="27"/>
          <w:szCs w:val="27"/>
          <w:lang w:val="en-US" w:eastAsia="ja-JP"/>
        </w:rPr>
      </w:pPr>
      <w:ins w:id="3599" w:author="Can Hong NGOC" w:date="2020-08-31T11:22:00Z">
        <w:r w:rsidRPr="009A1469">
          <w:rPr>
            <w:rFonts w:ascii="Arial" w:hAnsi="Arial" w:cs="Arial"/>
            <w:b/>
            <w:bCs/>
            <w:color w:val="000000"/>
            <w:lang w:val="en-US" w:eastAsia="ja-JP"/>
          </w:rPr>
          <w:t>Đóng công đoạn phân phối</w:t>
        </w:r>
      </w:ins>
    </w:p>
    <w:tbl>
      <w:tblPr>
        <w:tblW w:w="15117" w:type="dxa"/>
        <w:tblCellMar>
          <w:left w:w="0" w:type="dxa"/>
          <w:right w:w="0" w:type="dxa"/>
        </w:tblCellMar>
        <w:tblLook w:val="04A0" w:firstRow="1" w:lastRow="0" w:firstColumn="1" w:lastColumn="0" w:noHBand="0" w:noVBand="1"/>
        <w:tblPrChange w:id="3600" w:author="Can Hong NGOC" w:date="2020-08-31T11:29:00Z">
          <w:tblPr>
            <w:tblW w:w="21600" w:type="dxa"/>
            <w:tblCellMar>
              <w:left w:w="0" w:type="dxa"/>
              <w:right w:w="0" w:type="dxa"/>
            </w:tblCellMar>
            <w:tblLook w:val="04A0" w:firstRow="1" w:lastRow="0" w:firstColumn="1" w:lastColumn="0" w:noHBand="0" w:noVBand="1"/>
          </w:tblPr>
        </w:tblPrChange>
      </w:tblPr>
      <w:tblGrid>
        <w:gridCol w:w="1458"/>
        <w:gridCol w:w="2250"/>
        <w:gridCol w:w="4320"/>
        <w:gridCol w:w="2520"/>
        <w:gridCol w:w="1530"/>
        <w:gridCol w:w="1111"/>
        <w:gridCol w:w="970"/>
        <w:gridCol w:w="958"/>
        <w:tblGridChange w:id="3601">
          <w:tblGrid>
            <w:gridCol w:w="1458"/>
            <w:gridCol w:w="210"/>
            <w:gridCol w:w="2040"/>
            <w:gridCol w:w="2426"/>
            <w:gridCol w:w="6133"/>
            <w:gridCol w:w="3035"/>
            <w:gridCol w:w="3259"/>
            <w:gridCol w:w="1111"/>
            <w:gridCol w:w="970"/>
            <w:gridCol w:w="958"/>
          </w:tblGrid>
        </w:tblGridChange>
      </w:tblGrid>
      <w:tr w:rsidR="009A1469" w:rsidRPr="009A1469" w14:paraId="57C6CBBB" w14:textId="77777777" w:rsidTr="006046A0">
        <w:trPr>
          <w:trHeight w:val="1311"/>
          <w:ins w:id="3602" w:author="Can Hong NGOC" w:date="2020-08-31T11:22:00Z"/>
          <w:trPrChange w:id="3603" w:author="Can Hong NGOC" w:date="2020-08-31T11:29:00Z">
            <w:trPr>
              <w:trHeight w:val="1311"/>
            </w:trPr>
          </w:trPrChange>
        </w:trPr>
        <w:tc>
          <w:tcPr>
            <w:tcW w:w="145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3604" w:author="Can Hong NGOC" w:date="2020-08-31T11:29:00Z">
              <w:tcPr>
                <w:tcW w:w="145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4DF9A2A6" w14:textId="0ABDF1A4" w:rsidR="009A1469" w:rsidRPr="009A1469" w:rsidRDefault="009A1469" w:rsidP="009A1469">
            <w:pPr>
              <w:widowControl/>
              <w:overflowPunct/>
              <w:autoSpaceDE/>
              <w:autoSpaceDN/>
              <w:adjustRightInd/>
              <w:textAlignment w:val="auto"/>
              <w:rPr>
                <w:ins w:id="3605" w:author="Can Hong NGOC" w:date="2020-08-31T11:22:00Z"/>
                <w:sz w:val="24"/>
                <w:szCs w:val="24"/>
                <w:lang w:val="en-US" w:eastAsia="ja-JP"/>
              </w:rPr>
            </w:pPr>
            <w:ins w:id="3606" w:author="Can Hong NGOC" w:date="2020-08-31T11:29:00Z">
              <w:r>
                <w:rPr>
                  <w:rFonts w:ascii="Arial" w:hAnsi="Arial" w:cs="Arial"/>
                  <w:b/>
                  <w:bCs/>
                  <w:color w:val="FFFFFF"/>
                  <w:sz w:val="22"/>
                  <w:szCs w:val="22"/>
                  <w:lang w:val="en-US" w:eastAsia="ja-JP"/>
                </w:rPr>
                <w:t>ID</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607" w:author="Can Hong NGOC" w:date="2020-08-31T11:29:00Z">
              <w:tcPr>
                <w:tcW w:w="2250" w:type="dxa"/>
                <w:gridSpan w:val="2"/>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7CE18D66" w14:textId="77777777" w:rsidR="009A1469" w:rsidRPr="009A1469" w:rsidRDefault="009A1469" w:rsidP="009A1469">
            <w:pPr>
              <w:widowControl/>
              <w:overflowPunct/>
              <w:autoSpaceDE/>
              <w:autoSpaceDN/>
              <w:adjustRightInd/>
              <w:textAlignment w:val="auto"/>
              <w:rPr>
                <w:ins w:id="3608" w:author="Can Hong NGOC" w:date="2020-08-31T11:22:00Z"/>
                <w:sz w:val="24"/>
                <w:szCs w:val="24"/>
                <w:lang w:val="en-US" w:eastAsia="ja-JP"/>
              </w:rPr>
            </w:pPr>
            <w:ins w:id="3609" w:author="Can Hong NGOC" w:date="2020-08-31T11:22:00Z">
              <w:r w:rsidRPr="009A1469">
                <w:rPr>
                  <w:rFonts w:ascii="Arial" w:hAnsi="Arial" w:cs="Arial"/>
                  <w:b/>
                  <w:bCs/>
                  <w:color w:val="FFFFFF"/>
                  <w:sz w:val="22"/>
                  <w:szCs w:val="22"/>
                  <w:lang w:val="en-US" w:eastAsia="ja-JP"/>
                </w:rPr>
                <w:t>Tên hoạt động</w:t>
              </w:r>
            </w:ins>
          </w:p>
        </w:tc>
        <w:tc>
          <w:tcPr>
            <w:tcW w:w="43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610" w:author="Can Hong NGOC" w:date="2020-08-31T11:29:00Z">
              <w:tcPr>
                <w:tcW w:w="8559" w:type="dxa"/>
                <w:gridSpan w:val="2"/>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73FA6CC0" w14:textId="77777777" w:rsidR="009A1469" w:rsidRPr="009A1469" w:rsidRDefault="009A1469" w:rsidP="009A1469">
            <w:pPr>
              <w:widowControl/>
              <w:overflowPunct/>
              <w:autoSpaceDE/>
              <w:autoSpaceDN/>
              <w:adjustRightInd/>
              <w:textAlignment w:val="auto"/>
              <w:rPr>
                <w:ins w:id="3611" w:author="Can Hong NGOC" w:date="2020-08-31T11:22:00Z"/>
                <w:sz w:val="24"/>
                <w:szCs w:val="24"/>
                <w:lang w:val="en-US" w:eastAsia="ja-JP"/>
              </w:rPr>
            </w:pPr>
            <w:ins w:id="3612" w:author="Can Hong NGOC" w:date="2020-08-31T11:22:00Z">
              <w:r w:rsidRPr="009A1469">
                <w:rPr>
                  <w:rFonts w:ascii="Arial" w:hAnsi="Arial" w:cs="Arial"/>
                  <w:b/>
                  <w:bCs/>
                  <w:color w:val="FFFFFF"/>
                  <w:sz w:val="22"/>
                  <w:szCs w:val="22"/>
                  <w:lang w:val="en-US" w:eastAsia="ja-JP"/>
                </w:rPr>
                <w:t>Mô tả hoạt động</w:t>
              </w:r>
            </w:ins>
          </w:p>
        </w:tc>
        <w:tc>
          <w:tcPr>
            <w:tcW w:w="25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613" w:author="Can Hong NGOC" w:date="2020-08-31T11:29:00Z">
              <w:tcPr>
                <w:tcW w:w="303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692AF4C3" w14:textId="77777777" w:rsidR="009A1469" w:rsidRPr="009A1469" w:rsidRDefault="009A1469" w:rsidP="009A1469">
            <w:pPr>
              <w:widowControl/>
              <w:overflowPunct/>
              <w:autoSpaceDE/>
              <w:autoSpaceDN/>
              <w:adjustRightInd/>
              <w:textAlignment w:val="auto"/>
              <w:rPr>
                <w:ins w:id="3614" w:author="Can Hong NGOC" w:date="2020-08-31T11:22:00Z"/>
                <w:sz w:val="24"/>
                <w:szCs w:val="24"/>
                <w:lang w:val="en-US" w:eastAsia="ja-JP"/>
              </w:rPr>
            </w:pPr>
            <w:ins w:id="3615" w:author="Can Hong NGOC" w:date="2020-08-31T11:22:00Z">
              <w:r w:rsidRPr="009A1469">
                <w:rPr>
                  <w:rFonts w:ascii="Arial" w:hAnsi="Arial" w:cs="Arial"/>
                  <w:b/>
                  <w:bCs/>
                  <w:color w:val="FFFFFF"/>
                  <w:sz w:val="22"/>
                  <w:szCs w:val="22"/>
                  <w:lang w:val="en-US" w:eastAsia="ja-JP"/>
                </w:rPr>
                <w:t>Giao hàng</w:t>
              </w:r>
            </w:ins>
          </w:p>
        </w:tc>
        <w:tc>
          <w:tcPr>
            <w:tcW w:w="153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616" w:author="Can Hong NGOC" w:date="2020-08-31T11:29:00Z">
              <w:tcPr>
                <w:tcW w:w="325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2FFCD626" w14:textId="77777777" w:rsidR="009A1469" w:rsidRPr="009A1469" w:rsidRDefault="009A1469" w:rsidP="009A1469">
            <w:pPr>
              <w:widowControl/>
              <w:overflowPunct/>
              <w:autoSpaceDE/>
              <w:autoSpaceDN/>
              <w:adjustRightInd/>
              <w:textAlignment w:val="auto"/>
              <w:rPr>
                <w:ins w:id="3617" w:author="Can Hong NGOC" w:date="2020-08-31T11:22:00Z"/>
                <w:sz w:val="24"/>
                <w:szCs w:val="24"/>
                <w:lang w:val="en-US" w:eastAsia="ja-JP"/>
              </w:rPr>
            </w:pPr>
            <w:ins w:id="3618" w:author="Can Hong NGOC" w:date="2020-08-31T11:22:00Z">
              <w:r w:rsidRPr="009A1469">
                <w:rPr>
                  <w:rFonts w:ascii="Arial" w:hAnsi="Arial" w:cs="Arial"/>
                  <w:b/>
                  <w:bCs/>
                  <w:color w:val="FFFFFF"/>
                  <w:sz w:val="22"/>
                  <w:szCs w:val="22"/>
                  <w:lang w:val="en-US" w:eastAsia="ja-JP"/>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619" w:author="Can Hong NGOC" w:date="2020-08-31T11:29:00Z">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11B04C92" w14:textId="77777777" w:rsidR="009A1469" w:rsidRPr="009A1469" w:rsidRDefault="009A1469" w:rsidP="009A1469">
            <w:pPr>
              <w:widowControl/>
              <w:overflowPunct/>
              <w:autoSpaceDE/>
              <w:autoSpaceDN/>
              <w:adjustRightInd/>
              <w:textAlignment w:val="auto"/>
              <w:rPr>
                <w:ins w:id="3620" w:author="Can Hong NGOC" w:date="2020-08-31T11:22:00Z"/>
                <w:sz w:val="24"/>
                <w:szCs w:val="24"/>
                <w:lang w:val="en-US" w:eastAsia="ja-JP"/>
              </w:rPr>
            </w:pPr>
            <w:ins w:id="3621" w:author="Can Hong NGOC" w:date="2020-08-31T11:22:00Z">
              <w:r w:rsidRPr="009A1469">
                <w:rPr>
                  <w:rFonts w:ascii="Arial" w:hAnsi="Arial" w:cs="Arial"/>
                  <w:b/>
                  <w:bCs/>
                  <w:color w:val="FFFFFF"/>
                  <w:sz w:val="22"/>
                  <w:szCs w:val="22"/>
                  <w:lang w:val="en-US" w:eastAsia="ja-JP"/>
                </w:rPr>
                <w:t>Finastra</w:t>
              </w:r>
            </w:ins>
          </w:p>
        </w:tc>
        <w:tc>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622" w:author="Can Hong NGOC" w:date="2020-08-31T11:29:00Z">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33762B92" w14:textId="77777777" w:rsidR="009A1469" w:rsidRPr="009A1469" w:rsidRDefault="009A1469" w:rsidP="009A1469">
            <w:pPr>
              <w:widowControl/>
              <w:overflowPunct/>
              <w:autoSpaceDE/>
              <w:autoSpaceDN/>
              <w:adjustRightInd/>
              <w:textAlignment w:val="auto"/>
              <w:rPr>
                <w:ins w:id="3623" w:author="Can Hong NGOC" w:date="2020-08-31T11:22:00Z"/>
                <w:sz w:val="24"/>
                <w:szCs w:val="24"/>
                <w:lang w:val="en-US" w:eastAsia="ja-JP"/>
              </w:rPr>
            </w:pPr>
            <w:ins w:id="3624" w:author="Can Hong NGOC" w:date="2020-08-31T11:22:00Z">
              <w:r w:rsidRPr="009A1469">
                <w:rPr>
                  <w:rFonts w:ascii="Arial" w:hAnsi="Arial" w:cs="Arial"/>
                  <w:b/>
                  <w:bCs/>
                  <w:color w:val="FFFFFF"/>
                  <w:sz w:val="22"/>
                  <w:szCs w:val="22"/>
                  <w:lang w:val="en-US" w:eastAsia="ja-JP"/>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625" w:author="Can Hong NGOC" w:date="2020-08-31T11:29:00Z">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14:paraId="57725229" w14:textId="77777777" w:rsidR="009A1469" w:rsidRPr="009A1469" w:rsidRDefault="009A1469" w:rsidP="009A1469">
            <w:pPr>
              <w:widowControl/>
              <w:overflowPunct/>
              <w:autoSpaceDE/>
              <w:autoSpaceDN/>
              <w:adjustRightInd/>
              <w:textAlignment w:val="auto"/>
              <w:rPr>
                <w:ins w:id="3626" w:author="Can Hong NGOC" w:date="2020-08-31T11:22:00Z"/>
                <w:sz w:val="24"/>
                <w:szCs w:val="24"/>
                <w:lang w:val="en-US" w:eastAsia="ja-JP"/>
              </w:rPr>
            </w:pPr>
            <w:ins w:id="3627" w:author="Can Hong NGOC" w:date="2020-08-31T11:22:00Z">
              <w:r w:rsidRPr="009A1469">
                <w:rPr>
                  <w:rFonts w:ascii="Arial" w:hAnsi="Arial" w:cs="Arial"/>
                  <w:b/>
                  <w:bCs/>
                  <w:color w:val="FFFFFF"/>
                  <w:sz w:val="22"/>
                  <w:szCs w:val="22"/>
                  <w:lang w:val="en-US" w:eastAsia="ja-JP"/>
                </w:rPr>
                <w:t>Khách hàng</w:t>
              </w:r>
            </w:ins>
          </w:p>
        </w:tc>
      </w:tr>
      <w:tr w:rsidR="009A1469" w:rsidRPr="009A1469" w14:paraId="5C74E186" w14:textId="77777777" w:rsidTr="006046A0">
        <w:trPr>
          <w:trHeight w:val="863"/>
          <w:ins w:id="3628" w:author="Can Hong NGOC" w:date="2020-08-31T11:22:00Z"/>
          <w:trPrChange w:id="3629" w:author="Can Hong NGOC" w:date="2020-08-31T11:29:00Z">
            <w:trPr>
              <w:trHeight w:val="863"/>
            </w:trPr>
          </w:trPrChange>
        </w:trPr>
        <w:tc>
          <w:tcPr>
            <w:tcW w:w="14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30" w:author="Can Hong NGOC" w:date="2020-08-31T11:29:00Z">
              <w:tcPr>
                <w:tcW w:w="14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082A0CD" w14:textId="77777777" w:rsidR="009A1469" w:rsidRPr="009A1469" w:rsidRDefault="009A1469" w:rsidP="009A1469">
            <w:pPr>
              <w:widowControl/>
              <w:overflowPunct/>
              <w:autoSpaceDE/>
              <w:autoSpaceDN/>
              <w:adjustRightInd/>
              <w:textAlignment w:val="auto"/>
              <w:rPr>
                <w:ins w:id="3631" w:author="Can Hong NGOC" w:date="2020-08-31T11:22:00Z"/>
                <w:sz w:val="24"/>
                <w:szCs w:val="24"/>
                <w:lang w:val="en-US" w:eastAsia="ja-JP"/>
              </w:rPr>
            </w:pPr>
            <w:ins w:id="3632" w:author="Can Hong NGOC" w:date="2020-08-31T11:22:00Z">
              <w:r w:rsidRPr="009A1469">
                <w:rPr>
                  <w:rFonts w:ascii="Arial" w:hAnsi="Arial" w:cs="Arial"/>
                  <w:b/>
                  <w:bCs/>
                  <w:sz w:val="22"/>
                  <w:szCs w:val="22"/>
                  <w:lang w:val="en-US" w:eastAsia="ja-JP"/>
                </w:rPr>
                <w:t>VK.DE001</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33" w:author="Can Hong NGOC" w:date="2020-08-31T11:29:00Z">
              <w:tcPr>
                <w:tcW w:w="22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E5F801C" w14:textId="77777777" w:rsidR="009A1469" w:rsidRPr="009A1469" w:rsidRDefault="009A1469" w:rsidP="009A1469">
            <w:pPr>
              <w:widowControl/>
              <w:overflowPunct/>
              <w:autoSpaceDE/>
              <w:autoSpaceDN/>
              <w:adjustRightInd/>
              <w:textAlignment w:val="auto"/>
              <w:rPr>
                <w:ins w:id="3634" w:author="Can Hong NGOC" w:date="2020-08-31T11:22:00Z"/>
                <w:sz w:val="24"/>
                <w:szCs w:val="24"/>
                <w:lang w:val="en-US" w:eastAsia="ja-JP"/>
              </w:rPr>
            </w:pPr>
            <w:ins w:id="3635" w:author="Can Hong NGOC" w:date="2020-08-31T11:22:00Z">
              <w:r w:rsidRPr="009A1469">
                <w:rPr>
                  <w:rFonts w:ascii="Arial" w:hAnsi="Arial" w:cs="Arial"/>
                  <w:sz w:val="22"/>
                  <w:szCs w:val="22"/>
                  <w:lang w:val="en-US" w:eastAsia="ja-JP"/>
                </w:rPr>
                <w:t>Cài đặt Hệ thống cuối cùng Xây dựng và Thiết lập môi trường sản xuất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36" w:author="Can Hong NGOC" w:date="2020-08-31T11:29:00Z">
              <w:tcPr>
                <w:tcW w:w="855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0C28F63" w14:textId="77777777" w:rsidR="009A1469" w:rsidRPr="009A1469" w:rsidRDefault="009A1469" w:rsidP="009A1469">
            <w:pPr>
              <w:widowControl/>
              <w:overflowPunct/>
              <w:autoSpaceDE/>
              <w:autoSpaceDN/>
              <w:adjustRightInd/>
              <w:textAlignment w:val="auto"/>
              <w:rPr>
                <w:ins w:id="3637" w:author="Can Hong NGOC" w:date="2020-08-31T11:22:00Z"/>
                <w:sz w:val="24"/>
                <w:szCs w:val="24"/>
                <w:lang w:val="en-US" w:eastAsia="ja-JP"/>
              </w:rPr>
            </w:pPr>
            <w:ins w:id="3638" w:author="Can Hong NGOC" w:date="2020-08-31T11:22:00Z">
              <w:r w:rsidRPr="009A1469">
                <w:rPr>
                  <w:rFonts w:ascii="Arial" w:hAnsi="Arial" w:cs="Arial"/>
                  <w:sz w:val="22"/>
                  <w:szCs w:val="22"/>
                  <w:lang w:val="en-US" w:eastAsia="ja-JP"/>
                </w:rPr>
                <w:t>Cài đặt Hệ thống cuối cùng Xây dựng và Thiết lập môi trường sản xuất</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39" w:author="Can Hong NGOC" w:date="2020-08-31T11:29:00Z">
              <w:tcPr>
                <w:tcW w:w="303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3038671" w14:textId="77777777" w:rsidR="009A1469" w:rsidRPr="009A1469" w:rsidRDefault="009A1469" w:rsidP="009A1469">
            <w:pPr>
              <w:widowControl/>
              <w:overflowPunct/>
              <w:autoSpaceDE/>
              <w:autoSpaceDN/>
              <w:adjustRightInd/>
              <w:textAlignment w:val="auto"/>
              <w:rPr>
                <w:ins w:id="3640" w:author="Can Hong NGOC" w:date="2020-08-31T11:22:00Z"/>
                <w:sz w:val="24"/>
                <w:szCs w:val="24"/>
                <w:lang w:val="en-US" w:eastAsia="ja-JP"/>
              </w:rPr>
            </w:pPr>
            <w:ins w:id="3641" w:author="Can Hong NGOC" w:date="2020-08-31T11:22:00Z">
              <w:r w:rsidRPr="009A1469">
                <w:rPr>
                  <w:rFonts w:ascii="Arial" w:hAnsi="Arial" w:cs="Arial"/>
                  <w:sz w:val="22"/>
                  <w:szCs w:val="22"/>
                  <w:lang w:val="en-US" w:eastAsia="ja-JP"/>
                </w:rPr>
                <w:t>Môi trường sản xuất DED001</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42" w:author="Can Hong NGOC" w:date="2020-08-31T11:29:00Z">
              <w:tcPr>
                <w:tcW w:w="32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9498B76" w14:textId="77777777" w:rsidR="009A1469" w:rsidRPr="009A1469" w:rsidRDefault="009A1469" w:rsidP="009A1469">
            <w:pPr>
              <w:widowControl/>
              <w:overflowPunct/>
              <w:autoSpaceDE/>
              <w:autoSpaceDN/>
              <w:adjustRightInd/>
              <w:textAlignment w:val="auto"/>
              <w:rPr>
                <w:ins w:id="3643" w:author="Can Hong NGOC" w:date="2020-08-31T11:22:00Z"/>
                <w:sz w:val="24"/>
                <w:szCs w:val="24"/>
                <w:lang w:val="en-US" w:eastAsia="ja-JP"/>
              </w:rPr>
            </w:pPr>
            <w:ins w:id="3644" w:author="Can Hong NGOC" w:date="2020-08-31T11:22:00Z">
              <w:r w:rsidRPr="009A1469">
                <w:rPr>
                  <w:rFonts w:ascii="Arial" w:hAnsi="Arial" w:cs="Arial"/>
                  <w:sz w:val="22"/>
                  <w:szCs w:val="22"/>
                  <w:lang w:val="en-US" w:eastAsia="ja-JP"/>
                </w:rPr>
                <w:t>Cấu hình</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45" w:author="Can Hong NGOC" w:date="2020-08-31T11:29: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577E6F7" w14:textId="77777777" w:rsidR="009A1469" w:rsidRPr="009A1469" w:rsidRDefault="009A1469" w:rsidP="009A1469">
            <w:pPr>
              <w:widowControl/>
              <w:overflowPunct/>
              <w:autoSpaceDE/>
              <w:autoSpaceDN/>
              <w:adjustRightInd/>
              <w:jc w:val="center"/>
              <w:textAlignment w:val="auto"/>
              <w:rPr>
                <w:ins w:id="3646" w:author="Can Hong NGOC" w:date="2020-08-31T11:22:00Z"/>
                <w:sz w:val="24"/>
                <w:szCs w:val="24"/>
                <w:lang w:val="en-US" w:eastAsia="ja-JP"/>
              </w:rPr>
            </w:pPr>
            <w:ins w:id="3647"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48" w:author="Can Hong NGOC" w:date="2020-08-31T11:29: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3E454F1" w14:textId="77777777" w:rsidR="009A1469" w:rsidRPr="009A1469" w:rsidRDefault="009A1469" w:rsidP="009A1469">
            <w:pPr>
              <w:widowControl/>
              <w:overflowPunct/>
              <w:autoSpaceDE/>
              <w:autoSpaceDN/>
              <w:adjustRightInd/>
              <w:jc w:val="center"/>
              <w:textAlignment w:val="auto"/>
              <w:rPr>
                <w:ins w:id="3649" w:author="Can Hong NGOC" w:date="2020-08-31T11:22:00Z"/>
                <w:sz w:val="24"/>
                <w:szCs w:val="24"/>
                <w:lang w:val="en-US" w:eastAsia="ja-JP"/>
              </w:rPr>
            </w:pPr>
            <w:ins w:id="3650"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51" w:author="Can Hong NGOC" w:date="2020-08-31T11:29: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99B78C4" w14:textId="77777777" w:rsidR="009A1469" w:rsidRPr="009A1469" w:rsidRDefault="009A1469" w:rsidP="009A1469">
            <w:pPr>
              <w:widowControl/>
              <w:overflowPunct/>
              <w:autoSpaceDE/>
              <w:autoSpaceDN/>
              <w:adjustRightInd/>
              <w:jc w:val="center"/>
              <w:textAlignment w:val="auto"/>
              <w:rPr>
                <w:ins w:id="3652" w:author="Can Hong NGOC" w:date="2020-08-31T11:22:00Z"/>
                <w:sz w:val="24"/>
                <w:szCs w:val="24"/>
                <w:lang w:val="en-US" w:eastAsia="ja-JP"/>
              </w:rPr>
            </w:pPr>
            <w:ins w:id="3653" w:author="Can Hong NGOC" w:date="2020-08-31T11:22:00Z">
              <w:r w:rsidRPr="009A1469">
                <w:rPr>
                  <w:rFonts w:ascii="Arial" w:hAnsi="Arial" w:cs="Arial"/>
                  <w:sz w:val="22"/>
                  <w:szCs w:val="22"/>
                  <w:lang w:val="en-US" w:eastAsia="ja-JP"/>
                </w:rPr>
                <w:t>E</w:t>
              </w:r>
            </w:ins>
          </w:p>
        </w:tc>
      </w:tr>
      <w:tr w:rsidR="009A1469" w:rsidRPr="009A1469" w14:paraId="040FF872" w14:textId="77777777" w:rsidTr="006046A0">
        <w:trPr>
          <w:trHeight w:val="863"/>
          <w:ins w:id="3654" w:author="Can Hong NGOC" w:date="2020-08-31T11:22:00Z"/>
          <w:trPrChange w:id="3655" w:author="Can Hong NGOC" w:date="2020-08-31T11:29:00Z">
            <w:trPr>
              <w:trHeight w:val="863"/>
            </w:trPr>
          </w:trPrChange>
        </w:trPr>
        <w:tc>
          <w:tcPr>
            <w:tcW w:w="14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56" w:author="Can Hong NGOC" w:date="2020-08-31T11:29:00Z">
              <w:tcPr>
                <w:tcW w:w="160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AFCC84B" w14:textId="77777777" w:rsidR="009A1469" w:rsidRPr="009A1469" w:rsidRDefault="009A1469" w:rsidP="009A1469">
            <w:pPr>
              <w:widowControl/>
              <w:overflowPunct/>
              <w:autoSpaceDE/>
              <w:autoSpaceDN/>
              <w:adjustRightInd/>
              <w:textAlignment w:val="auto"/>
              <w:rPr>
                <w:ins w:id="3657" w:author="Can Hong NGOC" w:date="2020-08-31T11:22:00Z"/>
                <w:sz w:val="24"/>
                <w:szCs w:val="24"/>
                <w:lang w:val="en-US" w:eastAsia="ja-JP"/>
              </w:rPr>
            </w:pPr>
            <w:ins w:id="3658" w:author="Can Hong NGOC" w:date="2020-08-31T11:22:00Z">
              <w:r w:rsidRPr="009A1469">
                <w:rPr>
                  <w:rFonts w:ascii="Arial" w:hAnsi="Arial" w:cs="Arial"/>
                  <w:b/>
                  <w:bCs/>
                  <w:sz w:val="22"/>
                  <w:szCs w:val="22"/>
                  <w:lang w:val="en-US" w:eastAsia="ja-JP"/>
                </w:rPr>
                <w:t>VK.DE002</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59" w:author="Can Hong NGOC" w:date="2020-08-31T11:29:00Z">
              <w:tcPr>
                <w:tcW w:w="429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E9CAD54" w14:textId="77777777" w:rsidR="009A1469" w:rsidRPr="009A1469" w:rsidRDefault="009A1469" w:rsidP="009A1469">
            <w:pPr>
              <w:widowControl/>
              <w:overflowPunct/>
              <w:autoSpaceDE/>
              <w:autoSpaceDN/>
              <w:adjustRightInd/>
              <w:textAlignment w:val="auto"/>
              <w:rPr>
                <w:ins w:id="3660" w:author="Can Hong NGOC" w:date="2020-08-31T11:22:00Z"/>
                <w:sz w:val="24"/>
                <w:szCs w:val="24"/>
                <w:lang w:val="en-US" w:eastAsia="ja-JP"/>
              </w:rPr>
            </w:pPr>
            <w:ins w:id="3661" w:author="Can Hong NGOC" w:date="2020-08-31T11:22:00Z">
              <w:r w:rsidRPr="009A1469">
                <w:rPr>
                  <w:rFonts w:ascii="Arial" w:hAnsi="Arial" w:cs="Arial"/>
                  <w:sz w:val="22"/>
                  <w:szCs w:val="22"/>
                  <w:lang w:val="en-US" w:eastAsia="ja-JP"/>
                </w:rPr>
                <w:t>Hoàn thiện Kế hoạch Cắt bỏ, bao gồm Tài nguyên và Danh sách Kiểm tra Trực tiếp</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62" w:author="Can Hong NGOC" w:date="2020-08-31T11:29: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BB23F50" w14:textId="77777777" w:rsidR="009A1469" w:rsidRPr="009A1469" w:rsidRDefault="009A1469" w:rsidP="009A1469">
            <w:pPr>
              <w:widowControl/>
              <w:overflowPunct/>
              <w:autoSpaceDE/>
              <w:autoSpaceDN/>
              <w:adjustRightInd/>
              <w:textAlignment w:val="auto"/>
              <w:rPr>
                <w:ins w:id="3663" w:author="Can Hong NGOC" w:date="2020-08-31T11:22:00Z"/>
                <w:sz w:val="24"/>
                <w:szCs w:val="24"/>
                <w:lang w:val="en-US" w:eastAsia="ja-JP"/>
              </w:rPr>
            </w:pPr>
            <w:ins w:id="3664" w:author="Can Hong NGOC" w:date="2020-08-31T11:22:00Z">
              <w:r w:rsidRPr="009A1469">
                <w:rPr>
                  <w:rFonts w:ascii="Arial" w:hAnsi="Arial" w:cs="Arial"/>
                  <w:sz w:val="22"/>
                  <w:szCs w:val="22"/>
                  <w:lang w:val="en-US" w:eastAsia="ja-JP"/>
                </w:rPr>
                <w:t>Khách hàng và Finastra sẽ xây dựng danh sách chi tiết các hoạt động và thủ tục cho “Go-Live”</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65" w:author="Can Hong NGOC" w:date="2020-08-31T11:29: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033CB10" w14:textId="77777777" w:rsidR="009A1469" w:rsidRPr="009A1469" w:rsidRDefault="009A1469" w:rsidP="009A1469">
            <w:pPr>
              <w:widowControl/>
              <w:overflowPunct/>
              <w:autoSpaceDE/>
              <w:autoSpaceDN/>
              <w:adjustRightInd/>
              <w:textAlignment w:val="auto"/>
              <w:rPr>
                <w:ins w:id="3666" w:author="Can Hong NGOC" w:date="2020-08-31T11:22:00Z"/>
                <w:sz w:val="24"/>
                <w:szCs w:val="24"/>
                <w:lang w:val="en-US" w:eastAsia="ja-JP"/>
              </w:rPr>
            </w:pPr>
            <w:ins w:id="3667" w:author="Can Hong NGOC" w:date="2020-08-31T11:22:00Z">
              <w:r w:rsidRPr="009A1469">
                <w:rPr>
                  <w:rFonts w:ascii="Arial" w:hAnsi="Arial" w:cs="Arial"/>
                  <w:sz w:val="22"/>
                  <w:szCs w:val="22"/>
                  <w:lang w:val="en-US" w:eastAsia="ja-JP"/>
                </w:rPr>
                <w:t>Kế hoạch cắt bỏ cuối cùng của DED002</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68" w:author="Can Hong NGOC" w:date="2020-08-31T11:29: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E01E6F9" w14:textId="77777777" w:rsidR="009A1469" w:rsidRPr="009A1469" w:rsidRDefault="009A1469" w:rsidP="009A1469">
            <w:pPr>
              <w:widowControl/>
              <w:overflowPunct/>
              <w:autoSpaceDE/>
              <w:autoSpaceDN/>
              <w:adjustRightInd/>
              <w:textAlignment w:val="auto"/>
              <w:rPr>
                <w:ins w:id="3669" w:author="Can Hong NGOC" w:date="2020-08-31T11:22:00Z"/>
                <w:sz w:val="24"/>
                <w:szCs w:val="24"/>
                <w:lang w:val="en-US" w:eastAsia="ja-JP"/>
              </w:rPr>
            </w:pPr>
            <w:ins w:id="3670"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71" w:author="Can Hong NGOC" w:date="2020-08-31T11:29: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A06C736" w14:textId="77777777" w:rsidR="009A1469" w:rsidRPr="009A1469" w:rsidRDefault="009A1469" w:rsidP="009A1469">
            <w:pPr>
              <w:widowControl/>
              <w:overflowPunct/>
              <w:autoSpaceDE/>
              <w:autoSpaceDN/>
              <w:adjustRightInd/>
              <w:jc w:val="center"/>
              <w:textAlignment w:val="auto"/>
              <w:rPr>
                <w:ins w:id="3672" w:author="Can Hong NGOC" w:date="2020-08-31T11:22:00Z"/>
                <w:sz w:val="24"/>
                <w:szCs w:val="24"/>
                <w:lang w:val="en-US" w:eastAsia="ja-JP"/>
              </w:rPr>
            </w:pPr>
            <w:ins w:id="3673"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74" w:author="Can Hong NGOC" w:date="2020-08-31T11:29: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11521EF" w14:textId="77777777" w:rsidR="009A1469" w:rsidRPr="009A1469" w:rsidRDefault="009A1469" w:rsidP="009A1469">
            <w:pPr>
              <w:widowControl/>
              <w:overflowPunct/>
              <w:autoSpaceDE/>
              <w:autoSpaceDN/>
              <w:adjustRightInd/>
              <w:jc w:val="center"/>
              <w:textAlignment w:val="auto"/>
              <w:rPr>
                <w:ins w:id="3675" w:author="Can Hong NGOC" w:date="2020-08-31T11:22:00Z"/>
                <w:sz w:val="24"/>
                <w:szCs w:val="24"/>
                <w:lang w:val="en-US" w:eastAsia="ja-JP"/>
              </w:rPr>
            </w:pPr>
            <w:ins w:id="3676"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77" w:author="Can Hong NGOC" w:date="2020-08-31T11:29: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2C393F5" w14:textId="77777777" w:rsidR="009A1469" w:rsidRPr="009A1469" w:rsidRDefault="009A1469" w:rsidP="009A1469">
            <w:pPr>
              <w:widowControl/>
              <w:overflowPunct/>
              <w:autoSpaceDE/>
              <w:autoSpaceDN/>
              <w:adjustRightInd/>
              <w:jc w:val="center"/>
              <w:textAlignment w:val="auto"/>
              <w:rPr>
                <w:ins w:id="3678" w:author="Can Hong NGOC" w:date="2020-08-31T11:22:00Z"/>
                <w:sz w:val="24"/>
                <w:szCs w:val="24"/>
                <w:lang w:val="en-US" w:eastAsia="ja-JP"/>
              </w:rPr>
            </w:pPr>
            <w:ins w:id="3679" w:author="Can Hong NGOC" w:date="2020-08-31T11:22:00Z">
              <w:r w:rsidRPr="009A1469">
                <w:rPr>
                  <w:rFonts w:ascii="Arial" w:hAnsi="Arial" w:cs="Arial"/>
                  <w:sz w:val="22"/>
                  <w:szCs w:val="22"/>
                  <w:lang w:val="en-US" w:eastAsia="ja-JP"/>
                </w:rPr>
                <w:t>E</w:t>
              </w:r>
            </w:ins>
          </w:p>
        </w:tc>
      </w:tr>
      <w:tr w:rsidR="009A1469" w:rsidRPr="009A1469" w14:paraId="5F4DBD1A" w14:textId="77777777" w:rsidTr="006046A0">
        <w:trPr>
          <w:trHeight w:val="863"/>
          <w:ins w:id="3680" w:author="Can Hong NGOC" w:date="2020-08-31T11:22:00Z"/>
          <w:trPrChange w:id="3681" w:author="Can Hong NGOC" w:date="2020-08-31T11:29:00Z">
            <w:trPr>
              <w:trHeight w:val="863"/>
            </w:trPr>
          </w:trPrChange>
        </w:trPr>
        <w:tc>
          <w:tcPr>
            <w:tcW w:w="14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82" w:author="Can Hong NGOC" w:date="2020-08-31T11:29:00Z">
              <w:tcPr>
                <w:tcW w:w="14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3BAEA1A" w14:textId="77777777" w:rsidR="009A1469" w:rsidRPr="009A1469" w:rsidRDefault="009A1469" w:rsidP="009A1469">
            <w:pPr>
              <w:widowControl/>
              <w:overflowPunct/>
              <w:autoSpaceDE/>
              <w:autoSpaceDN/>
              <w:adjustRightInd/>
              <w:textAlignment w:val="auto"/>
              <w:rPr>
                <w:ins w:id="3683" w:author="Can Hong NGOC" w:date="2020-08-31T11:22:00Z"/>
                <w:sz w:val="24"/>
                <w:szCs w:val="24"/>
                <w:lang w:val="en-US" w:eastAsia="ja-JP"/>
              </w:rPr>
            </w:pPr>
            <w:ins w:id="3684" w:author="Can Hong NGOC" w:date="2020-08-31T11:22:00Z">
              <w:r w:rsidRPr="009A1469">
                <w:rPr>
                  <w:rFonts w:ascii="Arial" w:hAnsi="Arial" w:cs="Arial"/>
                  <w:b/>
                  <w:bCs/>
                  <w:sz w:val="22"/>
                  <w:szCs w:val="22"/>
                  <w:lang w:val="en-US" w:eastAsia="ja-JP"/>
                </w:rPr>
                <w:t>VK.DE003</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85" w:author="Can Hong NGOC" w:date="2020-08-31T11:29:00Z">
              <w:tcPr>
                <w:tcW w:w="22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4B3EC97" w14:textId="77777777" w:rsidR="009A1469" w:rsidRPr="009A1469" w:rsidRDefault="009A1469" w:rsidP="009A1469">
            <w:pPr>
              <w:widowControl/>
              <w:overflowPunct/>
              <w:autoSpaceDE/>
              <w:autoSpaceDN/>
              <w:adjustRightInd/>
              <w:textAlignment w:val="auto"/>
              <w:rPr>
                <w:ins w:id="3686" w:author="Can Hong NGOC" w:date="2020-08-31T11:22:00Z"/>
                <w:sz w:val="24"/>
                <w:szCs w:val="24"/>
                <w:lang w:val="en-US" w:eastAsia="ja-JP"/>
              </w:rPr>
            </w:pPr>
            <w:ins w:id="3687" w:author="Can Hong NGOC" w:date="2020-08-31T11:22:00Z">
              <w:r w:rsidRPr="009A1469">
                <w:rPr>
                  <w:rFonts w:ascii="Arial" w:hAnsi="Arial" w:cs="Arial"/>
                  <w:sz w:val="22"/>
                  <w:szCs w:val="22"/>
                  <w:lang w:val="en-US" w:eastAsia="ja-JP"/>
                </w:rPr>
                <w:t>Đối chiếu tài liệu hệ thống bàn giao kỹ thuật</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88" w:author="Can Hong NGOC" w:date="2020-08-31T11:29:00Z">
              <w:tcPr>
                <w:tcW w:w="855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5885484" w14:textId="77777777" w:rsidR="009A1469" w:rsidRPr="009A1469" w:rsidRDefault="009A1469" w:rsidP="009A1469">
            <w:pPr>
              <w:widowControl/>
              <w:overflowPunct/>
              <w:autoSpaceDE/>
              <w:autoSpaceDN/>
              <w:adjustRightInd/>
              <w:textAlignment w:val="auto"/>
              <w:rPr>
                <w:ins w:id="3689" w:author="Can Hong NGOC" w:date="2020-08-31T11:22:00Z"/>
                <w:sz w:val="24"/>
                <w:szCs w:val="24"/>
                <w:lang w:val="en-US" w:eastAsia="ja-JP"/>
              </w:rPr>
            </w:pPr>
            <w:ins w:id="3690" w:author="Can Hong NGOC" w:date="2020-08-31T11:22:00Z">
              <w:r w:rsidRPr="009A1469">
                <w:rPr>
                  <w:rFonts w:ascii="Arial" w:hAnsi="Arial" w:cs="Arial"/>
                  <w:sz w:val="22"/>
                  <w:szCs w:val="22"/>
                  <w:lang w:val="en-US" w:eastAsia="ja-JP"/>
                </w:rPr>
                <w:t>Client và Finastra sẽ hoàn thiện tài liệu kỹ thuật của mạng, kiến ​​trúc, quy trình hoạt động, v.v.</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91" w:author="Can Hong NGOC" w:date="2020-08-31T11:29:00Z">
              <w:tcPr>
                <w:tcW w:w="303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A1F28DD" w14:textId="77777777" w:rsidR="009A1469" w:rsidRPr="009A1469" w:rsidRDefault="009A1469" w:rsidP="009A1469">
            <w:pPr>
              <w:widowControl/>
              <w:overflowPunct/>
              <w:autoSpaceDE/>
              <w:autoSpaceDN/>
              <w:adjustRightInd/>
              <w:textAlignment w:val="auto"/>
              <w:rPr>
                <w:ins w:id="3692" w:author="Can Hong NGOC" w:date="2020-08-31T11:22:00Z"/>
                <w:sz w:val="24"/>
                <w:szCs w:val="24"/>
                <w:lang w:val="en-US" w:eastAsia="ja-JP"/>
              </w:rPr>
            </w:pPr>
            <w:ins w:id="3693" w:author="Can Hong NGOC" w:date="2020-08-31T11:22:00Z">
              <w:r w:rsidRPr="009A1469">
                <w:rPr>
                  <w:rFonts w:ascii="Arial" w:hAnsi="Arial" w:cs="Arial"/>
                  <w:sz w:val="22"/>
                  <w:szCs w:val="22"/>
                  <w:lang w:val="en-US" w:eastAsia="ja-JP"/>
                </w:rPr>
                <w:t>Tài liệu trang web kỹ thuật DED003</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94" w:author="Can Hong NGOC" w:date="2020-08-31T11:29:00Z">
              <w:tcPr>
                <w:tcW w:w="32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86F891D" w14:textId="77777777" w:rsidR="009A1469" w:rsidRPr="009A1469" w:rsidRDefault="009A1469" w:rsidP="009A1469">
            <w:pPr>
              <w:widowControl/>
              <w:overflowPunct/>
              <w:autoSpaceDE/>
              <w:autoSpaceDN/>
              <w:adjustRightInd/>
              <w:textAlignment w:val="auto"/>
              <w:rPr>
                <w:ins w:id="3695" w:author="Can Hong NGOC" w:date="2020-08-31T11:22:00Z"/>
                <w:sz w:val="24"/>
                <w:szCs w:val="24"/>
                <w:lang w:val="en-US" w:eastAsia="ja-JP"/>
              </w:rPr>
            </w:pPr>
            <w:ins w:id="3696"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97" w:author="Can Hong NGOC" w:date="2020-08-31T11:29: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9EC0DC7" w14:textId="77777777" w:rsidR="009A1469" w:rsidRPr="009A1469" w:rsidRDefault="009A1469" w:rsidP="009A1469">
            <w:pPr>
              <w:widowControl/>
              <w:overflowPunct/>
              <w:autoSpaceDE/>
              <w:autoSpaceDN/>
              <w:adjustRightInd/>
              <w:jc w:val="center"/>
              <w:textAlignment w:val="auto"/>
              <w:rPr>
                <w:ins w:id="3698" w:author="Can Hong NGOC" w:date="2020-08-31T11:22:00Z"/>
                <w:sz w:val="24"/>
                <w:szCs w:val="24"/>
                <w:lang w:val="en-US" w:eastAsia="ja-JP"/>
              </w:rPr>
            </w:pPr>
            <w:ins w:id="3699"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00" w:author="Can Hong NGOC" w:date="2020-08-31T11:29: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FD968E0" w14:textId="77777777" w:rsidR="009A1469" w:rsidRPr="009A1469" w:rsidRDefault="009A1469" w:rsidP="009A1469">
            <w:pPr>
              <w:widowControl/>
              <w:overflowPunct/>
              <w:autoSpaceDE/>
              <w:autoSpaceDN/>
              <w:adjustRightInd/>
              <w:jc w:val="center"/>
              <w:textAlignment w:val="auto"/>
              <w:rPr>
                <w:ins w:id="3701" w:author="Can Hong NGOC" w:date="2020-08-31T11:22:00Z"/>
                <w:sz w:val="24"/>
                <w:szCs w:val="24"/>
                <w:lang w:val="en-US" w:eastAsia="ja-JP"/>
              </w:rPr>
            </w:pPr>
            <w:ins w:id="3702"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03" w:author="Can Hong NGOC" w:date="2020-08-31T11:29: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299548E" w14:textId="77777777" w:rsidR="009A1469" w:rsidRPr="009A1469" w:rsidRDefault="009A1469" w:rsidP="009A1469">
            <w:pPr>
              <w:widowControl/>
              <w:overflowPunct/>
              <w:autoSpaceDE/>
              <w:autoSpaceDN/>
              <w:adjustRightInd/>
              <w:jc w:val="center"/>
              <w:textAlignment w:val="auto"/>
              <w:rPr>
                <w:ins w:id="3704" w:author="Can Hong NGOC" w:date="2020-08-31T11:22:00Z"/>
                <w:sz w:val="24"/>
                <w:szCs w:val="24"/>
                <w:lang w:val="en-US" w:eastAsia="ja-JP"/>
              </w:rPr>
            </w:pPr>
            <w:ins w:id="3705" w:author="Can Hong NGOC" w:date="2020-08-31T11:22:00Z">
              <w:r w:rsidRPr="009A1469">
                <w:rPr>
                  <w:rFonts w:ascii="Arial" w:hAnsi="Arial" w:cs="Arial"/>
                  <w:sz w:val="22"/>
                  <w:szCs w:val="22"/>
                  <w:lang w:val="en-US" w:eastAsia="ja-JP"/>
                </w:rPr>
                <w:t>E</w:t>
              </w:r>
            </w:ins>
          </w:p>
        </w:tc>
      </w:tr>
      <w:tr w:rsidR="009A1469" w:rsidRPr="009A1469" w14:paraId="0D98D99D" w14:textId="77777777" w:rsidTr="006046A0">
        <w:trPr>
          <w:trHeight w:val="863"/>
          <w:ins w:id="3706" w:author="Can Hong NGOC" w:date="2020-08-31T11:22:00Z"/>
          <w:trPrChange w:id="3707" w:author="Can Hong NGOC" w:date="2020-08-31T11:29:00Z">
            <w:trPr>
              <w:trHeight w:val="863"/>
            </w:trPr>
          </w:trPrChange>
        </w:trPr>
        <w:tc>
          <w:tcPr>
            <w:tcW w:w="14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08" w:author="Can Hong NGOC" w:date="2020-08-31T11:29:00Z">
              <w:tcPr>
                <w:tcW w:w="160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45C6F67" w14:textId="77777777" w:rsidR="009A1469" w:rsidRPr="009A1469" w:rsidRDefault="009A1469" w:rsidP="009A1469">
            <w:pPr>
              <w:widowControl/>
              <w:overflowPunct/>
              <w:autoSpaceDE/>
              <w:autoSpaceDN/>
              <w:adjustRightInd/>
              <w:textAlignment w:val="auto"/>
              <w:rPr>
                <w:ins w:id="3709" w:author="Can Hong NGOC" w:date="2020-08-31T11:22:00Z"/>
                <w:sz w:val="24"/>
                <w:szCs w:val="24"/>
                <w:lang w:val="en-US" w:eastAsia="ja-JP"/>
              </w:rPr>
            </w:pPr>
            <w:ins w:id="3710" w:author="Can Hong NGOC" w:date="2020-08-31T11:22:00Z">
              <w:r w:rsidRPr="009A1469">
                <w:rPr>
                  <w:rFonts w:ascii="Arial" w:hAnsi="Arial" w:cs="Arial"/>
                  <w:b/>
                  <w:bCs/>
                  <w:sz w:val="22"/>
                  <w:szCs w:val="22"/>
                  <w:lang w:val="en-US" w:eastAsia="ja-JP"/>
                </w:rPr>
                <w:lastRenderedPageBreak/>
                <w:t>VK.DE004</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11" w:author="Can Hong NGOC" w:date="2020-08-31T11:29:00Z">
              <w:tcPr>
                <w:tcW w:w="429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292A9DE8" w14:textId="77777777" w:rsidR="009A1469" w:rsidRPr="009A1469" w:rsidRDefault="009A1469" w:rsidP="009A1469">
            <w:pPr>
              <w:widowControl/>
              <w:overflowPunct/>
              <w:autoSpaceDE/>
              <w:autoSpaceDN/>
              <w:adjustRightInd/>
              <w:textAlignment w:val="auto"/>
              <w:rPr>
                <w:ins w:id="3712" w:author="Can Hong NGOC" w:date="2020-08-31T11:22:00Z"/>
                <w:sz w:val="24"/>
                <w:szCs w:val="24"/>
                <w:lang w:val="en-US" w:eastAsia="ja-JP"/>
              </w:rPr>
            </w:pPr>
            <w:ins w:id="3713" w:author="Can Hong NGOC" w:date="2020-08-31T11:22:00Z">
              <w:r w:rsidRPr="009A1469">
                <w:rPr>
                  <w:rFonts w:ascii="Arial" w:hAnsi="Arial" w:cs="Arial"/>
                  <w:sz w:val="22"/>
                  <w:szCs w:val="22"/>
                  <w:lang w:val="en-US" w:eastAsia="ja-JP"/>
                </w:rPr>
                <w:t>Thực hiện kế hoạch cắt bỏ</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14" w:author="Can Hong NGOC" w:date="2020-08-31T11:29: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2F89ECD" w14:textId="77777777" w:rsidR="009A1469" w:rsidRPr="009A1469" w:rsidRDefault="009A1469" w:rsidP="009A1469">
            <w:pPr>
              <w:widowControl/>
              <w:overflowPunct/>
              <w:autoSpaceDE/>
              <w:autoSpaceDN/>
              <w:adjustRightInd/>
              <w:textAlignment w:val="auto"/>
              <w:rPr>
                <w:ins w:id="3715" w:author="Can Hong NGOC" w:date="2020-08-31T11:22:00Z"/>
                <w:sz w:val="24"/>
                <w:szCs w:val="24"/>
                <w:lang w:val="en-US" w:eastAsia="ja-JP"/>
              </w:rPr>
            </w:pPr>
            <w:ins w:id="3716" w:author="Can Hong NGOC" w:date="2020-08-31T11:22:00Z">
              <w:r w:rsidRPr="009A1469">
                <w:rPr>
                  <w:rFonts w:ascii="Arial" w:hAnsi="Arial" w:cs="Arial"/>
                  <w:sz w:val="22"/>
                  <w:szCs w:val="22"/>
                  <w:lang w:val="en-US" w:eastAsia="ja-JP"/>
                </w:rPr>
                <w:t>Khách hàng sẽ thực hiện kế hoạch cắt bỏ sản xuất cuối cùng. Finastra sẽ cung cấp hỗ trợ tư vấn: hỗ trợ Khách hàng chuyển đổi vào cuối tuần trực tiếp và cho các hoạt động triển khai.</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17" w:author="Can Hong NGOC" w:date="2020-08-31T11:29: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6F11049" w14:textId="77777777" w:rsidR="009A1469" w:rsidRPr="009A1469" w:rsidRDefault="009A1469" w:rsidP="009A1469">
            <w:pPr>
              <w:widowControl/>
              <w:overflowPunct/>
              <w:autoSpaceDE/>
              <w:autoSpaceDN/>
              <w:adjustRightInd/>
              <w:textAlignment w:val="auto"/>
              <w:rPr>
                <w:ins w:id="3718" w:author="Can Hong NGOC" w:date="2020-08-31T11:22:00Z"/>
                <w:sz w:val="24"/>
                <w:szCs w:val="24"/>
                <w:lang w:val="en-US" w:eastAsia="ja-JP"/>
              </w:rPr>
            </w:pPr>
            <w:ins w:id="3719" w:author="Can Hong NGOC" w:date="2020-08-31T11:22:00Z">
              <w:r w:rsidRPr="009A1469">
                <w:rPr>
                  <w:rFonts w:ascii="Arial" w:hAnsi="Arial" w:cs="Arial"/>
                  <w:sz w:val="22"/>
                  <w:szCs w:val="22"/>
                  <w:lang w:val="en-US" w:eastAsia="ja-JP"/>
                </w:rPr>
                <w:t>Hệ thống trực tiếp DED004</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20" w:author="Can Hong NGOC" w:date="2020-08-31T11:29: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190ABD5A" w14:textId="77777777" w:rsidR="009A1469" w:rsidRPr="009A1469" w:rsidRDefault="009A1469" w:rsidP="009A1469">
            <w:pPr>
              <w:widowControl/>
              <w:overflowPunct/>
              <w:autoSpaceDE/>
              <w:autoSpaceDN/>
              <w:adjustRightInd/>
              <w:textAlignment w:val="auto"/>
              <w:rPr>
                <w:ins w:id="3721" w:author="Can Hong NGOC" w:date="2020-08-31T11:22:00Z"/>
                <w:sz w:val="24"/>
                <w:szCs w:val="24"/>
                <w:lang w:val="en-US" w:eastAsia="ja-JP"/>
              </w:rPr>
            </w:pPr>
            <w:ins w:id="3722" w:author="Can Hong NGOC" w:date="2020-08-31T11:22:00Z">
              <w:r w:rsidRPr="009A1469">
                <w:rPr>
                  <w:rFonts w:ascii="Arial" w:hAnsi="Arial" w:cs="Arial"/>
                  <w:sz w:val="22"/>
                  <w:szCs w:val="22"/>
                  <w:lang w:val="en-US" w:eastAsia="ja-JP"/>
                </w:rPr>
                <w:t>Cấu hình</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23" w:author="Can Hong NGOC" w:date="2020-08-31T11:29: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4C0EF0D9" w14:textId="77777777" w:rsidR="009A1469" w:rsidRPr="009A1469" w:rsidRDefault="009A1469" w:rsidP="009A1469">
            <w:pPr>
              <w:widowControl/>
              <w:overflowPunct/>
              <w:autoSpaceDE/>
              <w:autoSpaceDN/>
              <w:adjustRightInd/>
              <w:jc w:val="center"/>
              <w:textAlignment w:val="auto"/>
              <w:rPr>
                <w:ins w:id="3724" w:author="Can Hong NGOC" w:date="2020-08-31T11:22:00Z"/>
                <w:sz w:val="24"/>
                <w:szCs w:val="24"/>
                <w:lang w:val="en-US" w:eastAsia="ja-JP"/>
              </w:rPr>
            </w:pPr>
            <w:ins w:id="3725"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26" w:author="Can Hong NGOC" w:date="2020-08-31T11:29: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743A95C9" w14:textId="77777777" w:rsidR="009A1469" w:rsidRPr="009A1469" w:rsidRDefault="009A1469" w:rsidP="009A1469">
            <w:pPr>
              <w:widowControl/>
              <w:overflowPunct/>
              <w:autoSpaceDE/>
              <w:autoSpaceDN/>
              <w:adjustRightInd/>
              <w:jc w:val="center"/>
              <w:textAlignment w:val="auto"/>
              <w:rPr>
                <w:ins w:id="3727" w:author="Can Hong NGOC" w:date="2020-08-31T11:22:00Z"/>
                <w:sz w:val="24"/>
                <w:szCs w:val="24"/>
                <w:lang w:val="en-US" w:eastAsia="ja-JP"/>
              </w:rPr>
            </w:pPr>
            <w:ins w:id="3728"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29" w:author="Can Hong NGOC" w:date="2020-08-31T11:29: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69141E0" w14:textId="77777777" w:rsidR="009A1469" w:rsidRPr="009A1469" w:rsidRDefault="009A1469" w:rsidP="009A1469">
            <w:pPr>
              <w:widowControl/>
              <w:overflowPunct/>
              <w:autoSpaceDE/>
              <w:autoSpaceDN/>
              <w:adjustRightInd/>
              <w:jc w:val="center"/>
              <w:textAlignment w:val="auto"/>
              <w:rPr>
                <w:ins w:id="3730" w:author="Can Hong NGOC" w:date="2020-08-31T11:22:00Z"/>
                <w:sz w:val="24"/>
                <w:szCs w:val="24"/>
                <w:lang w:val="en-US" w:eastAsia="ja-JP"/>
              </w:rPr>
            </w:pPr>
            <w:ins w:id="3731" w:author="Can Hong NGOC" w:date="2020-08-31T11:22:00Z">
              <w:r w:rsidRPr="009A1469">
                <w:rPr>
                  <w:rFonts w:ascii="Arial" w:hAnsi="Arial" w:cs="Arial"/>
                  <w:sz w:val="22"/>
                  <w:szCs w:val="22"/>
                  <w:lang w:val="en-US" w:eastAsia="ja-JP"/>
                </w:rPr>
                <w:t>E</w:t>
              </w:r>
            </w:ins>
          </w:p>
        </w:tc>
      </w:tr>
      <w:tr w:rsidR="009A1469" w:rsidRPr="009A1469" w14:paraId="497DC14A" w14:textId="77777777" w:rsidTr="006046A0">
        <w:trPr>
          <w:trHeight w:val="863"/>
          <w:ins w:id="3732" w:author="Can Hong NGOC" w:date="2020-08-31T11:22:00Z"/>
          <w:trPrChange w:id="3733" w:author="Can Hong NGOC" w:date="2020-08-31T11:29:00Z">
            <w:trPr>
              <w:trHeight w:val="863"/>
            </w:trPr>
          </w:trPrChange>
        </w:trPr>
        <w:tc>
          <w:tcPr>
            <w:tcW w:w="14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34" w:author="Can Hong NGOC" w:date="2020-08-31T11:29:00Z">
              <w:tcPr>
                <w:tcW w:w="14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BE10818" w14:textId="77777777" w:rsidR="009A1469" w:rsidRPr="009A1469" w:rsidRDefault="009A1469" w:rsidP="009A1469">
            <w:pPr>
              <w:widowControl/>
              <w:overflowPunct/>
              <w:autoSpaceDE/>
              <w:autoSpaceDN/>
              <w:adjustRightInd/>
              <w:textAlignment w:val="auto"/>
              <w:rPr>
                <w:ins w:id="3735" w:author="Can Hong NGOC" w:date="2020-08-31T11:22:00Z"/>
                <w:sz w:val="24"/>
                <w:szCs w:val="24"/>
                <w:lang w:val="en-US" w:eastAsia="ja-JP"/>
              </w:rPr>
            </w:pPr>
            <w:ins w:id="3736" w:author="Can Hong NGOC" w:date="2020-08-31T11:22:00Z">
              <w:r w:rsidRPr="009A1469">
                <w:rPr>
                  <w:rFonts w:ascii="Arial" w:hAnsi="Arial" w:cs="Arial"/>
                  <w:b/>
                  <w:bCs/>
                  <w:sz w:val="22"/>
                  <w:szCs w:val="22"/>
                  <w:lang w:val="en-US" w:eastAsia="ja-JP"/>
                </w:rPr>
                <w:t>VK.DE005</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37" w:author="Can Hong NGOC" w:date="2020-08-31T11:29:00Z">
              <w:tcPr>
                <w:tcW w:w="2250"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3005311" w14:textId="77777777" w:rsidR="009A1469" w:rsidRPr="009A1469" w:rsidRDefault="009A1469" w:rsidP="009A1469">
            <w:pPr>
              <w:widowControl/>
              <w:overflowPunct/>
              <w:autoSpaceDE/>
              <w:autoSpaceDN/>
              <w:adjustRightInd/>
              <w:textAlignment w:val="auto"/>
              <w:rPr>
                <w:ins w:id="3738" w:author="Can Hong NGOC" w:date="2020-08-31T11:22:00Z"/>
                <w:sz w:val="24"/>
                <w:szCs w:val="24"/>
                <w:lang w:val="en-US" w:eastAsia="ja-JP"/>
              </w:rPr>
            </w:pPr>
            <w:ins w:id="3739" w:author="Can Hong NGOC" w:date="2020-08-31T11:22:00Z">
              <w:r w:rsidRPr="009A1469">
                <w:rPr>
                  <w:rFonts w:ascii="Arial" w:hAnsi="Arial" w:cs="Arial"/>
                  <w:sz w:val="22"/>
                  <w:szCs w:val="22"/>
                  <w:lang w:val="en-US" w:eastAsia="ja-JP"/>
                </w:rPr>
                <w:t>Cung cấp hỗ trợ sau trực tiếp</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40" w:author="Can Hong NGOC" w:date="2020-08-31T11:29:00Z">
              <w:tcPr>
                <w:tcW w:w="8559" w:type="dxa"/>
                <w:gridSpan w:val="2"/>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E7F7E8D" w14:textId="77777777" w:rsidR="009A1469" w:rsidRPr="009A1469" w:rsidRDefault="009A1469" w:rsidP="009A1469">
            <w:pPr>
              <w:widowControl/>
              <w:overflowPunct/>
              <w:autoSpaceDE/>
              <w:autoSpaceDN/>
              <w:adjustRightInd/>
              <w:textAlignment w:val="auto"/>
              <w:rPr>
                <w:ins w:id="3741" w:author="Can Hong NGOC" w:date="2020-08-31T11:22:00Z"/>
                <w:sz w:val="24"/>
                <w:szCs w:val="24"/>
                <w:lang w:val="en-US" w:eastAsia="ja-JP"/>
              </w:rPr>
            </w:pPr>
            <w:ins w:id="3742" w:author="Can Hong NGOC" w:date="2020-08-31T11:22:00Z">
              <w:r w:rsidRPr="009A1469">
                <w:rPr>
                  <w:rFonts w:ascii="Arial" w:hAnsi="Arial" w:cs="Arial"/>
                  <w:sz w:val="22"/>
                  <w:szCs w:val="22"/>
                  <w:lang w:val="en-US" w:eastAsia="ja-JP"/>
                </w:rPr>
                <w:t>Không ảnh hưởng đến nghĩa vụ của Finastra trong việc cung cấp Dịch vụ bảo trì theo Điều khoản khung, Finastra sẽ cung cấp hỗ trợ sau Go-Live</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43" w:author="Can Hong NGOC" w:date="2020-08-31T11:29:00Z">
              <w:tcPr>
                <w:tcW w:w="303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C26DD15" w14:textId="77777777" w:rsidR="009A1469" w:rsidRPr="009A1469" w:rsidRDefault="009A1469" w:rsidP="009A1469">
            <w:pPr>
              <w:widowControl/>
              <w:overflowPunct/>
              <w:autoSpaceDE/>
              <w:autoSpaceDN/>
              <w:adjustRightInd/>
              <w:textAlignment w:val="auto"/>
              <w:rPr>
                <w:ins w:id="3744" w:author="Can Hong NGOC" w:date="2020-08-31T11:22:00Z"/>
                <w:sz w:val="24"/>
                <w:szCs w:val="24"/>
                <w:lang w:val="en-US" w:eastAsia="ja-JP"/>
              </w:rPr>
            </w:pPr>
            <w:ins w:id="3745" w:author="Can Hong NGOC" w:date="2020-08-31T11:22:00Z">
              <w:r w:rsidRPr="009A1469">
                <w:rPr>
                  <w:rFonts w:ascii="Arial" w:hAnsi="Arial" w:cs="Arial"/>
                  <w:sz w:val="22"/>
                  <w:szCs w:val="22"/>
                  <w:lang w:val="en-US" w:eastAsia="ja-JP"/>
                </w:rPr>
                <w:t>Nhật ký rủi ro &amp; sự cố DE005</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46" w:author="Can Hong NGOC" w:date="2020-08-31T11:29:00Z">
              <w:tcPr>
                <w:tcW w:w="32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9FC6430" w14:textId="77777777" w:rsidR="009A1469" w:rsidRPr="009A1469" w:rsidRDefault="009A1469" w:rsidP="009A1469">
            <w:pPr>
              <w:widowControl/>
              <w:overflowPunct/>
              <w:autoSpaceDE/>
              <w:autoSpaceDN/>
              <w:adjustRightInd/>
              <w:textAlignment w:val="auto"/>
              <w:rPr>
                <w:ins w:id="3747" w:author="Can Hong NGOC" w:date="2020-08-31T11:22:00Z"/>
                <w:sz w:val="24"/>
                <w:szCs w:val="24"/>
                <w:lang w:val="en-US" w:eastAsia="ja-JP"/>
              </w:rPr>
            </w:pPr>
            <w:ins w:id="3748"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49" w:author="Can Hong NGOC" w:date="2020-08-31T11:29:00Z">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29C857D" w14:textId="77777777" w:rsidR="009A1469" w:rsidRPr="009A1469" w:rsidRDefault="009A1469" w:rsidP="009A1469">
            <w:pPr>
              <w:widowControl/>
              <w:overflowPunct/>
              <w:autoSpaceDE/>
              <w:autoSpaceDN/>
              <w:adjustRightInd/>
              <w:jc w:val="center"/>
              <w:textAlignment w:val="auto"/>
              <w:rPr>
                <w:ins w:id="3750" w:author="Can Hong NGOC" w:date="2020-08-31T11:22:00Z"/>
                <w:sz w:val="24"/>
                <w:szCs w:val="24"/>
                <w:lang w:val="en-US" w:eastAsia="ja-JP"/>
              </w:rPr>
            </w:pPr>
            <w:ins w:id="3751" w:author="Can Hong NGOC" w:date="2020-08-31T11:22:00Z">
              <w:r w:rsidRPr="009A1469">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52" w:author="Can Hong NGOC" w:date="2020-08-31T11:29:00Z">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9B9F696" w14:textId="77777777" w:rsidR="009A1469" w:rsidRPr="009A1469" w:rsidRDefault="009A1469" w:rsidP="009A1469">
            <w:pPr>
              <w:widowControl/>
              <w:overflowPunct/>
              <w:autoSpaceDE/>
              <w:autoSpaceDN/>
              <w:adjustRightInd/>
              <w:jc w:val="center"/>
              <w:textAlignment w:val="auto"/>
              <w:rPr>
                <w:ins w:id="3753" w:author="Can Hong NGOC" w:date="2020-08-31T11:22:00Z"/>
                <w:sz w:val="24"/>
                <w:szCs w:val="24"/>
                <w:lang w:val="en-US" w:eastAsia="ja-JP"/>
              </w:rPr>
            </w:pPr>
            <w:ins w:id="3754"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755" w:author="Can Hong NGOC" w:date="2020-08-31T11:29:00Z">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E359ABA" w14:textId="77777777" w:rsidR="009A1469" w:rsidRPr="009A1469" w:rsidRDefault="009A1469" w:rsidP="009A1469">
            <w:pPr>
              <w:widowControl/>
              <w:overflowPunct/>
              <w:autoSpaceDE/>
              <w:autoSpaceDN/>
              <w:adjustRightInd/>
              <w:jc w:val="center"/>
              <w:textAlignment w:val="auto"/>
              <w:rPr>
                <w:ins w:id="3756" w:author="Can Hong NGOC" w:date="2020-08-31T11:22:00Z"/>
                <w:sz w:val="24"/>
                <w:szCs w:val="24"/>
                <w:lang w:val="en-US" w:eastAsia="ja-JP"/>
              </w:rPr>
            </w:pPr>
            <w:ins w:id="3757" w:author="Can Hong NGOC" w:date="2020-08-31T11:22:00Z">
              <w:r w:rsidRPr="009A1469">
                <w:rPr>
                  <w:rFonts w:ascii="Arial" w:hAnsi="Arial" w:cs="Arial"/>
                  <w:sz w:val="22"/>
                  <w:szCs w:val="22"/>
                  <w:lang w:val="en-US" w:eastAsia="ja-JP"/>
                </w:rPr>
                <w:t>E</w:t>
              </w:r>
            </w:ins>
          </w:p>
        </w:tc>
      </w:tr>
      <w:tr w:rsidR="009A1469" w:rsidRPr="009A1469" w14:paraId="5D4E59EB" w14:textId="77777777" w:rsidTr="006046A0">
        <w:trPr>
          <w:trHeight w:val="863"/>
          <w:ins w:id="3758" w:author="Can Hong NGOC" w:date="2020-08-31T11:22:00Z"/>
          <w:trPrChange w:id="3759" w:author="Can Hong NGOC" w:date="2020-08-31T11:29:00Z">
            <w:trPr>
              <w:trHeight w:val="863"/>
            </w:trPr>
          </w:trPrChange>
        </w:trPr>
        <w:tc>
          <w:tcPr>
            <w:tcW w:w="14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60" w:author="Can Hong NGOC" w:date="2020-08-31T11:29:00Z">
              <w:tcPr>
                <w:tcW w:w="1608"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786D070D" w14:textId="77777777" w:rsidR="009A1469" w:rsidRPr="009A1469" w:rsidRDefault="009A1469" w:rsidP="009A1469">
            <w:pPr>
              <w:widowControl/>
              <w:overflowPunct/>
              <w:autoSpaceDE/>
              <w:autoSpaceDN/>
              <w:adjustRightInd/>
              <w:textAlignment w:val="auto"/>
              <w:rPr>
                <w:ins w:id="3761" w:author="Can Hong NGOC" w:date="2020-08-31T11:22:00Z"/>
                <w:sz w:val="24"/>
                <w:szCs w:val="24"/>
                <w:lang w:val="en-US" w:eastAsia="ja-JP"/>
              </w:rPr>
            </w:pPr>
            <w:ins w:id="3762" w:author="Can Hong NGOC" w:date="2020-08-31T11:22:00Z">
              <w:r w:rsidRPr="009A1469">
                <w:rPr>
                  <w:rFonts w:ascii="Arial" w:hAnsi="Arial" w:cs="Arial"/>
                  <w:b/>
                  <w:bCs/>
                  <w:sz w:val="22"/>
                  <w:szCs w:val="22"/>
                  <w:lang w:val="en-US" w:eastAsia="ja-JP"/>
                </w:rPr>
                <w:t>VK.DE005</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63" w:author="Can Hong NGOC" w:date="2020-08-31T11:29:00Z">
              <w:tcPr>
                <w:tcW w:w="4296" w:type="dxa"/>
                <w:gridSpan w:val="2"/>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9B46F64" w14:textId="77777777" w:rsidR="009A1469" w:rsidRPr="009A1469" w:rsidRDefault="009A1469" w:rsidP="009A1469">
            <w:pPr>
              <w:widowControl/>
              <w:overflowPunct/>
              <w:autoSpaceDE/>
              <w:autoSpaceDN/>
              <w:adjustRightInd/>
              <w:textAlignment w:val="auto"/>
              <w:rPr>
                <w:ins w:id="3764" w:author="Can Hong NGOC" w:date="2020-08-31T11:22:00Z"/>
                <w:sz w:val="24"/>
                <w:szCs w:val="24"/>
                <w:lang w:val="en-US" w:eastAsia="ja-JP"/>
              </w:rPr>
            </w:pPr>
            <w:ins w:id="3765" w:author="Can Hong NGOC" w:date="2020-08-31T11:22:00Z">
              <w:r w:rsidRPr="009A1469">
                <w:rPr>
                  <w:rFonts w:ascii="Arial" w:hAnsi="Arial" w:cs="Arial"/>
                  <w:sz w:val="22"/>
                  <w:szCs w:val="22"/>
                  <w:lang w:val="en-US" w:eastAsia="ja-JP"/>
                </w:rPr>
                <w:t>Kiểm tra hồi quy của bản dựng cuối cùng cho sản xuất</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66" w:author="Can Hong NGOC" w:date="2020-08-31T11:29: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6A2217EE" w14:textId="77777777" w:rsidR="009A1469" w:rsidRPr="009A1469" w:rsidRDefault="009A1469" w:rsidP="009A1469">
            <w:pPr>
              <w:widowControl/>
              <w:overflowPunct/>
              <w:autoSpaceDE/>
              <w:autoSpaceDN/>
              <w:adjustRightInd/>
              <w:textAlignment w:val="auto"/>
              <w:rPr>
                <w:ins w:id="3767" w:author="Can Hong NGOC" w:date="2020-08-31T11:22:00Z"/>
                <w:sz w:val="24"/>
                <w:szCs w:val="24"/>
                <w:lang w:val="en-US" w:eastAsia="ja-JP"/>
              </w:rPr>
            </w:pPr>
            <w:ins w:id="3768" w:author="Can Hong NGOC" w:date="2020-08-31T11:22:00Z">
              <w:r w:rsidRPr="009A1469">
                <w:rPr>
                  <w:rFonts w:ascii="Arial" w:hAnsi="Arial" w:cs="Arial"/>
                  <w:sz w:val="22"/>
                  <w:szCs w:val="22"/>
                  <w:lang w:val="en-US" w:eastAsia="ja-JP"/>
                </w:rPr>
                <w:t>Kiểm tra hồi quy của bản dựng cuối cùng cho sản xuất</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69" w:author="Can Hong NGOC" w:date="2020-08-31T11:29: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8FD060A" w14:textId="77777777" w:rsidR="009A1469" w:rsidRPr="009A1469" w:rsidRDefault="009A1469" w:rsidP="009A1469">
            <w:pPr>
              <w:widowControl/>
              <w:overflowPunct/>
              <w:autoSpaceDE/>
              <w:autoSpaceDN/>
              <w:adjustRightInd/>
              <w:textAlignment w:val="auto"/>
              <w:rPr>
                <w:ins w:id="3770" w:author="Can Hong NGOC" w:date="2020-08-31T11:22:00Z"/>
                <w:sz w:val="24"/>
                <w:szCs w:val="24"/>
                <w:lang w:val="en-US" w:eastAsia="ja-JP"/>
              </w:rPr>
            </w:pPr>
            <w:ins w:id="3771" w:author="Can Hong NGOC" w:date="2020-08-31T11:22:00Z">
              <w:r w:rsidRPr="009A1469">
                <w:rPr>
                  <w:rFonts w:ascii="Arial" w:hAnsi="Arial" w:cs="Arial"/>
                  <w:sz w:val="22"/>
                  <w:szCs w:val="22"/>
                  <w:lang w:val="en-US" w:eastAsia="ja-JP"/>
                </w:rPr>
                <w:t>DED006 Báo cáo kiểm tra hồi quy</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772" w:author="Can Hong NGOC" w:date="2020-08-31T11:29: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DDD7BC8" w14:textId="77777777" w:rsidR="009A1469" w:rsidRPr="009A1469" w:rsidRDefault="009A1469" w:rsidP="009A1469">
            <w:pPr>
              <w:widowControl/>
              <w:overflowPunct/>
              <w:autoSpaceDE/>
              <w:autoSpaceDN/>
              <w:adjustRightInd/>
              <w:textAlignment w:val="auto"/>
              <w:rPr>
                <w:ins w:id="3773" w:author="Can Hong NGOC" w:date="2020-08-31T11:22:00Z"/>
                <w:sz w:val="24"/>
                <w:szCs w:val="24"/>
                <w:lang w:val="en-US" w:eastAsia="ja-JP"/>
              </w:rPr>
            </w:pPr>
            <w:ins w:id="3774"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75" w:author="Can Hong NGOC" w:date="2020-08-31T11:29: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14E292CF" w14:textId="77777777" w:rsidR="009A1469" w:rsidRPr="009A1469" w:rsidRDefault="009A1469" w:rsidP="009A1469">
            <w:pPr>
              <w:widowControl/>
              <w:overflowPunct/>
              <w:autoSpaceDE/>
              <w:autoSpaceDN/>
              <w:adjustRightInd/>
              <w:jc w:val="center"/>
              <w:textAlignment w:val="auto"/>
              <w:rPr>
                <w:ins w:id="3776" w:author="Can Hong NGOC" w:date="2020-08-31T11:22:00Z"/>
                <w:sz w:val="24"/>
                <w:szCs w:val="24"/>
                <w:lang w:val="en-US" w:eastAsia="ja-JP"/>
              </w:rPr>
            </w:pPr>
            <w:ins w:id="3777" w:author="Can Hong NGOC" w:date="2020-08-31T11:22:00Z">
              <w:r w:rsidRPr="009A1469">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78" w:author="Can Hong NGOC" w:date="2020-08-31T11:29: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326B8EF" w14:textId="77777777" w:rsidR="009A1469" w:rsidRPr="009A1469" w:rsidRDefault="009A1469" w:rsidP="009A1469">
            <w:pPr>
              <w:widowControl/>
              <w:overflowPunct/>
              <w:autoSpaceDE/>
              <w:autoSpaceDN/>
              <w:adjustRightInd/>
              <w:jc w:val="center"/>
              <w:textAlignment w:val="auto"/>
              <w:rPr>
                <w:ins w:id="3779" w:author="Can Hong NGOC" w:date="2020-08-31T11:22:00Z"/>
                <w:sz w:val="24"/>
                <w:szCs w:val="24"/>
                <w:lang w:val="en-US" w:eastAsia="ja-JP"/>
              </w:rPr>
            </w:pPr>
            <w:ins w:id="3780"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81" w:author="Can Hong NGOC" w:date="2020-08-31T11:29: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F918956" w14:textId="77777777" w:rsidR="009A1469" w:rsidRPr="009A1469" w:rsidRDefault="009A1469" w:rsidP="009A1469">
            <w:pPr>
              <w:widowControl/>
              <w:overflowPunct/>
              <w:autoSpaceDE/>
              <w:autoSpaceDN/>
              <w:adjustRightInd/>
              <w:jc w:val="center"/>
              <w:textAlignment w:val="auto"/>
              <w:rPr>
                <w:ins w:id="3782" w:author="Can Hong NGOC" w:date="2020-08-31T11:22:00Z"/>
                <w:sz w:val="24"/>
                <w:szCs w:val="24"/>
                <w:lang w:val="en-US" w:eastAsia="ja-JP"/>
              </w:rPr>
            </w:pPr>
            <w:ins w:id="3783" w:author="Can Hong NGOC" w:date="2020-08-31T11:22:00Z">
              <w:r w:rsidRPr="009A1469">
                <w:rPr>
                  <w:rFonts w:ascii="Arial" w:hAnsi="Arial" w:cs="Arial"/>
                  <w:sz w:val="22"/>
                  <w:szCs w:val="22"/>
                  <w:lang w:val="en-US" w:eastAsia="ja-JP"/>
                </w:rPr>
                <w:t>E</w:t>
              </w:r>
            </w:ins>
          </w:p>
        </w:tc>
      </w:tr>
    </w:tbl>
    <w:p w14:paraId="21DC769F" w14:textId="77777777" w:rsidR="009A1469" w:rsidRPr="009A1469" w:rsidRDefault="009A1469" w:rsidP="009A1469">
      <w:pPr>
        <w:widowControl/>
        <w:overflowPunct/>
        <w:autoSpaceDE/>
        <w:autoSpaceDN/>
        <w:adjustRightInd/>
        <w:textAlignment w:val="auto"/>
        <w:rPr>
          <w:ins w:id="3784" w:author="Can Hong NGOC" w:date="2020-08-31T11:22:00Z"/>
          <w:color w:val="000000"/>
          <w:sz w:val="27"/>
          <w:szCs w:val="27"/>
          <w:lang w:val="en-US" w:eastAsia="ja-JP"/>
        </w:rPr>
      </w:pPr>
      <w:ins w:id="3785" w:author="Can Hong NGOC" w:date="2020-08-31T11:22:00Z">
        <w:r w:rsidRPr="009A1469">
          <w:rPr>
            <w:rFonts w:ascii="Arial" w:hAnsi="Arial" w:cs="Arial"/>
            <w:color w:val="000000"/>
            <w:lang w:val="en-US" w:eastAsia="ja-JP"/>
          </w:rPr>
          <w:t>Cổng 5: Hoàn thành Go-Live</w:t>
        </w:r>
      </w:ins>
    </w:p>
    <w:p w14:paraId="21BF7AF8" w14:textId="77777777" w:rsidR="009A1469" w:rsidRPr="009A1469" w:rsidRDefault="009A1469" w:rsidP="009A1469">
      <w:pPr>
        <w:widowControl/>
        <w:overflowPunct/>
        <w:autoSpaceDE/>
        <w:autoSpaceDN/>
        <w:adjustRightInd/>
        <w:textAlignment w:val="auto"/>
        <w:rPr>
          <w:ins w:id="3786" w:author="Can Hong NGOC" w:date="2020-08-31T11:22:00Z"/>
          <w:color w:val="000000"/>
          <w:sz w:val="27"/>
          <w:szCs w:val="27"/>
          <w:lang w:val="en-US" w:eastAsia="ja-JP"/>
        </w:rPr>
      </w:pPr>
      <w:ins w:id="3787" w:author="Can Hong NGOC" w:date="2020-08-31T11:22:00Z">
        <w:r w:rsidRPr="009A1469">
          <w:rPr>
            <w:rFonts w:ascii="Arial" w:hAnsi="Arial" w:cs="Arial"/>
            <w:color w:val="000000"/>
            <w:lang w:val="en-US" w:eastAsia="ja-JP"/>
          </w:rPr>
          <w:t>Các chấp thuận chính thức của khách hàng / cổng ra sẽ được liên hệ lại giữa Khách hàng - Tài chính - Nhà thầu</w:t>
        </w:r>
      </w:ins>
    </w:p>
    <w:p w14:paraId="49DD4154" w14:textId="77777777" w:rsidR="009A1469" w:rsidRPr="009A1469" w:rsidRDefault="009A1469" w:rsidP="009A1469">
      <w:pPr>
        <w:widowControl/>
        <w:overflowPunct/>
        <w:autoSpaceDE/>
        <w:autoSpaceDN/>
        <w:adjustRightInd/>
        <w:spacing w:line="216" w:lineRule="atLeast"/>
        <w:ind w:left="288" w:hanging="216"/>
        <w:textAlignment w:val="auto"/>
        <w:rPr>
          <w:ins w:id="3788" w:author="Can Hong NGOC" w:date="2020-08-31T11:22:00Z"/>
          <w:color w:val="000000"/>
          <w:lang w:val="en-US" w:eastAsia="ja-JP"/>
        </w:rPr>
      </w:pPr>
      <w:ins w:id="3789" w:author="Can Hong NGOC" w:date="2020-08-31T11:22:00Z">
        <w:r w:rsidRPr="009A1469">
          <w:rPr>
            <w:rFonts w:ascii="Arial" w:hAnsi="Arial" w:cs="Arial"/>
            <w:color w:val="000000"/>
            <w:lang w:val="en-US" w:eastAsia="ja-JP"/>
          </w:rPr>
          <w:t>- Cổng 5.1. Kế hoạch cắt bỏ cuối cùng đã thống nhất</w:t>
        </w:r>
        <w:r w:rsidRPr="009A1469">
          <w:rPr>
            <w:color w:val="000000"/>
            <w:sz w:val="14"/>
            <w:szCs w:val="14"/>
            <w:lang w:val="en-US" w:eastAsia="ja-JP"/>
          </w:rPr>
          <w:t>    </w:t>
        </w:r>
      </w:ins>
    </w:p>
    <w:p w14:paraId="4820070F" w14:textId="77777777" w:rsidR="009A1469" w:rsidRPr="009A1469" w:rsidRDefault="009A1469" w:rsidP="009A1469">
      <w:pPr>
        <w:widowControl/>
        <w:overflowPunct/>
        <w:autoSpaceDE/>
        <w:autoSpaceDN/>
        <w:adjustRightInd/>
        <w:spacing w:line="216" w:lineRule="atLeast"/>
        <w:ind w:left="288" w:hanging="216"/>
        <w:textAlignment w:val="auto"/>
        <w:rPr>
          <w:ins w:id="3790" w:author="Can Hong NGOC" w:date="2020-08-31T11:22:00Z"/>
          <w:color w:val="000000"/>
          <w:lang w:val="en-US" w:eastAsia="ja-JP"/>
        </w:rPr>
      </w:pPr>
      <w:ins w:id="3791" w:author="Can Hong NGOC" w:date="2020-08-31T11:22:00Z">
        <w:r w:rsidRPr="009A1469">
          <w:rPr>
            <w:rFonts w:ascii="Arial" w:hAnsi="Arial" w:cs="Arial"/>
            <w:color w:val="000000"/>
            <w:lang w:val="en-US" w:eastAsia="ja-JP"/>
          </w:rPr>
          <w:t>- Cổng 5.2. Đã ký Go-Live</w:t>
        </w:r>
        <w:r w:rsidRPr="009A1469">
          <w:rPr>
            <w:color w:val="000000"/>
            <w:sz w:val="14"/>
            <w:szCs w:val="14"/>
            <w:lang w:val="en-US" w:eastAsia="ja-JP"/>
          </w:rPr>
          <w:t>    </w:t>
        </w:r>
      </w:ins>
    </w:p>
    <w:p w14:paraId="0FBBB899" w14:textId="77777777" w:rsidR="009A1469" w:rsidRPr="009A1469" w:rsidRDefault="009A1469" w:rsidP="009A1469">
      <w:pPr>
        <w:widowControl/>
        <w:overflowPunct/>
        <w:autoSpaceDE/>
        <w:autoSpaceDN/>
        <w:adjustRightInd/>
        <w:spacing w:after="160" w:line="216" w:lineRule="atLeast"/>
        <w:ind w:left="288" w:hanging="216"/>
        <w:textAlignment w:val="auto"/>
        <w:rPr>
          <w:ins w:id="3792" w:author="Can Hong NGOC" w:date="2020-08-31T11:22:00Z"/>
          <w:color w:val="000000"/>
          <w:lang w:val="en-US" w:eastAsia="ja-JP"/>
        </w:rPr>
      </w:pPr>
      <w:ins w:id="3793" w:author="Can Hong NGOC" w:date="2020-08-31T11:22:00Z">
        <w:r w:rsidRPr="009A1469">
          <w:rPr>
            <w:rFonts w:ascii="Arial" w:hAnsi="Arial" w:cs="Arial"/>
            <w:color w:val="000000"/>
            <w:lang w:val="en-US" w:eastAsia="ja-JP"/>
          </w:rPr>
          <w:t>- Cổng 5.3. Đã hoàn thành Hỗ trợ Phát trực tiếp</w:t>
        </w:r>
        <w:r w:rsidRPr="009A1469">
          <w:rPr>
            <w:color w:val="000000"/>
            <w:sz w:val="14"/>
            <w:szCs w:val="14"/>
            <w:lang w:val="en-US" w:eastAsia="ja-JP"/>
          </w:rPr>
          <w:t>    </w:t>
        </w:r>
      </w:ins>
    </w:p>
    <w:p w14:paraId="2FA57982" w14:textId="77777777" w:rsidR="009A1469" w:rsidRPr="009A1469" w:rsidRDefault="009A1469" w:rsidP="009A1469">
      <w:pPr>
        <w:widowControl/>
        <w:overflowPunct/>
        <w:autoSpaceDE/>
        <w:autoSpaceDN/>
        <w:adjustRightInd/>
        <w:spacing w:after="160" w:line="216" w:lineRule="atLeast"/>
        <w:textAlignment w:val="auto"/>
        <w:rPr>
          <w:ins w:id="3794" w:author="Can Hong NGOC" w:date="2020-08-31T11:22:00Z"/>
          <w:color w:val="000000"/>
          <w:lang w:val="en-US" w:eastAsia="ja-JP"/>
        </w:rPr>
      </w:pPr>
      <w:ins w:id="3795" w:author="Can Hong NGOC" w:date="2020-08-31T11:22:00Z">
        <w:r w:rsidRPr="009A1469">
          <w:rPr>
            <w:rFonts w:ascii="Arial" w:hAnsi="Arial" w:cs="Arial"/>
            <w:color w:val="000000"/>
            <w:lang w:val="en-US" w:eastAsia="ja-JP"/>
          </w:rPr>
          <w:t> </w:t>
        </w:r>
      </w:ins>
    </w:p>
    <w:p w14:paraId="7A334558" w14:textId="77777777" w:rsidR="009A1469" w:rsidRPr="009A1469" w:rsidRDefault="009A1469" w:rsidP="009A1469">
      <w:pPr>
        <w:widowControl/>
        <w:overflowPunct/>
        <w:autoSpaceDE/>
        <w:autoSpaceDN/>
        <w:adjustRightInd/>
        <w:spacing w:after="160" w:line="216" w:lineRule="atLeast"/>
        <w:textAlignment w:val="auto"/>
        <w:rPr>
          <w:ins w:id="3796" w:author="Can Hong NGOC" w:date="2020-08-31T11:22:00Z"/>
          <w:color w:val="000000"/>
          <w:lang w:val="en-US" w:eastAsia="ja-JP"/>
        </w:rPr>
      </w:pPr>
      <w:ins w:id="3797" w:author="Can Hong NGOC" w:date="2020-08-31T11:22:00Z">
        <w:r w:rsidRPr="009A1469">
          <w:rPr>
            <w:rFonts w:ascii="Arial" w:hAnsi="Arial" w:cs="Arial"/>
            <w:b/>
            <w:bCs/>
            <w:color w:val="000000"/>
            <w:lang w:val="en-US" w:eastAsia="ja-JP"/>
          </w:rPr>
          <w:t>Triển khai phân phối giai đoạn</w:t>
        </w:r>
      </w:ins>
    </w:p>
    <w:tbl>
      <w:tblPr>
        <w:tblW w:w="15105" w:type="dxa"/>
        <w:tblCellMar>
          <w:left w:w="0" w:type="dxa"/>
          <w:right w:w="0" w:type="dxa"/>
        </w:tblCellMar>
        <w:tblLook w:val="04A0" w:firstRow="1" w:lastRow="0" w:firstColumn="1" w:lastColumn="0" w:noHBand="0" w:noVBand="1"/>
        <w:tblPrChange w:id="3798" w:author="Can Hong NGOC" w:date="2020-08-31T11:30:00Z">
          <w:tblPr>
            <w:tblW w:w="21600" w:type="dxa"/>
            <w:tblCellMar>
              <w:left w:w="0" w:type="dxa"/>
              <w:right w:w="0" w:type="dxa"/>
            </w:tblCellMar>
            <w:tblLook w:val="04A0" w:firstRow="1" w:lastRow="0" w:firstColumn="1" w:lastColumn="0" w:noHBand="0" w:noVBand="1"/>
          </w:tblPr>
        </w:tblPrChange>
      </w:tblPr>
      <w:tblGrid>
        <w:gridCol w:w="1543"/>
        <w:gridCol w:w="2165"/>
        <w:gridCol w:w="4320"/>
        <w:gridCol w:w="2520"/>
        <w:gridCol w:w="1530"/>
        <w:gridCol w:w="1111"/>
        <w:gridCol w:w="958"/>
        <w:gridCol w:w="958"/>
        <w:tblGridChange w:id="3799">
          <w:tblGrid>
            <w:gridCol w:w="1543"/>
            <w:gridCol w:w="2849"/>
            <w:gridCol w:w="7912"/>
            <w:gridCol w:w="3943"/>
            <w:gridCol w:w="2326"/>
            <w:gridCol w:w="1111"/>
            <w:gridCol w:w="958"/>
            <w:gridCol w:w="958"/>
          </w:tblGrid>
        </w:tblGridChange>
      </w:tblGrid>
      <w:tr w:rsidR="009A1469" w:rsidRPr="009A1469" w14:paraId="4996F1F3" w14:textId="77777777" w:rsidTr="006046A0">
        <w:trPr>
          <w:trHeight w:val="1311"/>
          <w:ins w:id="3800" w:author="Can Hong NGOC" w:date="2020-08-31T11:22:00Z"/>
          <w:trPrChange w:id="3801" w:author="Can Hong NGOC" w:date="2020-08-31T11:30:00Z">
            <w:trPr>
              <w:trHeight w:val="1311"/>
            </w:trPr>
          </w:trPrChange>
        </w:trPr>
        <w:tc>
          <w:tcPr>
            <w:tcW w:w="1543"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3802" w:author="Can Hong NGOC" w:date="2020-08-31T11:30:00Z">
              <w:tcPr>
                <w:tcW w:w="148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1BF827FF" w14:textId="1E571BB8" w:rsidR="009A1469" w:rsidRPr="009A1469" w:rsidRDefault="006046A0" w:rsidP="009A1469">
            <w:pPr>
              <w:widowControl/>
              <w:overflowPunct/>
              <w:autoSpaceDE/>
              <w:autoSpaceDN/>
              <w:adjustRightInd/>
              <w:textAlignment w:val="auto"/>
              <w:rPr>
                <w:ins w:id="3803" w:author="Can Hong NGOC" w:date="2020-08-31T11:22:00Z"/>
                <w:sz w:val="24"/>
                <w:szCs w:val="24"/>
                <w:lang w:val="en-US" w:eastAsia="ja-JP"/>
              </w:rPr>
            </w:pPr>
            <w:ins w:id="3804" w:author="Can Hong NGOC" w:date="2020-08-31T11:29:00Z">
              <w:r>
                <w:rPr>
                  <w:rFonts w:ascii="Arial" w:hAnsi="Arial" w:cs="Arial"/>
                  <w:b/>
                  <w:bCs/>
                  <w:color w:val="FFFFFF"/>
                  <w:sz w:val="22"/>
                  <w:szCs w:val="22"/>
                  <w:lang w:val="en-US" w:eastAsia="ja-JP"/>
                </w:rPr>
                <w:t>ID</w:t>
              </w:r>
            </w:ins>
          </w:p>
        </w:tc>
        <w:tc>
          <w:tcPr>
            <w:tcW w:w="216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805" w:author="Can Hong NGOC" w:date="2020-08-31T11:30:00Z">
              <w:tcPr>
                <w:tcW w:w="274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1A233230" w14:textId="77777777" w:rsidR="009A1469" w:rsidRPr="009A1469" w:rsidRDefault="009A1469" w:rsidP="009A1469">
            <w:pPr>
              <w:widowControl/>
              <w:overflowPunct/>
              <w:autoSpaceDE/>
              <w:autoSpaceDN/>
              <w:adjustRightInd/>
              <w:textAlignment w:val="auto"/>
              <w:rPr>
                <w:ins w:id="3806" w:author="Can Hong NGOC" w:date="2020-08-31T11:22:00Z"/>
                <w:sz w:val="24"/>
                <w:szCs w:val="24"/>
                <w:lang w:val="en-US" w:eastAsia="ja-JP"/>
              </w:rPr>
            </w:pPr>
            <w:ins w:id="3807" w:author="Can Hong NGOC" w:date="2020-08-31T11:22:00Z">
              <w:r w:rsidRPr="009A1469">
                <w:rPr>
                  <w:rFonts w:ascii="Arial" w:hAnsi="Arial" w:cs="Arial"/>
                  <w:b/>
                  <w:bCs/>
                  <w:color w:val="FFFFFF"/>
                  <w:sz w:val="22"/>
                  <w:szCs w:val="22"/>
                  <w:lang w:val="en-US" w:eastAsia="ja-JP"/>
                </w:rPr>
                <w:t>Tên hoạt động</w:t>
              </w:r>
            </w:ins>
          </w:p>
        </w:tc>
        <w:tc>
          <w:tcPr>
            <w:tcW w:w="43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808" w:author="Can Hong NGOC" w:date="2020-08-31T11:30:00Z">
              <w:tcPr>
                <w:tcW w:w="76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53491907" w14:textId="77777777" w:rsidR="009A1469" w:rsidRPr="009A1469" w:rsidRDefault="009A1469" w:rsidP="009A1469">
            <w:pPr>
              <w:widowControl/>
              <w:overflowPunct/>
              <w:autoSpaceDE/>
              <w:autoSpaceDN/>
              <w:adjustRightInd/>
              <w:textAlignment w:val="auto"/>
              <w:rPr>
                <w:ins w:id="3809" w:author="Can Hong NGOC" w:date="2020-08-31T11:22:00Z"/>
                <w:sz w:val="24"/>
                <w:szCs w:val="24"/>
                <w:lang w:val="en-US" w:eastAsia="ja-JP"/>
              </w:rPr>
            </w:pPr>
            <w:ins w:id="3810" w:author="Can Hong NGOC" w:date="2020-08-31T11:22:00Z">
              <w:r w:rsidRPr="009A1469">
                <w:rPr>
                  <w:rFonts w:ascii="Arial" w:hAnsi="Arial" w:cs="Arial"/>
                  <w:b/>
                  <w:bCs/>
                  <w:color w:val="FFFFFF"/>
                  <w:sz w:val="22"/>
                  <w:szCs w:val="22"/>
                  <w:lang w:val="en-US" w:eastAsia="ja-JP"/>
                </w:rPr>
                <w:t>Mô tả hoạt động</w:t>
              </w:r>
            </w:ins>
          </w:p>
        </w:tc>
        <w:tc>
          <w:tcPr>
            <w:tcW w:w="25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811" w:author="Can Hong NGOC" w:date="2020-08-31T11:30:00Z">
              <w:tcPr>
                <w:tcW w:w="380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36520739" w14:textId="77777777" w:rsidR="009A1469" w:rsidRPr="009A1469" w:rsidRDefault="009A1469" w:rsidP="009A1469">
            <w:pPr>
              <w:widowControl/>
              <w:overflowPunct/>
              <w:autoSpaceDE/>
              <w:autoSpaceDN/>
              <w:adjustRightInd/>
              <w:textAlignment w:val="auto"/>
              <w:rPr>
                <w:ins w:id="3812" w:author="Can Hong NGOC" w:date="2020-08-31T11:22:00Z"/>
                <w:sz w:val="24"/>
                <w:szCs w:val="24"/>
                <w:lang w:val="en-US" w:eastAsia="ja-JP"/>
              </w:rPr>
            </w:pPr>
            <w:ins w:id="3813" w:author="Can Hong NGOC" w:date="2020-08-31T11:22:00Z">
              <w:r w:rsidRPr="009A1469">
                <w:rPr>
                  <w:rFonts w:ascii="Arial" w:hAnsi="Arial" w:cs="Arial"/>
                  <w:b/>
                  <w:bCs/>
                  <w:color w:val="FFFFFF"/>
                  <w:sz w:val="22"/>
                  <w:szCs w:val="22"/>
                  <w:lang w:val="en-US" w:eastAsia="ja-JP"/>
                </w:rPr>
                <w:t>Giao hàng</w:t>
              </w:r>
            </w:ins>
          </w:p>
        </w:tc>
        <w:tc>
          <w:tcPr>
            <w:tcW w:w="153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814" w:author="Can Hong NGOC" w:date="2020-08-31T11:30:00Z">
              <w:tcPr>
                <w:tcW w:w="22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03EBDBD8" w14:textId="77777777" w:rsidR="009A1469" w:rsidRPr="009A1469" w:rsidRDefault="009A1469" w:rsidP="009A1469">
            <w:pPr>
              <w:widowControl/>
              <w:overflowPunct/>
              <w:autoSpaceDE/>
              <w:autoSpaceDN/>
              <w:adjustRightInd/>
              <w:textAlignment w:val="auto"/>
              <w:rPr>
                <w:ins w:id="3815" w:author="Can Hong NGOC" w:date="2020-08-31T11:22:00Z"/>
                <w:sz w:val="24"/>
                <w:szCs w:val="24"/>
                <w:lang w:val="en-US" w:eastAsia="ja-JP"/>
              </w:rPr>
            </w:pPr>
            <w:ins w:id="3816" w:author="Can Hong NGOC" w:date="2020-08-31T11:22:00Z">
              <w:r w:rsidRPr="009A1469">
                <w:rPr>
                  <w:rFonts w:ascii="Arial" w:hAnsi="Arial" w:cs="Arial"/>
                  <w:b/>
                  <w:bCs/>
                  <w:color w:val="FFFFFF"/>
                  <w:sz w:val="22"/>
                  <w:szCs w:val="22"/>
                  <w:lang w:val="en-US" w:eastAsia="ja-JP"/>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817" w:author="Can Hong NGOC" w:date="2020-08-31T11:30: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14:paraId="0A5DA18C" w14:textId="77777777" w:rsidR="009A1469" w:rsidRPr="009A1469" w:rsidRDefault="009A1469" w:rsidP="009A1469">
            <w:pPr>
              <w:widowControl/>
              <w:overflowPunct/>
              <w:autoSpaceDE/>
              <w:autoSpaceDN/>
              <w:adjustRightInd/>
              <w:textAlignment w:val="auto"/>
              <w:rPr>
                <w:ins w:id="3818" w:author="Can Hong NGOC" w:date="2020-08-31T11:22:00Z"/>
                <w:sz w:val="24"/>
                <w:szCs w:val="24"/>
                <w:lang w:val="en-US" w:eastAsia="ja-JP"/>
              </w:rPr>
            </w:pPr>
            <w:ins w:id="3819" w:author="Can Hong NGOC" w:date="2020-08-31T11:22:00Z">
              <w:r w:rsidRPr="009A1469">
                <w:rPr>
                  <w:rFonts w:ascii="Arial" w:hAnsi="Arial" w:cs="Arial"/>
                  <w:b/>
                  <w:bCs/>
                  <w:color w:val="FFFFFF"/>
                  <w:sz w:val="22"/>
                  <w:szCs w:val="22"/>
                  <w:lang w:val="en-US" w:eastAsia="ja-JP"/>
                </w:rPr>
                <w:t>Finastra</w:t>
              </w:r>
            </w:ins>
          </w:p>
        </w:tc>
        <w:tc>
          <w:tcPr>
            <w:tcW w:w="958" w:type="dxa"/>
            <w:tcBorders>
              <w:top w:val="single" w:sz="6" w:space="0" w:color="4F81BD"/>
              <w:bottom w:val="single" w:sz="6" w:space="0" w:color="4F81BD"/>
            </w:tcBorders>
            <w:shd w:val="clear" w:color="auto" w:fill="4F81BD"/>
            <w:tcMar>
              <w:top w:w="0" w:type="dxa"/>
              <w:left w:w="108" w:type="dxa"/>
              <w:bottom w:w="0" w:type="dxa"/>
              <w:right w:w="108" w:type="dxa"/>
            </w:tcMar>
            <w:hideMark/>
            <w:tcPrChange w:id="3820" w:author="Can Hong NGOC" w:date="2020-08-31T11:30:00Z">
              <w:tcPr>
                <w:tcW w:w="924" w:type="dxa"/>
                <w:tcBorders>
                  <w:top w:val="single" w:sz="6" w:space="0" w:color="4F81BD"/>
                  <w:bottom w:val="single" w:sz="6" w:space="0" w:color="4F81BD"/>
                </w:tcBorders>
                <w:shd w:val="clear" w:color="auto" w:fill="4F81BD"/>
                <w:tcMar>
                  <w:top w:w="0" w:type="dxa"/>
                  <w:left w:w="108" w:type="dxa"/>
                  <w:bottom w:w="0" w:type="dxa"/>
                  <w:right w:w="108" w:type="dxa"/>
                </w:tcMar>
                <w:hideMark/>
              </w:tcPr>
            </w:tcPrChange>
          </w:tcPr>
          <w:p w14:paraId="450B348D" w14:textId="77777777" w:rsidR="009A1469" w:rsidRPr="009A1469" w:rsidRDefault="009A1469" w:rsidP="009A1469">
            <w:pPr>
              <w:widowControl/>
              <w:overflowPunct/>
              <w:autoSpaceDE/>
              <w:autoSpaceDN/>
              <w:adjustRightInd/>
              <w:textAlignment w:val="auto"/>
              <w:rPr>
                <w:ins w:id="3821" w:author="Can Hong NGOC" w:date="2020-08-31T11:22:00Z"/>
                <w:sz w:val="24"/>
                <w:szCs w:val="24"/>
                <w:lang w:val="en-US" w:eastAsia="ja-JP"/>
              </w:rPr>
            </w:pPr>
            <w:ins w:id="3822" w:author="Can Hong NGOC" w:date="2020-08-31T11:22:00Z">
              <w:r w:rsidRPr="009A1469">
                <w:rPr>
                  <w:rFonts w:ascii="Arial" w:hAnsi="Arial" w:cs="Arial"/>
                  <w:b/>
                  <w:bCs/>
                  <w:color w:val="FFFFFF"/>
                  <w:sz w:val="22"/>
                  <w:szCs w:val="22"/>
                  <w:lang w:val="en-US" w:eastAsia="ja-JP"/>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823" w:author="Can Hong NGOC" w:date="2020-08-31T11:30: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14:paraId="59EBE401" w14:textId="77777777" w:rsidR="009A1469" w:rsidRPr="009A1469" w:rsidRDefault="009A1469" w:rsidP="009A1469">
            <w:pPr>
              <w:widowControl/>
              <w:overflowPunct/>
              <w:autoSpaceDE/>
              <w:autoSpaceDN/>
              <w:adjustRightInd/>
              <w:textAlignment w:val="auto"/>
              <w:rPr>
                <w:ins w:id="3824" w:author="Can Hong NGOC" w:date="2020-08-31T11:22:00Z"/>
                <w:sz w:val="24"/>
                <w:szCs w:val="24"/>
                <w:lang w:val="en-US" w:eastAsia="ja-JP"/>
              </w:rPr>
            </w:pPr>
            <w:ins w:id="3825" w:author="Can Hong NGOC" w:date="2020-08-31T11:22:00Z">
              <w:r w:rsidRPr="009A1469">
                <w:rPr>
                  <w:rFonts w:ascii="Arial" w:hAnsi="Arial" w:cs="Arial"/>
                  <w:b/>
                  <w:bCs/>
                  <w:color w:val="FFFFFF"/>
                  <w:sz w:val="22"/>
                  <w:szCs w:val="22"/>
                  <w:lang w:val="en-US" w:eastAsia="ja-JP"/>
                </w:rPr>
                <w:t>Khách hàng</w:t>
              </w:r>
            </w:ins>
          </w:p>
        </w:tc>
      </w:tr>
      <w:tr w:rsidR="009A1469" w:rsidRPr="009A1469" w14:paraId="3F1474D7" w14:textId="77777777" w:rsidTr="006046A0">
        <w:trPr>
          <w:trHeight w:val="863"/>
          <w:ins w:id="3826" w:author="Can Hong NGOC" w:date="2020-08-31T11:22:00Z"/>
          <w:trPrChange w:id="3827" w:author="Can Hong NGOC" w:date="2020-08-31T11:30:00Z">
            <w:trPr>
              <w:trHeight w:val="863"/>
            </w:trPr>
          </w:trPrChange>
        </w:trPr>
        <w:tc>
          <w:tcPr>
            <w:tcW w:w="154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28" w:author="Can Hong NGOC" w:date="2020-08-31T11:30: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3ECCCD38" w14:textId="77777777" w:rsidR="009A1469" w:rsidRPr="009A1469" w:rsidRDefault="009A1469" w:rsidP="009A1469">
            <w:pPr>
              <w:widowControl/>
              <w:overflowPunct/>
              <w:autoSpaceDE/>
              <w:autoSpaceDN/>
              <w:adjustRightInd/>
              <w:textAlignment w:val="auto"/>
              <w:rPr>
                <w:ins w:id="3829" w:author="Can Hong NGOC" w:date="2020-08-31T11:22:00Z"/>
                <w:sz w:val="24"/>
                <w:szCs w:val="24"/>
                <w:lang w:val="en-US" w:eastAsia="ja-JP"/>
              </w:rPr>
            </w:pPr>
            <w:ins w:id="3830" w:author="Can Hong NGOC" w:date="2020-08-31T11:22:00Z">
              <w:r w:rsidRPr="009A1469">
                <w:rPr>
                  <w:rFonts w:ascii="Arial" w:hAnsi="Arial" w:cs="Arial"/>
                  <w:b/>
                  <w:bCs/>
                  <w:sz w:val="22"/>
                  <w:szCs w:val="22"/>
                  <w:lang w:val="en-US" w:eastAsia="ja-JP"/>
                </w:rPr>
                <w:t>VK.C001</w:t>
              </w:r>
            </w:ins>
          </w:p>
        </w:tc>
        <w:tc>
          <w:tcPr>
            <w:tcW w:w="216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31" w:author="Can Hong NGOC" w:date="2020-08-31T11:30: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1E9C44B" w14:textId="77777777" w:rsidR="009A1469" w:rsidRPr="009A1469" w:rsidRDefault="009A1469" w:rsidP="009A1469">
            <w:pPr>
              <w:widowControl/>
              <w:overflowPunct/>
              <w:autoSpaceDE/>
              <w:autoSpaceDN/>
              <w:adjustRightInd/>
              <w:textAlignment w:val="auto"/>
              <w:rPr>
                <w:ins w:id="3832" w:author="Can Hong NGOC" w:date="2020-08-31T11:22:00Z"/>
                <w:sz w:val="24"/>
                <w:szCs w:val="24"/>
                <w:lang w:val="en-US" w:eastAsia="ja-JP"/>
              </w:rPr>
            </w:pPr>
            <w:ins w:id="3833" w:author="Can Hong NGOC" w:date="2020-08-31T11:22:00Z">
              <w:r w:rsidRPr="009A1469">
                <w:rPr>
                  <w:rFonts w:ascii="Arial" w:hAnsi="Arial" w:cs="Arial"/>
                  <w:sz w:val="22"/>
                  <w:szCs w:val="22"/>
                  <w:lang w:val="en-US" w:eastAsia="ja-JP"/>
                </w:rPr>
                <w:t>Bàn giao cho CS</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34" w:author="Can Hong NGOC" w:date="2020-08-31T11:30: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01C611E" w14:textId="77777777" w:rsidR="009A1469" w:rsidRPr="009A1469" w:rsidRDefault="009A1469" w:rsidP="009A1469">
            <w:pPr>
              <w:widowControl/>
              <w:overflowPunct/>
              <w:autoSpaceDE/>
              <w:autoSpaceDN/>
              <w:adjustRightInd/>
              <w:textAlignment w:val="auto"/>
              <w:rPr>
                <w:ins w:id="3835" w:author="Can Hong NGOC" w:date="2020-08-31T11:22:00Z"/>
                <w:sz w:val="24"/>
                <w:szCs w:val="24"/>
                <w:lang w:val="en-US" w:eastAsia="ja-JP"/>
              </w:rPr>
            </w:pPr>
            <w:ins w:id="3836" w:author="Can Hong NGOC" w:date="2020-08-31T11:22:00Z">
              <w:r w:rsidRPr="009A1469">
                <w:rPr>
                  <w:rFonts w:ascii="Arial" w:hAnsi="Arial" w:cs="Arial"/>
                  <w:sz w:val="22"/>
                  <w:szCs w:val="22"/>
                  <w:lang w:val="en-US" w:eastAsia="ja-JP"/>
                </w:rPr>
                <w:t>Finastra sẽ giới thiệu nhóm Hỗ trợ khách hàng cho C lient và bàn giao mọi vấn đề còn tồn đọng cho CS.</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37" w:author="Can Hong NGOC" w:date="2020-08-31T11:30: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BC676A5" w14:textId="77777777" w:rsidR="009A1469" w:rsidRPr="009A1469" w:rsidRDefault="009A1469" w:rsidP="009A1469">
            <w:pPr>
              <w:widowControl/>
              <w:overflowPunct/>
              <w:autoSpaceDE/>
              <w:autoSpaceDN/>
              <w:adjustRightInd/>
              <w:textAlignment w:val="auto"/>
              <w:rPr>
                <w:ins w:id="3838" w:author="Can Hong NGOC" w:date="2020-08-31T11:22:00Z"/>
                <w:sz w:val="24"/>
                <w:szCs w:val="24"/>
                <w:lang w:val="en-US" w:eastAsia="ja-JP"/>
              </w:rPr>
            </w:pPr>
            <w:ins w:id="3839" w:author="Can Hong NGOC" w:date="2020-08-31T11:22:00Z">
              <w:r w:rsidRPr="009A1469">
                <w:rPr>
                  <w:rFonts w:ascii="Arial" w:hAnsi="Arial" w:cs="Arial"/>
                  <w:sz w:val="22"/>
                  <w:szCs w:val="22"/>
                  <w:lang w:val="en-US" w:eastAsia="ja-JP"/>
                </w:rPr>
                <w:t>CD001 Nhật ký Sự cố Nổi bật</w:t>
              </w:r>
            </w:ins>
          </w:p>
          <w:p w14:paraId="77C25B00" w14:textId="77777777" w:rsidR="009A1469" w:rsidRPr="009A1469" w:rsidRDefault="009A1469" w:rsidP="009A1469">
            <w:pPr>
              <w:widowControl/>
              <w:overflowPunct/>
              <w:autoSpaceDE/>
              <w:autoSpaceDN/>
              <w:adjustRightInd/>
              <w:textAlignment w:val="auto"/>
              <w:rPr>
                <w:ins w:id="3840" w:author="Can Hong NGOC" w:date="2020-08-31T11:22:00Z"/>
                <w:sz w:val="24"/>
                <w:szCs w:val="24"/>
                <w:lang w:val="en-US" w:eastAsia="ja-JP"/>
              </w:rPr>
            </w:pPr>
            <w:ins w:id="3841" w:author="Can Hong NGOC" w:date="2020-08-31T11:22:00Z">
              <w:r w:rsidRPr="009A1469">
                <w:rPr>
                  <w:rFonts w:ascii="Arial" w:hAnsi="Arial" w:cs="Arial"/>
                  <w:sz w:val="22"/>
                  <w:szCs w:val="22"/>
                  <w:lang w:val="en-US" w:eastAsia="ja-JP"/>
                </w:rPr>
                <w:t>và</w:t>
              </w:r>
            </w:ins>
          </w:p>
          <w:p w14:paraId="7629FEA4" w14:textId="77777777" w:rsidR="009A1469" w:rsidRPr="009A1469" w:rsidRDefault="009A1469" w:rsidP="009A1469">
            <w:pPr>
              <w:widowControl/>
              <w:overflowPunct/>
              <w:autoSpaceDE/>
              <w:autoSpaceDN/>
              <w:adjustRightInd/>
              <w:textAlignment w:val="auto"/>
              <w:rPr>
                <w:ins w:id="3842" w:author="Can Hong NGOC" w:date="2020-08-31T11:22:00Z"/>
                <w:sz w:val="24"/>
                <w:szCs w:val="24"/>
                <w:lang w:val="en-US" w:eastAsia="ja-JP"/>
              </w:rPr>
            </w:pPr>
            <w:ins w:id="3843" w:author="Can Hong NGOC" w:date="2020-08-31T11:22:00Z">
              <w:r w:rsidRPr="009A1469">
                <w:rPr>
                  <w:rFonts w:ascii="Arial" w:hAnsi="Arial" w:cs="Arial"/>
                  <w:sz w:val="22"/>
                  <w:szCs w:val="22"/>
                  <w:lang w:val="en-US" w:eastAsia="ja-JP"/>
                </w:rPr>
                <w:t>Danh sách kiểm tra C002 GS đến CS</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44" w:author="Can Hong NGOC" w:date="2020-08-31T11:30: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41ACC4B" w14:textId="77777777" w:rsidR="009A1469" w:rsidRPr="009A1469" w:rsidRDefault="009A1469" w:rsidP="009A1469">
            <w:pPr>
              <w:widowControl/>
              <w:overflowPunct/>
              <w:autoSpaceDE/>
              <w:autoSpaceDN/>
              <w:adjustRightInd/>
              <w:textAlignment w:val="auto"/>
              <w:rPr>
                <w:ins w:id="3845" w:author="Can Hong NGOC" w:date="2020-08-31T11:22:00Z"/>
                <w:sz w:val="24"/>
                <w:szCs w:val="24"/>
                <w:lang w:val="en-US" w:eastAsia="ja-JP"/>
              </w:rPr>
            </w:pPr>
            <w:ins w:id="3846"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47" w:author="Can Hong NGOC" w:date="2020-08-31T11:3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531C36AE" w14:textId="77777777" w:rsidR="009A1469" w:rsidRPr="009A1469" w:rsidRDefault="009A1469" w:rsidP="009A1469">
            <w:pPr>
              <w:widowControl/>
              <w:overflowPunct/>
              <w:autoSpaceDE/>
              <w:autoSpaceDN/>
              <w:adjustRightInd/>
              <w:jc w:val="center"/>
              <w:textAlignment w:val="auto"/>
              <w:rPr>
                <w:ins w:id="3848" w:author="Can Hong NGOC" w:date="2020-08-31T11:22:00Z"/>
                <w:sz w:val="24"/>
                <w:szCs w:val="24"/>
                <w:lang w:val="en-US" w:eastAsia="ja-JP"/>
              </w:rPr>
            </w:pPr>
            <w:ins w:id="3849"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50" w:author="Can Hong NGOC" w:date="2020-08-31T11:3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7C6A9E74" w14:textId="77777777" w:rsidR="009A1469" w:rsidRPr="009A1469" w:rsidRDefault="009A1469" w:rsidP="009A1469">
            <w:pPr>
              <w:widowControl/>
              <w:overflowPunct/>
              <w:autoSpaceDE/>
              <w:autoSpaceDN/>
              <w:adjustRightInd/>
              <w:jc w:val="center"/>
              <w:textAlignment w:val="auto"/>
              <w:rPr>
                <w:ins w:id="3851" w:author="Can Hong NGOC" w:date="2020-08-31T11:22:00Z"/>
                <w:sz w:val="24"/>
                <w:szCs w:val="24"/>
                <w:lang w:val="en-US" w:eastAsia="ja-JP"/>
              </w:rPr>
            </w:pPr>
            <w:ins w:id="3852"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53" w:author="Can Hong NGOC" w:date="2020-08-31T11:3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14DC1E7" w14:textId="77777777" w:rsidR="009A1469" w:rsidRPr="009A1469" w:rsidRDefault="009A1469" w:rsidP="009A1469">
            <w:pPr>
              <w:widowControl/>
              <w:overflowPunct/>
              <w:autoSpaceDE/>
              <w:autoSpaceDN/>
              <w:adjustRightInd/>
              <w:jc w:val="center"/>
              <w:textAlignment w:val="auto"/>
              <w:rPr>
                <w:ins w:id="3854" w:author="Can Hong NGOC" w:date="2020-08-31T11:22:00Z"/>
                <w:sz w:val="24"/>
                <w:szCs w:val="24"/>
                <w:lang w:val="en-US" w:eastAsia="ja-JP"/>
              </w:rPr>
            </w:pPr>
            <w:ins w:id="3855" w:author="Can Hong NGOC" w:date="2020-08-31T11:22:00Z">
              <w:r w:rsidRPr="009A1469">
                <w:rPr>
                  <w:rFonts w:ascii="Arial" w:hAnsi="Arial" w:cs="Arial"/>
                  <w:sz w:val="22"/>
                  <w:szCs w:val="22"/>
                  <w:lang w:val="en-US" w:eastAsia="ja-JP"/>
                </w:rPr>
                <w:t>P</w:t>
              </w:r>
            </w:ins>
          </w:p>
        </w:tc>
      </w:tr>
      <w:tr w:rsidR="009A1469" w:rsidRPr="009A1469" w14:paraId="2F91E4F4" w14:textId="77777777" w:rsidTr="006046A0">
        <w:trPr>
          <w:trHeight w:val="863"/>
          <w:ins w:id="3856" w:author="Can Hong NGOC" w:date="2020-08-31T11:22:00Z"/>
          <w:trPrChange w:id="3857" w:author="Can Hong NGOC" w:date="2020-08-31T11:30:00Z">
            <w:trPr>
              <w:trHeight w:val="863"/>
            </w:trPr>
          </w:trPrChange>
        </w:trPr>
        <w:tc>
          <w:tcPr>
            <w:tcW w:w="154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58" w:author="Can Hong NGOC" w:date="2020-08-31T11:30:00Z">
              <w:tcPr>
                <w:tcW w:w="14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ED31F3F" w14:textId="77777777" w:rsidR="009A1469" w:rsidRPr="009A1469" w:rsidRDefault="009A1469" w:rsidP="009A1469">
            <w:pPr>
              <w:widowControl/>
              <w:overflowPunct/>
              <w:autoSpaceDE/>
              <w:autoSpaceDN/>
              <w:adjustRightInd/>
              <w:textAlignment w:val="auto"/>
              <w:rPr>
                <w:ins w:id="3859" w:author="Can Hong NGOC" w:date="2020-08-31T11:22:00Z"/>
                <w:sz w:val="24"/>
                <w:szCs w:val="24"/>
                <w:lang w:val="en-US" w:eastAsia="ja-JP"/>
              </w:rPr>
            </w:pPr>
            <w:ins w:id="3860" w:author="Can Hong NGOC" w:date="2020-08-31T11:22:00Z">
              <w:r w:rsidRPr="009A1469">
                <w:rPr>
                  <w:rFonts w:ascii="Arial" w:hAnsi="Arial" w:cs="Arial"/>
                  <w:b/>
                  <w:bCs/>
                  <w:sz w:val="22"/>
                  <w:szCs w:val="22"/>
                  <w:lang w:val="en-US" w:eastAsia="ja-JP"/>
                </w:rPr>
                <w:t>VK.C002</w:t>
              </w:r>
            </w:ins>
          </w:p>
        </w:tc>
        <w:tc>
          <w:tcPr>
            <w:tcW w:w="216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61" w:author="Can Hong NGOC" w:date="2020-08-31T11:30:00Z">
              <w:tcPr>
                <w:tcW w:w="273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4625DC5" w14:textId="77777777" w:rsidR="009A1469" w:rsidRPr="009A1469" w:rsidRDefault="009A1469" w:rsidP="009A1469">
            <w:pPr>
              <w:widowControl/>
              <w:overflowPunct/>
              <w:autoSpaceDE/>
              <w:autoSpaceDN/>
              <w:adjustRightInd/>
              <w:textAlignment w:val="auto"/>
              <w:rPr>
                <w:ins w:id="3862" w:author="Can Hong NGOC" w:date="2020-08-31T11:22:00Z"/>
                <w:sz w:val="24"/>
                <w:szCs w:val="24"/>
                <w:lang w:val="en-US" w:eastAsia="ja-JP"/>
              </w:rPr>
            </w:pPr>
            <w:ins w:id="3863" w:author="Can Hong NGOC" w:date="2020-08-31T11:22:00Z">
              <w:r w:rsidRPr="009A1469">
                <w:rPr>
                  <w:rFonts w:ascii="Arial" w:hAnsi="Arial" w:cs="Arial"/>
                  <w:sz w:val="22"/>
                  <w:szCs w:val="22"/>
                  <w:lang w:val="en-US" w:eastAsia="ja-JP"/>
                </w:rPr>
                <w:t>Đóng dự án</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64" w:author="Can Hong NGOC" w:date="2020-08-31T11:30:00Z">
              <w:tcPr>
                <w:tcW w:w="7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CB43D02" w14:textId="77777777" w:rsidR="009A1469" w:rsidRPr="009A1469" w:rsidRDefault="009A1469" w:rsidP="009A1469">
            <w:pPr>
              <w:widowControl/>
              <w:overflowPunct/>
              <w:autoSpaceDE/>
              <w:autoSpaceDN/>
              <w:adjustRightInd/>
              <w:textAlignment w:val="auto"/>
              <w:rPr>
                <w:ins w:id="3865" w:author="Can Hong NGOC" w:date="2020-08-31T11:22:00Z"/>
                <w:sz w:val="24"/>
                <w:szCs w:val="24"/>
                <w:lang w:val="en-US" w:eastAsia="ja-JP"/>
              </w:rPr>
            </w:pPr>
            <w:ins w:id="3866" w:author="Can Hong NGOC" w:date="2020-08-31T11:22:00Z">
              <w:r w:rsidRPr="009A1469">
                <w:rPr>
                  <w:rFonts w:ascii="Arial" w:hAnsi="Arial" w:cs="Arial"/>
                  <w:sz w:val="22"/>
                  <w:szCs w:val="22"/>
                  <w:lang w:val="en-US" w:eastAsia="ja-JP"/>
                </w:rPr>
                <w:t>Finastra và Khách hàng sẽ xác nhận rằng tất cả các công việc phân phối đã được hoàn thành và sẽ đưa ra báo cáo kết thúc dự án bao gồm ảnh chụp nhanh nhật ký vấn đề còn tồn tại.</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67" w:author="Can Hong NGOC" w:date="2020-08-31T11:30:00Z">
              <w:tcPr>
                <w:tcW w:w="37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9956BE4" w14:textId="77777777" w:rsidR="009A1469" w:rsidRPr="009A1469" w:rsidRDefault="009A1469" w:rsidP="009A1469">
            <w:pPr>
              <w:widowControl/>
              <w:overflowPunct/>
              <w:autoSpaceDE/>
              <w:autoSpaceDN/>
              <w:adjustRightInd/>
              <w:textAlignment w:val="auto"/>
              <w:rPr>
                <w:ins w:id="3868" w:author="Can Hong NGOC" w:date="2020-08-31T11:22:00Z"/>
                <w:sz w:val="24"/>
                <w:szCs w:val="24"/>
                <w:lang w:val="en-US" w:eastAsia="ja-JP"/>
              </w:rPr>
            </w:pPr>
            <w:ins w:id="3869" w:author="Can Hong NGOC" w:date="2020-08-31T11:22:00Z">
              <w:r w:rsidRPr="009A1469">
                <w:rPr>
                  <w:rFonts w:ascii="Arial" w:hAnsi="Arial" w:cs="Arial"/>
                  <w:sz w:val="22"/>
                  <w:szCs w:val="22"/>
                  <w:lang w:val="en-US" w:eastAsia="ja-JP"/>
                </w:rPr>
                <w:t>Báo cáo kết thúc dự án CD002</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70" w:author="Can Hong NGOC" w:date="2020-08-31T11:30:00Z">
              <w:tcPr>
                <w:tcW w:w="22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458CE76" w14:textId="77777777" w:rsidR="009A1469" w:rsidRPr="009A1469" w:rsidRDefault="009A1469" w:rsidP="009A1469">
            <w:pPr>
              <w:widowControl/>
              <w:overflowPunct/>
              <w:autoSpaceDE/>
              <w:autoSpaceDN/>
              <w:adjustRightInd/>
              <w:textAlignment w:val="auto"/>
              <w:rPr>
                <w:ins w:id="3871" w:author="Can Hong NGOC" w:date="2020-08-31T11:22:00Z"/>
                <w:sz w:val="24"/>
                <w:szCs w:val="24"/>
                <w:lang w:val="en-US" w:eastAsia="ja-JP"/>
              </w:rPr>
            </w:pPr>
            <w:ins w:id="3872"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73" w:author="Can Hong NGOC" w:date="2020-08-31T11:3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1DF56D65" w14:textId="77777777" w:rsidR="009A1469" w:rsidRPr="009A1469" w:rsidRDefault="009A1469" w:rsidP="009A1469">
            <w:pPr>
              <w:widowControl/>
              <w:overflowPunct/>
              <w:autoSpaceDE/>
              <w:autoSpaceDN/>
              <w:adjustRightInd/>
              <w:jc w:val="center"/>
              <w:textAlignment w:val="auto"/>
              <w:rPr>
                <w:ins w:id="3874" w:author="Can Hong NGOC" w:date="2020-08-31T11:22:00Z"/>
                <w:sz w:val="24"/>
                <w:szCs w:val="24"/>
                <w:lang w:val="en-US" w:eastAsia="ja-JP"/>
              </w:rPr>
            </w:pPr>
            <w:ins w:id="3875"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76" w:author="Can Hong NGOC" w:date="2020-08-31T11:3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6B727E13" w14:textId="77777777" w:rsidR="009A1469" w:rsidRPr="009A1469" w:rsidRDefault="009A1469" w:rsidP="009A1469">
            <w:pPr>
              <w:widowControl/>
              <w:overflowPunct/>
              <w:autoSpaceDE/>
              <w:autoSpaceDN/>
              <w:adjustRightInd/>
              <w:jc w:val="center"/>
              <w:textAlignment w:val="auto"/>
              <w:rPr>
                <w:ins w:id="3877" w:author="Can Hong NGOC" w:date="2020-08-31T11:22:00Z"/>
                <w:sz w:val="24"/>
                <w:szCs w:val="24"/>
                <w:lang w:val="en-US" w:eastAsia="ja-JP"/>
              </w:rPr>
            </w:pPr>
            <w:ins w:id="3878"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79" w:author="Can Hong NGOC" w:date="2020-08-31T11:3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25B9C8F" w14:textId="77777777" w:rsidR="009A1469" w:rsidRPr="009A1469" w:rsidRDefault="009A1469" w:rsidP="009A1469">
            <w:pPr>
              <w:widowControl/>
              <w:overflowPunct/>
              <w:autoSpaceDE/>
              <w:autoSpaceDN/>
              <w:adjustRightInd/>
              <w:jc w:val="center"/>
              <w:textAlignment w:val="auto"/>
              <w:rPr>
                <w:ins w:id="3880" w:author="Can Hong NGOC" w:date="2020-08-31T11:22:00Z"/>
                <w:sz w:val="24"/>
                <w:szCs w:val="24"/>
                <w:lang w:val="en-US" w:eastAsia="ja-JP"/>
              </w:rPr>
            </w:pPr>
            <w:ins w:id="3881" w:author="Can Hong NGOC" w:date="2020-08-31T11:22:00Z">
              <w:r w:rsidRPr="009A1469">
                <w:rPr>
                  <w:rFonts w:ascii="Arial" w:hAnsi="Arial" w:cs="Arial"/>
                  <w:sz w:val="22"/>
                  <w:szCs w:val="22"/>
                  <w:lang w:val="en-US" w:eastAsia="ja-JP"/>
                </w:rPr>
                <w:t>E</w:t>
              </w:r>
            </w:ins>
          </w:p>
        </w:tc>
      </w:tr>
      <w:tr w:rsidR="009A1469" w:rsidRPr="009A1469" w14:paraId="311CADFE" w14:textId="77777777" w:rsidTr="006046A0">
        <w:trPr>
          <w:trHeight w:val="863"/>
          <w:ins w:id="3882" w:author="Can Hong NGOC" w:date="2020-08-31T11:22:00Z"/>
          <w:trPrChange w:id="3883" w:author="Can Hong NGOC" w:date="2020-08-31T11:30:00Z">
            <w:trPr>
              <w:trHeight w:val="863"/>
            </w:trPr>
          </w:trPrChange>
        </w:trPr>
        <w:tc>
          <w:tcPr>
            <w:tcW w:w="154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84" w:author="Can Hong NGOC" w:date="2020-08-31T11:30: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B0937AA" w14:textId="77777777" w:rsidR="009A1469" w:rsidRPr="009A1469" w:rsidRDefault="009A1469" w:rsidP="009A1469">
            <w:pPr>
              <w:widowControl/>
              <w:overflowPunct/>
              <w:autoSpaceDE/>
              <w:autoSpaceDN/>
              <w:adjustRightInd/>
              <w:textAlignment w:val="auto"/>
              <w:rPr>
                <w:ins w:id="3885" w:author="Can Hong NGOC" w:date="2020-08-31T11:22:00Z"/>
                <w:sz w:val="24"/>
                <w:szCs w:val="24"/>
                <w:lang w:val="en-US" w:eastAsia="ja-JP"/>
              </w:rPr>
            </w:pPr>
            <w:ins w:id="3886" w:author="Can Hong NGOC" w:date="2020-08-31T11:22:00Z">
              <w:r w:rsidRPr="009A1469">
                <w:rPr>
                  <w:rFonts w:ascii="Arial" w:hAnsi="Arial" w:cs="Arial"/>
                  <w:b/>
                  <w:bCs/>
                  <w:sz w:val="22"/>
                  <w:szCs w:val="22"/>
                  <w:lang w:val="en-US" w:eastAsia="ja-JP"/>
                </w:rPr>
                <w:lastRenderedPageBreak/>
                <w:t>VK.C003</w:t>
              </w:r>
            </w:ins>
          </w:p>
        </w:tc>
        <w:tc>
          <w:tcPr>
            <w:tcW w:w="216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87" w:author="Can Hong NGOC" w:date="2020-08-31T11:30: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7BA9321F" w14:textId="77777777" w:rsidR="009A1469" w:rsidRPr="009A1469" w:rsidRDefault="009A1469" w:rsidP="009A1469">
            <w:pPr>
              <w:widowControl/>
              <w:overflowPunct/>
              <w:autoSpaceDE/>
              <w:autoSpaceDN/>
              <w:adjustRightInd/>
              <w:textAlignment w:val="auto"/>
              <w:rPr>
                <w:ins w:id="3888" w:author="Can Hong NGOC" w:date="2020-08-31T11:22:00Z"/>
                <w:sz w:val="24"/>
                <w:szCs w:val="24"/>
                <w:lang w:val="en-US" w:eastAsia="ja-JP"/>
              </w:rPr>
            </w:pPr>
            <w:ins w:id="3889" w:author="Can Hong NGOC" w:date="2020-08-31T11:22:00Z">
              <w:r w:rsidRPr="009A1469">
                <w:rPr>
                  <w:rFonts w:ascii="Arial" w:hAnsi="Arial" w:cs="Arial"/>
                  <w:sz w:val="22"/>
                  <w:szCs w:val="22"/>
                  <w:lang w:val="en-US" w:eastAsia="ja-JP"/>
                </w:rPr>
                <w:t>Hoàn thành đóng cửa hành chính</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90" w:author="Can Hong NGOC" w:date="2020-08-31T11:30: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24F4C666" w14:textId="77777777" w:rsidR="009A1469" w:rsidRPr="009A1469" w:rsidRDefault="009A1469" w:rsidP="009A1469">
            <w:pPr>
              <w:widowControl/>
              <w:overflowPunct/>
              <w:autoSpaceDE/>
              <w:autoSpaceDN/>
              <w:adjustRightInd/>
              <w:textAlignment w:val="auto"/>
              <w:rPr>
                <w:ins w:id="3891" w:author="Can Hong NGOC" w:date="2020-08-31T11:22:00Z"/>
                <w:sz w:val="24"/>
                <w:szCs w:val="24"/>
                <w:lang w:val="en-US" w:eastAsia="ja-JP"/>
              </w:rPr>
            </w:pPr>
            <w:ins w:id="3892" w:author="Can Hong NGOC" w:date="2020-08-31T11:22:00Z">
              <w:r w:rsidRPr="009A1469">
                <w:rPr>
                  <w:rFonts w:ascii="Arial" w:hAnsi="Arial" w:cs="Arial"/>
                  <w:sz w:val="22"/>
                  <w:szCs w:val="22"/>
                  <w:lang w:val="en-US" w:eastAsia="ja-JP"/>
                </w:rPr>
                <w:t>Finastra sẽ hoàn thiện tất cả các hóa đơn và thanh toán. Khách hàng sẽ chấp thuận.</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93" w:author="Can Hong NGOC" w:date="2020-08-31T11:30: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D6C09B3" w14:textId="77777777" w:rsidR="009A1469" w:rsidRPr="009A1469" w:rsidRDefault="009A1469" w:rsidP="009A1469">
            <w:pPr>
              <w:widowControl/>
              <w:overflowPunct/>
              <w:autoSpaceDE/>
              <w:autoSpaceDN/>
              <w:adjustRightInd/>
              <w:textAlignment w:val="auto"/>
              <w:rPr>
                <w:ins w:id="3894" w:author="Can Hong NGOC" w:date="2020-08-31T11:22:00Z"/>
                <w:sz w:val="24"/>
                <w:szCs w:val="24"/>
                <w:lang w:val="en-US" w:eastAsia="ja-JP"/>
              </w:rPr>
            </w:pPr>
            <w:ins w:id="3895" w:author="Can Hong NGOC" w:date="2020-08-31T11:22:00Z">
              <w:r w:rsidRPr="009A1469">
                <w:rPr>
                  <w:rFonts w:ascii="Arial" w:hAnsi="Arial" w:cs="Arial"/>
                  <w:sz w:val="22"/>
                  <w:szCs w:val="22"/>
                  <w:lang w:val="en-US" w:eastAsia="ja-JP"/>
                </w:rPr>
                <w:t>Hóa đơn cuối cùng CD003</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96" w:author="Can Hong NGOC" w:date="2020-08-31T11:30: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14BCFF48" w14:textId="77777777" w:rsidR="009A1469" w:rsidRPr="009A1469" w:rsidRDefault="009A1469" w:rsidP="009A1469">
            <w:pPr>
              <w:widowControl/>
              <w:overflowPunct/>
              <w:autoSpaceDE/>
              <w:autoSpaceDN/>
              <w:adjustRightInd/>
              <w:textAlignment w:val="auto"/>
              <w:rPr>
                <w:ins w:id="3897" w:author="Can Hong NGOC" w:date="2020-08-31T11:22:00Z"/>
                <w:sz w:val="24"/>
                <w:szCs w:val="24"/>
                <w:lang w:val="en-US" w:eastAsia="ja-JP"/>
              </w:rPr>
            </w:pPr>
            <w:ins w:id="3898"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99" w:author="Can Hong NGOC" w:date="2020-08-31T11:3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319A2C2C" w14:textId="77777777" w:rsidR="009A1469" w:rsidRPr="009A1469" w:rsidRDefault="009A1469" w:rsidP="009A1469">
            <w:pPr>
              <w:widowControl/>
              <w:overflowPunct/>
              <w:autoSpaceDE/>
              <w:autoSpaceDN/>
              <w:adjustRightInd/>
              <w:jc w:val="center"/>
              <w:textAlignment w:val="auto"/>
              <w:rPr>
                <w:ins w:id="3900" w:author="Can Hong NGOC" w:date="2020-08-31T11:22:00Z"/>
                <w:sz w:val="24"/>
                <w:szCs w:val="24"/>
                <w:lang w:val="en-US" w:eastAsia="ja-JP"/>
              </w:rPr>
            </w:pPr>
            <w:ins w:id="3901"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02" w:author="Can Hong NGOC" w:date="2020-08-31T11:3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029D649C" w14:textId="77777777" w:rsidR="009A1469" w:rsidRPr="009A1469" w:rsidRDefault="009A1469" w:rsidP="009A1469">
            <w:pPr>
              <w:widowControl/>
              <w:overflowPunct/>
              <w:autoSpaceDE/>
              <w:autoSpaceDN/>
              <w:adjustRightInd/>
              <w:jc w:val="center"/>
              <w:textAlignment w:val="auto"/>
              <w:rPr>
                <w:ins w:id="3903" w:author="Can Hong NGOC" w:date="2020-08-31T11:22:00Z"/>
                <w:sz w:val="24"/>
                <w:szCs w:val="24"/>
                <w:lang w:val="en-US" w:eastAsia="ja-JP"/>
              </w:rPr>
            </w:pPr>
            <w:ins w:id="3904"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05" w:author="Can Hong NGOC" w:date="2020-08-31T11:3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6B29793B" w14:textId="77777777" w:rsidR="009A1469" w:rsidRPr="009A1469" w:rsidRDefault="009A1469" w:rsidP="009A1469">
            <w:pPr>
              <w:widowControl/>
              <w:overflowPunct/>
              <w:autoSpaceDE/>
              <w:autoSpaceDN/>
              <w:adjustRightInd/>
              <w:jc w:val="center"/>
              <w:textAlignment w:val="auto"/>
              <w:rPr>
                <w:ins w:id="3906" w:author="Can Hong NGOC" w:date="2020-08-31T11:22:00Z"/>
                <w:sz w:val="24"/>
                <w:szCs w:val="24"/>
                <w:lang w:val="en-US" w:eastAsia="ja-JP"/>
              </w:rPr>
            </w:pPr>
            <w:ins w:id="3907" w:author="Can Hong NGOC" w:date="2020-08-31T11:22:00Z">
              <w:r w:rsidRPr="009A1469">
                <w:rPr>
                  <w:rFonts w:ascii="Arial" w:hAnsi="Arial" w:cs="Arial"/>
                  <w:sz w:val="22"/>
                  <w:szCs w:val="22"/>
                  <w:lang w:val="en-US" w:eastAsia="ja-JP"/>
                </w:rPr>
                <w:t>A</w:t>
              </w:r>
            </w:ins>
          </w:p>
        </w:tc>
      </w:tr>
      <w:tr w:rsidR="009A1469" w:rsidRPr="009A1469" w14:paraId="4D0F01CE" w14:textId="77777777" w:rsidTr="006046A0">
        <w:trPr>
          <w:trHeight w:val="863"/>
          <w:ins w:id="3908" w:author="Can Hong NGOC" w:date="2020-08-31T11:22:00Z"/>
          <w:trPrChange w:id="3909" w:author="Can Hong NGOC" w:date="2020-08-31T11:30:00Z">
            <w:trPr>
              <w:trHeight w:val="863"/>
            </w:trPr>
          </w:trPrChange>
        </w:trPr>
        <w:tc>
          <w:tcPr>
            <w:tcW w:w="154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10" w:author="Can Hong NGOC" w:date="2020-08-31T11:30:00Z">
              <w:tcPr>
                <w:tcW w:w="14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344BC6DC" w14:textId="77777777" w:rsidR="009A1469" w:rsidRPr="009A1469" w:rsidRDefault="009A1469" w:rsidP="009A1469">
            <w:pPr>
              <w:widowControl/>
              <w:overflowPunct/>
              <w:autoSpaceDE/>
              <w:autoSpaceDN/>
              <w:adjustRightInd/>
              <w:textAlignment w:val="auto"/>
              <w:rPr>
                <w:ins w:id="3911" w:author="Can Hong NGOC" w:date="2020-08-31T11:22:00Z"/>
                <w:sz w:val="24"/>
                <w:szCs w:val="24"/>
                <w:lang w:val="en-US" w:eastAsia="ja-JP"/>
              </w:rPr>
            </w:pPr>
            <w:ins w:id="3912" w:author="Can Hong NGOC" w:date="2020-08-31T11:22:00Z">
              <w:r w:rsidRPr="009A1469">
                <w:rPr>
                  <w:rFonts w:ascii="Arial" w:hAnsi="Arial" w:cs="Arial"/>
                  <w:b/>
                  <w:bCs/>
                  <w:sz w:val="22"/>
                  <w:szCs w:val="22"/>
                  <w:lang w:val="en-US" w:eastAsia="ja-JP"/>
                </w:rPr>
                <w:t>VK.C004</w:t>
              </w:r>
            </w:ins>
          </w:p>
        </w:tc>
        <w:tc>
          <w:tcPr>
            <w:tcW w:w="216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13" w:author="Can Hong NGOC" w:date="2020-08-31T11:30:00Z">
              <w:tcPr>
                <w:tcW w:w="273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A18BABD" w14:textId="77777777" w:rsidR="009A1469" w:rsidRPr="009A1469" w:rsidRDefault="009A1469" w:rsidP="009A1469">
            <w:pPr>
              <w:widowControl/>
              <w:overflowPunct/>
              <w:autoSpaceDE/>
              <w:autoSpaceDN/>
              <w:adjustRightInd/>
              <w:textAlignment w:val="auto"/>
              <w:rPr>
                <w:ins w:id="3914" w:author="Can Hong NGOC" w:date="2020-08-31T11:22:00Z"/>
                <w:sz w:val="24"/>
                <w:szCs w:val="24"/>
                <w:lang w:val="en-US" w:eastAsia="ja-JP"/>
              </w:rPr>
            </w:pPr>
            <w:ins w:id="3915" w:author="Can Hong NGOC" w:date="2020-08-31T11:22:00Z">
              <w:r w:rsidRPr="009A1469">
                <w:rPr>
                  <w:rFonts w:ascii="Arial" w:hAnsi="Arial" w:cs="Arial"/>
                  <w:sz w:val="22"/>
                  <w:szCs w:val="22"/>
                  <w:lang w:val="en-US" w:eastAsia="ja-JP"/>
                </w:rPr>
                <w:t>Cập nhật tài liệu Kiến trúc Giải pháp (Nếu có thay đổi)</w:t>
              </w:r>
            </w:ins>
          </w:p>
        </w:tc>
        <w:tc>
          <w:tcPr>
            <w:tcW w:w="43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16" w:author="Can Hong NGOC" w:date="2020-08-31T11:30:00Z">
              <w:tcPr>
                <w:tcW w:w="7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01C0D62E" w14:textId="77777777" w:rsidR="009A1469" w:rsidRPr="009A1469" w:rsidRDefault="009A1469" w:rsidP="009A1469">
            <w:pPr>
              <w:widowControl/>
              <w:overflowPunct/>
              <w:autoSpaceDE/>
              <w:autoSpaceDN/>
              <w:adjustRightInd/>
              <w:textAlignment w:val="auto"/>
              <w:rPr>
                <w:ins w:id="3917" w:author="Can Hong NGOC" w:date="2020-08-31T11:22:00Z"/>
                <w:sz w:val="24"/>
                <w:szCs w:val="24"/>
                <w:lang w:val="en-US" w:eastAsia="ja-JP"/>
              </w:rPr>
            </w:pPr>
            <w:ins w:id="3918" w:author="Can Hong NGOC" w:date="2020-08-31T11:22:00Z">
              <w:r w:rsidRPr="009A1469">
                <w:rPr>
                  <w:rFonts w:ascii="Arial" w:hAnsi="Arial" w:cs="Arial"/>
                  <w:sz w:val="22"/>
                  <w:szCs w:val="22"/>
                  <w:lang w:val="en-US" w:eastAsia="ja-JP"/>
                </w:rPr>
                <w:t>Cập nhật tài liệu Kiến trúc Giải pháp (Nếu có thay đổi)</w:t>
              </w:r>
            </w:ins>
          </w:p>
        </w:tc>
        <w:tc>
          <w:tcPr>
            <w:tcW w:w="25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19" w:author="Can Hong NGOC" w:date="2020-08-31T11:30:00Z">
              <w:tcPr>
                <w:tcW w:w="37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5DE55D4E" w14:textId="77777777" w:rsidR="009A1469" w:rsidRPr="009A1469" w:rsidRDefault="009A1469" w:rsidP="009A1469">
            <w:pPr>
              <w:widowControl/>
              <w:overflowPunct/>
              <w:autoSpaceDE/>
              <w:autoSpaceDN/>
              <w:adjustRightInd/>
              <w:textAlignment w:val="auto"/>
              <w:rPr>
                <w:ins w:id="3920" w:author="Can Hong NGOC" w:date="2020-08-31T11:22:00Z"/>
                <w:sz w:val="24"/>
                <w:szCs w:val="24"/>
                <w:lang w:val="en-US" w:eastAsia="ja-JP"/>
              </w:rPr>
            </w:pPr>
            <w:ins w:id="3921" w:author="Can Hong NGOC" w:date="2020-08-31T11:22:00Z">
              <w:r w:rsidRPr="009A1469">
                <w:rPr>
                  <w:rFonts w:ascii="Arial" w:hAnsi="Arial" w:cs="Arial"/>
                  <w:sz w:val="22"/>
                  <w:szCs w:val="22"/>
                  <w:lang w:val="en-US" w:eastAsia="ja-JP"/>
                </w:rPr>
                <w:t>Cập nhật Cuối cùng Kiến trúc Giải pháp Cuối cùng CD004</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22" w:author="Can Hong NGOC" w:date="2020-08-31T11:30:00Z">
              <w:tcPr>
                <w:tcW w:w="22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14:paraId="433954D3" w14:textId="77777777" w:rsidR="009A1469" w:rsidRPr="009A1469" w:rsidRDefault="009A1469" w:rsidP="009A1469">
            <w:pPr>
              <w:widowControl/>
              <w:overflowPunct/>
              <w:autoSpaceDE/>
              <w:autoSpaceDN/>
              <w:adjustRightInd/>
              <w:textAlignment w:val="auto"/>
              <w:rPr>
                <w:ins w:id="3923" w:author="Can Hong NGOC" w:date="2020-08-31T11:22:00Z"/>
                <w:sz w:val="24"/>
                <w:szCs w:val="24"/>
                <w:lang w:val="en-US" w:eastAsia="ja-JP"/>
              </w:rPr>
            </w:pPr>
            <w:ins w:id="3924" w:author="Can Hong NGOC" w:date="2020-08-31T11:22:00Z">
              <w:r w:rsidRPr="009A1469">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925" w:author="Can Hong NGOC" w:date="2020-08-31T11:3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09780B2E" w14:textId="77777777" w:rsidR="009A1469" w:rsidRPr="009A1469" w:rsidRDefault="009A1469" w:rsidP="009A1469">
            <w:pPr>
              <w:widowControl/>
              <w:overflowPunct/>
              <w:autoSpaceDE/>
              <w:autoSpaceDN/>
              <w:adjustRightInd/>
              <w:jc w:val="center"/>
              <w:textAlignment w:val="auto"/>
              <w:rPr>
                <w:ins w:id="3926" w:author="Can Hong NGOC" w:date="2020-08-31T11:22:00Z"/>
                <w:sz w:val="24"/>
                <w:szCs w:val="24"/>
                <w:lang w:val="en-US" w:eastAsia="ja-JP"/>
              </w:rPr>
            </w:pPr>
            <w:ins w:id="3927"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928" w:author="Can Hong NGOC" w:date="2020-08-31T11:3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5D51A619" w14:textId="77777777" w:rsidR="009A1469" w:rsidRPr="009A1469" w:rsidRDefault="009A1469" w:rsidP="009A1469">
            <w:pPr>
              <w:widowControl/>
              <w:overflowPunct/>
              <w:autoSpaceDE/>
              <w:autoSpaceDN/>
              <w:adjustRightInd/>
              <w:jc w:val="center"/>
              <w:textAlignment w:val="auto"/>
              <w:rPr>
                <w:ins w:id="3929" w:author="Can Hong NGOC" w:date="2020-08-31T11:22:00Z"/>
                <w:sz w:val="24"/>
                <w:szCs w:val="24"/>
                <w:lang w:val="en-US" w:eastAsia="ja-JP"/>
              </w:rPr>
            </w:pPr>
            <w:ins w:id="3930" w:author="Can Hong NGOC" w:date="2020-08-31T11:22:00Z">
              <w:r w:rsidRPr="009A1469">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931" w:author="Can Hong NGOC" w:date="2020-08-31T11:3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14:paraId="205DE460" w14:textId="77777777" w:rsidR="009A1469" w:rsidRPr="009A1469" w:rsidRDefault="009A1469" w:rsidP="009A1469">
            <w:pPr>
              <w:widowControl/>
              <w:overflowPunct/>
              <w:autoSpaceDE/>
              <w:autoSpaceDN/>
              <w:adjustRightInd/>
              <w:jc w:val="center"/>
              <w:textAlignment w:val="auto"/>
              <w:rPr>
                <w:ins w:id="3932" w:author="Can Hong NGOC" w:date="2020-08-31T11:22:00Z"/>
                <w:sz w:val="24"/>
                <w:szCs w:val="24"/>
                <w:lang w:val="en-US" w:eastAsia="ja-JP"/>
              </w:rPr>
            </w:pPr>
            <w:ins w:id="3933" w:author="Can Hong NGOC" w:date="2020-08-31T11:22:00Z">
              <w:r w:rsidRPr="009A1469">
                <w:rPr>
                  <w:rFonts w:ascii="Arial" w:hAnsi="Arial" w:cs="Arial"/>
                  <w:sz w:val="22"/>
                  <w:szCs w:val="22"/>
                  <w:lang w:val="en-US" w:eastAsia="ja-JP"/>
                </w:rPr>
                <w:t>S</w:t>
              </w:r>
            </w:ins>
          </w:p>
        </w:tc>
      </w:tr>
      <w:tr w:rsidR="009A1469" w:rsidRPr="009A1469" w14:paraId="60A7336C" w14:textId="77777777" w:rsidTr="006046A0">
        <w:trPr>
          <w:trHeight w:val="863"/>
          <w:ins w:id="3934" w:author="Can Hong NGOC" w:date="2020-08-31T11:22:00Z"/>
          <w:trPrChange w:id="3935" w:author="Can Hong NGOC" w:date="2020-08-31T11:30:00Z">
            <w:trPr>
              <w:trHeight w:val="863"/>
            </w:trPr>
          </w:trPrChange>
        </w:trPr>
        <w:tc>
          <w:tcPr>
            <w:tcW w:w="154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36" w:author="Can Hong NGOC" w:date="2020-08-31T11:30: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3C507E3" w14:textId="77777777" w:rsidR="009A1469" w:rsidRPr="009A1469" w:rsidRDefault="009A1469" w:rsidP="009A1469">
            <w:pPr>
              <w:widowControl/>
              <w:overflowPunct/>
              <w:autoSpaceDE/>
              <w:autoSpaceDN/>
              <w:adjustRightInd/>
              <w:textAlignment w:val="auto"/>
              <w:rPr>
                <w:ins w:id="3937" w:author="Can Hong NGOC" w:date="2020-08-31T11:22:00Z"/>
                <w:sz w:val="24"/>
                <w:szCs w:val="24"/>
                <w:lang w:val="en-US" w:eastAsia="ja-JP"/>
              </w:rPr>
            </w:pPr>
            <w:ins w:id="3938" w:author="Can Hong NGOC" w:date="2020-08-31T11:22:00Z">
              <w:r w:rsidRPr="009A1469">
                <w:rPr>
                  <w:rFonts w:ascii="Arial" w:hAnsi="Arial" w:cs="Arial"/>
                  <w:b/>
                  <w:bCs/>
                  <w:sz w:val="22"/>
                  <w:szCs w:val="22"/>
                  <w:lang w:val="en-US" w:eastAsia="ja-JP"/>
                </w:rPr>
                <w:t>VK.C005</w:t>
              </w:r>
            </w:ins>
          </w:p>
        </w:tc>
        <w:tc>
          <w:tcPr>
            <w:tcW w:w="216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39" w:author="Can Hong NGOC" w:date="2020-08-31T11:30: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48CC7751" w14:textId="77777777" w:rsidR="009A1469" w:rsidRPr="009A1469" w:rsidRDefault="009A1469" w:rsidP="009A1469">
            <w:pPr>
              <w:widowControl/>
              <w:overflowPunct/>
              <w:autoSpaceDE/>
              <w:autoSpaceDN/>
              <w:adjustRightInd/>
              <w:textAlignment w:val="auto"/>
              <w:rPr>
                <w:ins w:id="3940" w:author="Can Hong NGOC" w:date="2020-08-31T11:22:00Z"/>
                <w:sz w:val="24"/>
                <w:szCs w:val="24"/>
                <w:lang w:val="en-US" w:eastAsia="ja-JP"/>
              </w:rPr>
            </w:pPr>
            <w:ins w:id="3941" w:author="Can Hong NGOC" w:date="2020-08-31T11:22:00Z">
              <w:r w:rsidRPr="009A1469">
                <w:rPr>
                  <w:rFonts w:ascii="Arial" w:hAnsi="Arial" w:cs="Arial"/>
                  <w:sz w:val="22"/>
                  <w:szCs w:val="22"/>
                  <w:lang w:val="en-US" w:eastAsia="ja-JP"/>
                </w:rPr>
                <w:t>Chuyển giao mã nguồn</w:t>
              </w:r>
            </w:ins>
          </w:p>
        </w:tc>
        <w:tc>
          <w:tcPr>
            <w:tcW w:w="43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42" w:author="Can Hong NGOC" w:date="2020-08-31T11:30: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670A2ED2" w14:textId="77777777" w:rsidR="009A1469" w:rsidRPr="009A1469" w:rsidRDefault="009A1469" w:rsidP="009A1469">
            <w:pPr>
              <w:widowControl/>
              <w:overflowPunct/>
              <w:autoSpaceDE/>
              <w:autoSpaceDN/>
              <w:adjustRightInd/>
              <w:textAlignment w:val="auto"/>
              <w:rPr>
                <w:ins w:id="3943" w:author="Can Hong NGOC" w:date="2020-08-31T11:22:00Z"/>
                <w:sz w:val="24"/>
                <w:szCs w:val="24"/>
                <w:lang w:val="en-US" w:eastAsia="ja-JP"/>
              </w:rPr>
            </w:pPr>
            <w:ins w:id="3944" w:author="Can Hong NGOC" w:date="2020-08-31T11:22:00Z">
              <w:r w:rsidRPr="009A1469">
                <w:rPr>
                  <w:rFonts w:ascii="Arial" w:hAnsi="Arial" w:cs="Arial"/>
                  <w:sz w:val="22"/>
                  <w:szCs w:val="22"/>
                  <w:lang w:val="en-US" w:eastAsia="ja-JP"/>
                </w:rPr>
                <w:t>Cung cấp tất cả các mã nguồn cho các tùy chỉnh sẽ được giao cho CNTT của Khách hàng để bảo trì trong tương lai.</w:t>
              </w:r>
            </w:ins>
          </w:p>
        </w:tc>
        <w:tc>
          <w:tcPr>
            <w:tcW w:w="25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45" w:author="Can Hong NGOC" w:date="2020-08-31T11:30: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0CB32AAC" w14:textId="77777777" w:rsidR="009A1469" w:rsidRPr="009A1469" w:rsidRDefault="009A1469" w:rsidP="009A1469">
            <w:pPr>
              <w:widowControl/>
              <w:overflowPunct/>
              <w:autoSpaceDE/>
              <w:autoSpaceDN/>
              <w:adjustRightInd/>
              <w:textAlignment w:val="auto"/>
              <w:rPr>
                <w:ins w:id="3946" w:author="Can Hong NGOC" w:date="2020-08-31T11:22:00Z"/>
                <w:sz w:val="24"/>
                <w:szCs w:val="24"/>
                <w:lang w:val="en-US" w:eastAsia="ja-JP"/>
              </w:rPr>
            </w:pPr>
            <w:ins w:id="3947" w:author="Can Hong NGOC" w:date="2020-08-31T11:22:00Z">
              <w:r w:rsidRPr="009A1469">
                <w:rPr>
                  <w:rFonts w:ascii="Arial" w:hAnsi="Arial" w:cs="Arial"/>
                  <w:sz w:val="22"/>
                  <w:szCs w:val="22"/>
                  <w:lang w:val="en-US" w:eastAsia="ja-JP"/>
                </w:rPr>
                <w:t>Gói mã nguồn CD005.</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48" w:author="Can Hong NGOC" w:date="2020-08-31T11:30: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14:paraId="5078D00A" w14:textId="77777777" w:rsidR="009A1469" w:rsidRPr="009A1469" w:rsidRDefault="009A1469" w:rsidP="009A1469">
            <w:pPr>
              <w:widowControl/>
              <w:overflowPunct/>
              <w:autoSpaceDE/>
              <w:autoSpaceDN/>
              <w:adjustRightInd/>
              <w:textAlignment w:val="auto"/>
              <w:rPr>
                <w:ins w:id="3949" w:author="Can Hong NGOC" w:date="2020-08-31T11:22:00Z"/>
                <w:sz w:val="24"/>
                <w:szCs w:val="24"/>
                <w:lang w:val="en-US" w:eastAsia="ja-JP"/>
              </w:rPr>
            </w:pPr>
            <w:ins w:id="3950" w:author="Can Hong NGOC" w:date="2020-08-31T11:22:00Z">
              <w:r w:rsidRPr="009A1469">
                <w:rPr>
                  <w:rFonts w:ascii="Arial" w:hAnsi="Arial" w:cs="Arial"/>
                  <w:sz w:val="22"/>
                  <w:szCs w:val="22"/>
                  <w:lang w:val="en-US" w:eastAsia="ja-JP"/>
                </w:rPr>
                <w:t>Mã nguồn</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51" w:author="Can Hong NGOC" w:date="2020-08-31T11:3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45D1FB61" w14:textId="77777777" w:rsidR="009A1469" w:rsidRPr="009A1469" w:rsidRDefault="009A1469" w:rsidP="009A1469">
            <w:pPr>
              <w:widowControl/>
              <w:overflowPunct/>
              <w:autoSpaceDE/>
              <w:autoSpaceDN/>
              <w:adjustRightInd/>
              <w:jc w:val="center"/>
              <w:textAlignment w:val="auto"/>
              <w:rPr>
                <w:ins w:id="3952" w:author="Can Hong NGOC" w:date="2020-08-31T11:22:00Z"/>
                <w:sz w:val="24"/>
                <w:szCs w:val="24"/>
                <w:lang w:val="en-US" w:eastAsia="ja-JP"/>
              </w:rPr>
            </w:pPr>
            <w:ins w:id="3953"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54" w:author="Can Hong NGOC" w:date="2020-08-31T11:3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3A599B9" w14:textId="77777777" w:rsidR="009A1469" w:rsidRPr="009A1469" w:rsidRDefault="009A1469" w:rsidP="009A1469">
            <w:pPr>
              <w:widowControl/>
              <w:overflowPunct/>
              <w:autoSpaceDE/>
              <w:autoSpaceDN/>
              <w:adjustRightInd/>
              <w:jc w:val="center"/>
              <w:textAlignment w:val="auto"/>
              <w:rPr>
                <w:ins w:id="3955" w:author="Can Hong NGOC" w:date="2020-08-31T11:22:00Z"/>
                <w:sz w:val="24"/>
                <w:szCs w:val="24"/>
                <w:lang w:val="en-US" w:eastAsia="ja-JP"/>
              </w:rPr>
            </w:pPr>
            <w:ins w:id="3956" w:author="Can Hong NGOC" w:date="2020-08-31T11:22:00Z">
              <w:r w:rsidRPr="009A1469">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57" w:author="Can Hong NGOC" w:date="2020-08-31T11:3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14:paraId="23070DC0" w14:textId="77777777" w:rsidR="009A1469" w:rsidRPr="009A1469" w:rsidRDefault="009A1469" w:rsidP="009A1469">
            <w:pPr>
              <w:widowControl/>
              <w:overflowPunct/>
              <w:autoSpaceDE/>
              <w:autoSpaceDN/>
              <w:adjustRightInd/>
              <w:jc w:val="center"/>
              <w:textAlignment w:val="auto"/>
              <w:rPr>
                <w:ins w:id="3958" w:author="Can Hong NGOC" w:date="2020-08-31T11:22:00Z"/>
                <w:sz w:val="24"/>
                <w:szCs w:val="24"/>
                <w:lang w:val="en-US" w:eastAsia="ja-JP"/>
              </w:rPr>
            </w:pPr>
            <w:ins w:id="3959" w:author="Can Hong NGOC" w:date="2020-08-31T11:22:00Z">
              <w:r w:rsidRPr="009A1469">
                <w:rPr>
                  <w:rFonts w:ascii="Arial" w:hAnsi="Arial" w:cs="Arial"/>
                  <w:lang w:val="en-US" w:eastAsia="ja-JP"/>
                </w:rPr>
                <w:t> </w:t>
              </w:r>
            </w:ins>
          </w:p>
        </w:tc>
      </w:tr>
    </w:tbl>
    <w:p w14:paraId="096CAAAD" w14:textId="77777777" w:rsidR="009A1469" w:rsidRPr="009A1469" w:rsidRDefault="009A1469" w:rsidP="009A1469">
      <w:pPr>
        <w:widowControl/>
        <w:overflowPunct/>
        <w:autoSpaceDE/>
        <w:autoSpaceDN/>
        <w:adjustRightInd/>
        <w:textAlignment w:val="auto"/>
        <w:rPr>
          <w:ins w:id="3960" w:author="Can Hong NGOC" w:date="2020-08-31T11:22:00Z"/>
          <w:color w:val="000000"/>
          <w:sz w:val="27"/>
          <w:szCs w:val="27"/>
          <w:lang w:val="en-US" w:eastAsia="ja-JP"/>
        </w:rPr>
      </w:pPr>
      <w:ins w:id="3961" w:author="Can Hong NGOC" w:date="2020-08-31T11:22:00Z">
        <w:r w:rsidRPr="009A1469">
          <w:rPr>
            <w:rFonts w:ascii="Arial" w:hAnsi="Arial" w:cs="Arial"/>
            <w:color w:val="000000"/>
            <w:lang w:val="en-US" w:eastAsia="ja-JP"/>
          </w:rPr>
          <w:t>Cổng 6: Hoàn thành dự án</w:t>
        </w:r>
      </w:ins>
    </w:p>
    <w:p w14:paraId="28DC6CAA" w14:textId="77777777" w:rsidR="009A1469" w:rsidRPr="009A1469" w:rsidRDefault="009A1469" w:rsidP="009A1469">
      <w:pPr>
        <w:widowControl/>
        <w:overflowPunct/>
        <w:autoSpaceDE/>
        <w:autoSpaceDN/>
        <w:adjustRightInd/>
        <w:textAlignment w:val="auto"/>
        <w:rPr>
          <w:ins w:id="3962" w:author="Can Hong NGOC" w:date="2020-08-31T11:22:00Z"/>
          <w:color w:val="000000"/>
          <w:sz w:val="27"/>
          <w:szCs w:val="27"/>
          <w:lang w:val="en-US" w:eastAsia="ja-JP"/>
        </w:rPr>
      </w:pPr>
      <w:ins w:id="3963" w:author="Can Hong NGOC" w:date="2020-08-31T11:22:00Z">
        <w:r w:rsidRPr="009A1469">
          <w:rPr>
            <w:rFonts w:ascii="Arial" w:hAnsi="Arial" w:cs="Arial"/>
            <w:color w:val="000000"/>
            <w:lang w:val="en-US" w:eastAsia="ja-JP"/>
          </w:rPr>
          <w:t>Các chấp thuận chính thức của khách hàng / cổng ra sẽ được liên hệ lại giữa Khách hàng - Tài chính - Nhà thầu</w:t>
        </w:r>
      </w:ins>
    </w:p>
    <w:p w14:paraId="2B4189FB" w14:textId="77777777" w:rsidR="009A1469" w:rsidRPr="009A1469" w:rsidRDefault="009A1469" w:rsidP="009A1469">
      <w:pPr>
        <w:widowControl/>
        <w:overflowPunct/>
        <w:autoSpaceDE/>
        <w:autoSpaceDN/>
        <w:adjustRightInd/>
        <w:spacing w:line="216" w:lineRule="atLeast"/>
        <w:ind w:left="288" w:hanging="216"/>
        <w:textAlignment w:val="auto"/>
        <w:rPr>
          <w:ins w:id="3964" w:author="Can Hong NGOC" w:date="2020-08-31T11:22:00Z"/>
          <w:color w:val="000000"/>
          <w:lang w:val="en-US" w:eastAsia="ja-JP"/>
        </w:rPr>
      </w:pPr>
      <w:ins w:id="3965" w:author="Can Hong NGOC" w:date="2020-08-31T11:22:00Z">
        <w:r w:rsidRPr="009A1469">
          <w:rPr>
            <w:rFonts w:ascii="Arial" w:hAnsi="Arial" w:cs="Arial"/>
            <w:color w:val="000000"/>
            <w:lang w:val="en-US" w:eastAsia="ja-JP"/>
          </w:rPr>
          <w:t>- Cổng 6.1. Đã hoàn thành Bàn giao Dịch vụ Khách hàng</w:t>
        </w:r>
        <w:r w:rsidRPr="009A1469">
          <w:rPr>
            <w:color w:val="000000"/>
            <w:sz w:val="14"/>
            <w:szCs w:val="14"/>
            <w:lang w:val="en-US" w:eastAsia="ja-JP"/>
          </w:rPr>
          <w:t>    </w:t>
        </w:r>
      </w:ins>
    </w:p>
    <w:p w14:paraId="0C571BF5" w14:textId="77777777" w:rsidR="009A1469" w:rsidRPr="009A1469" w:rsidRDefault="009A1469" w:rsidP="009A1469">
      <w:pPr>
        <w:widowControl/>
        <w:overflowPunct/>
        <w:autoSpaceDE/>
        <w:autoSpaceDN/>
        <w:adjustRightInd/>
        <w:spacing w:line="216" w:lineRule="atLeast"/>
        <w:ind w:left="288" w:hanging="216"/>
        <w:textAlignment w:val="auto"/>
        <w:rPr>
          <w:ins w:id="3966" w:author="Can Hong NGOC" w:date="2020-08-31T11:22:00Z"/>
          <w:color w:val="000000"/>
          <w:lang w:val="en-US" w:eastAsia="ja-JP"/>
        </w:rPr>
      </w:pPr>
      <w:ins w:id="3967" w:author="Can Hong NGOC" w:date="2020-08-31T11:22:00Z">
        <w:r w:rsidRPr="009A1469">
          <w:rPr>
            <w:rFonts w:ascii="Arial" w:hAnsi="Arial" w:cs="Arial"/>
            <w:color w:val="000000"/>
            <w:lang w:val="en-US" w:eastAsia="ja-JP"/>
          </w:rPr>
          <w:t>- Cổng 6.2. Báo cáo kết thúc dự án đã ký</w:t>
        </w:r>
        <w:r w:rsidRPr="009A1469">
          <w:rPr>
            <w:color w:val="000000"/>
            <w:sz w:val="14"/>
            <w:szCs w:val="14"/>
            <w:lang w:val="en-US" w:eastAsia="ja-JP"/>
          </w:rPr>
          <w:t>    </w:t>
        </w:r>
      </w:ins>
    </w:p>
    <w:p w14:paraId="04D83B35" w14:textId="77777777" w:rsidR="009A1469" w:rsidRPr="009A1469" w:rsidRDefault="009A1469" w:rsidP="009A1469">
      <w:pPr>
        <w:widowControl/>
        <w:overflowPunct/>
        <w:autoSpaceDE/>
        <w:autoSpaceDN/>
        <w:adjustRightInd/>
        <w:spacing w:after="160" w:line="216" w:lineRule="atLeast"/>
        <w:ind w:left="288" w:hanging="216"/>
        <w:textAlignment w:val="auto"/>
        <w:rPr>
          <w:ins w:id="3968" w:author="Can Hong NGOC" w:date="2020-08-31T11:22:00Z"/>
          <w:color w:val="000000"/>
          <w:lang w:val="en-US" w:eastAsia="ja-JP"/>
        </w:rPr>
      </w:pPr>
      <w:ins w:id="3969" w:author="Can Hong NGOC" w:date="2020-08-31T11:22:00Z">
        <w:r w:rsidRPr="009A1469">
          <w:rPr>
            <w:rFonts w:ascii="Arial" w:hAnsi="Arial" w:cs="Arial"/>
            <w:color w:val="000000"/>
            <w:lang w:val="en-US" w:eastAsia="ja-JP"/>
          </w:rPr>
          <w:t>- Cổng 6.3. Hóa đơn cuối cùng được phê duyệt</w:t>
        </w:r>
        <w:r w:rsidRPr="009A1469">
          <w:rPr>
            <w:color w:val="000000"/>
            <w:sz w:val="14"/>
            <w:szCs w:val="14"/>
            <w:lang w:val="en-US" w:eastAsia="ja-JP"/>
          </w:rPr>
          <w:t>    </w:t>
        </w:r>
      </w:ins>
    </w:p>
    <w:p w14:paraId="76641261" w14:textId="77777777" w:rsidR="009A1469" w:rsidRPr="009A1469" w:rsidRDefault="009A1469" w:rsidP="009A1469">
      <w:pPr>
        <w:widowControl/>
        <w:overflowPunct/>
        <w:autoSpaceDE/>
        <w:autoSpaceDN/>
        <w:adjustRightInd/>
        <w:textAlignment w:val="auto"/>
        <w:rPr>
          <w:ins w:id="3970" w:author="Can Hong NGOC" w:date="2020-08-31T11:22:00Z"/>
          <w:color w:val="000000"/>
          <w:sz w:val="27"/>
          <w:szCs w:val="27"/>
          <w:lang w:val="en-US" w:eastAsia="ja-JP"/>
        </w:rPr>
      </w:pPr>
      <w:ins w:id="3971" w:author="Can Hong NGOC" w:date="2020-08-31T11:22:00Z">
        <w:r w:rsidRPr="009A1469">
          <w:rPr>
            <w:rFonts w:ascii="Arial" w:hAnsi="Arial" w:cs="Arial"/>
            <w:color w:val="000000"/>
            <w:lang w:val="en-US" w:eastAsia="ja-JP"/>
          </w:rPr>
          <w:t> </w:t>
        </w:r>
      </w:ins>
    </w:p>
    <w:p w14:paraId="782200EE" w14:textId="77777777" w:rsidR="009A1469" w:rsidRPr="009A1469" w:rsidRDefault="009A1469" w:rsidP="009A1469">
      <w:pPr>
        <w:widowControl/>
        <w:overflowPunct/>
        <w:autoSpaceDE/>
        <w:autoSpaceDN/>
        <w:adjustRightInd/>
        <w:textAlignment w:val="auto"/>
        <w:rPr>
          <w:ins w:id="3972" w:author="Can Hong NGOC" w:date="2020-08-31T11:22:00Z"/>
          <w:color w:val="000000"/>
          <w:sz w:val="27"/>
          <w:szCs w:val="27"/>
          <w:lang w:val="en-US" w:eastAsia="ja-JP"/>
        </w:rPr>
      </w:pPr>
      <w:ins w:id="3973" w:author="Can Hong NGOC" w:date="2020-08-31T11:22:00Z">
        <w:r w:rsidRPr="009A1469">
          <w:rPr>
            <w:rFonts w:ascii="Arial" w:hAnsi="Arial" w:cs="Arial"/>
            <w:color w:val="000000"/>
            <w:lang w:val="en-US" w:eastAsia="ja-JP"/>
          </w:rPr>
          <w:t> </w:t>
        </w:r>
      </w:ins>
    </w:p>
    <w:p w14:paraId="4B8AA7AA" w14:textId="77777777" w:rsidR="009A1469" w:rsidRPr="009A1469" w:rsidRDefault="009A1469" w:rsidP="009A1469">
      <w:pPr>
        <w:widowControl/>
        <w:overflowPunct/>
        <w:autoSpaceDE/>
        <w:autoSpaceDN/>
        <w:adjustRightInd/>
        <w:textAlignment w:val="auto"/>
        <w:rPr>
          <w:ins w:id="3974" w:author="Can Hong NGOC" w:date="2020-08-31T11:22:00Z"/>
          <w:color w:val="000000"/>
          <w:sz w:val="27"/>
          <w:szCs w:val="27"/>
          <w:lang w:val="en-US" w:eastAsia="ja-JP"/>
        </w:rPr>
      </w:pPr>
      <w:ins w:id="3975" w:author="Can Hong NGOC" w:date="2020-08-31T11:22:00Z">
        <w:r w:rsidRPr="009A1469">
          <w:rPr>
            <w:rFonts w:ascii="Arial" w:hAnsi="Arial" w:cs="Arial"/>
            <w:color w:val="000000"/>
            <w:lang w:val="en-US" w:eastAsia="ja-JP"/>
          </w:rPr>
          <w:t> </w:t>
        </w:r>
      </w:ins>
    </w:p>
    <w:p w14:paraId="214F12AE" w14:textId="77777777" w:rsidR="009A1469" w:rsidRPr="009A1469" w:rsidRDefault="009A1469" w:rsidP="009A1469">
      <w:pPr>
        <w:widowControl/>
        <w:overflowPunct/>
        <w:autoSpaceDE/>
        <w:autoSpaceDN/>
        <w:adjustRightInd/>
        <w:textAlignment w:val="auto"/>
        <w:rPr>
          <w:ins w:id="3976" w:author="Can Hong NGOC" w:date="2020-08-31T11:22:00Z"/>
          <w:color w:val="000000"/>
          <w:sz w:val="27"/>
          <w:szCs w:val="27"/>
          <w:lang w:val="en-US" w:eastAsia="ja-JP"/>
        </w:rPr>
      </w:pPr>
      <w:ins w:id="3977" w:author="Can Hong NGOC" w:date="2020-08-31T11:22:00Z">
        <w:r w:rsidRPr="009A1469">
          <w:rPr>
            <w:rFonts w:ascii="Arial" w:hAnsi="Arial" w:cs="Arial"/>
            <w:color w:val="000000"/>
            <w:lang w:val="en-US" w:eastAsia="ja-JP"/>
          </w:rPr>
          <w:t> </w:t>
        </w:r>
      </w:ins>
    </w:p>
    <w:p w14:paraId="718C6298" w14:textId="77777777" w:rsidR="009A1469" w:rsidRPr="009A1469" w:rsidRDefault="009A1469" w:rsidP="009A1469">
      <w:pPr>
        <w:widowControl/>
        <w:overflowPunct/>
        <w:autoSpaceDE/>
        <w:autoSpaceDN/>
        <w:adjustRightInd/>
        <w:textAlignment w:val="auto"/>
        <w:rPr>
          <w:ins w:id="3978" w:author="Can Hong NGOC" w:date="2020-08-31T11:22:00Z"/>
          <w:color w:val="000000"/>
          <w:sz w:val="27"/>
          <w:szCs w:val="27"/>
          <w:lang w:val="en-US" w:eastAsia="ja-JP"/>
        </w:rPr>
      </w:pPr>
      <w:ins w:id="3979" w:author="Can Hong NGOC" w:date="2020-08-31T11:22:00Z">
        <w:r w:rsidRPr="009A1469">
          <w:rPr>
            <w:rFonts w:ascii="Arial" w:hAnsi="Arial" w:cs="Arial"/>
            <w:color w:val="000000"/>
            <w:lang w:val="en-US" w:eastAsia="ja-JP"/>
          </w:rPr>
          <w:t> </w:t>
        </w:r>
      </w:ins>
    </w:p>
    <w:p w14:paraId="31AF42B4" w14:textId="77777777" w:rsidR="009A1469" w:rsidRPr="009A1469" w:rsidRDefault="009A1469" w:rsidP="009A1469">
      <w:pPr>
        <w:widowControl/>
        <w:overflowPunct/>
        <w:autoSpaceDE/>
        <w:autoSpaceDN/>
        <w:adjustRightInd/>
        <w:textAlignment w:val="auto"/>
        <w:rPr>
          <w:ins w:id="3980" w:author="Can Hong NGOC" w:date="2020-08-31T11:22:00Z"/>
          <w:color w:val="000000"/>
          <w:sz w:val="27"/>
          <w:szCs w:val="27"/>
          <w:lang w:val="en-US" w:eastAsia="ja-JP"/>
        </w:rPr>
      </w:pPr>
      <w:ins w:id="3981" w:author="Can Hong NGOC" w:date="2020-08-31T11:22:00Z">
        <w:r w:rsidRPr="009A1469">
          <w:rPr>
            <w:rFonts w:ascii="Arial" w:hAnsi="Arial" w:cs="Arial"/>
            <w:color w:val="000000"/>
            <w:lang w:val="en-US" w:eastAsia="ja-JP"/>
          </w:rPr>
          <w:t> </w:t>
        </w:r>
      </w:ins>
    </w:p>
    <w:p w14:paraId="2B9EB302" w14:textId="77777777" w:rsidR="009A1469" w:rsidRDefault="009A1469" w:rsidP="009A1469">
      <w:pPr>
        <w:widowControl/>
        <w:overflowPunct/>
        <w:autoSpaceDE/>
        <w:autoSpaceDN/>
        <w:adjustRightInd/>
        <w:textAlignment w:val="auto"/>
        <w:rPr>
          <w:ins w:id="3982" w:author="Can Hong NGOC" w:date="2020-08-31T11:30:00Z"/>
          <w:color w:val="000000"/>
          <w:sz w:val="27"/>
          <w:szCs w:val="27"/>
          <w:lang w:val="en-US" w:eastAsia="ja-JP"/>
        </w:rPr>
      </w:pPr>
      <w:ins w:id="3983" w:author="Can Hong NGOC" w:date="2020-08-31T11:22:00Z">
        <w:r w:rsidRPr="009A1469">
          <w:rPr>
            <w:color w:val="000000"/>
            <w:sz w:val="27"/>
            <w:szCs w:val="27"/>
            <w:lang w:val="en-US" w:eastAsia="ja-JP"/>
          </w:rPr>
          <w:br w:type="textWrapping" w:clear="all"/>
        </w:r>
      </w:ins>
    </w:p>
    <w:p w14:paraId="7214EBB2" w14:textId="77777777" w:rsidR="006046A0" w:rsidRDefault="006046A0" w:rsidP="009A1469">
      <w:pPr>
        <w:widowControl/>
        <w:overflowPunct/>
        <w:autoSpaceDE/>
        <w:autoSpaceDN/>
        <w:adjustRightInd/>
        <w:textAlignment w:val="auto"/>
        <w:rPr>
          <w:ins w:id="3984" w:author="Can Hong NGOC" w:date="2020-08-31T11:30:00Z"/>
          <w:color w:val="000000"/>
          <w:sz w:val="27"/>
          <w:szCs w:val="27"/>
          <w:lang w:val="en-US" w:eastAsia="ja-JP"/>
        </w:rPr>
      </w:pPr>
    </w:p>
    <w:p w14:paraId="27A2FA56" w14:textId="77777777" w:rsidR="006046A0" w:rsidRDefault="006046A0" w:rsidP="009A1469">
      <w:pPr>
        <w:widowControl/>
        <w:overflowPunct/>
        <w:autoSpaceDE/>
        <w:autoSpaceDN/>
        <w:adjustRightInd/>
        <w:textAlignment w:val="auto"/>
        <w:rPr>
          <w:ins w:id="3985" w:author="Can Hong NGOC" w:date="2020-08-31T11:30:00Z"/>
          <w:color w:val="000000"/>
          <w:sz w:val="27"/>
          <w:szCs w:val="27"/>
          <w:lang w:val="en-US" w:eastAsia="ja-JP"/>
        </w:rPr>
      </w:pPr>
    </w:p>
    <w:p w14:paraId="326A73A9" w14:textId="77777777" w:rsidR="006046A0" w:rsidRDefault="006046A0" w:rsidP="009A1469">
      <w:pPr>
        <w:widowControl/>
        <w:overflowPunct/>
        <w:autoSpaceDE/>
        <w:autoSpaceDN/>
        <w:adjustRightInd/>
        <w:textAlignment w:val="auto"/>
        <w:rPr>
          <w:ins w:id="3986" w:author="Can Hong NGOC" w:date="2020-08-31T11:30:00Z"/>
          <w:color w:val="000000"/>
          <w:sz w:val="27"/>
          <w:szCs w:val="27"/>
          <w:lang w:val="en-US" w:eastAsia="ja-JP"/>
        </w:rPr>
      </w:pPr>
    </w:p>
    <w:p w14:paraId="38E3D9A3" w14:textId="77777777" w:rsidR="006046A0" w:rsidRDefault="006046A0" w:rsidP="009A1469">
      <w:pPr>
        <w:widowControl/>
        <w:overflowPunct/>
        <w:autoSpaceDE/>
        <w:autoSpaceDN/>
        <w:adjustRightInd/>
        <w:textAlignment w:val="auto"/>
        <w:rPr>
          <w:ins w:id="3987" w:author="Can Hong NGOC" w:date="2020-08-31T11:30:00Z"/>
          <w:color w:val="000000"/>
          <w:sz w:val="27"/>
          <w:szCs w:val="27"/>
          <w:lang w:val="en-US" w:eastAsia="ja-JP"/>
        </w:rPr>
      </w:pPr>
    </w:p>
    <w:p w14:paraId="18210162" w14:textId="77777777" w:rsidR="006046A0" w:rsidRDefault="006046A0" w:rsidP="009A1469">
      <w:pPr>
        <w:widowControl/>
        <w:overflowPunct/>
        <w:autoSpaceDE/>
        <w:autoSpaceDN/>
        <w:adjustRightInd/>
        <w:textAlignment w:val="auto"/>
        <w:rPr>
          <w:ins w:id="3988" w:author="Can Hong NGOC" w:date="2020-08-31T11:30:00Z"/>
          <w:color w:val="000000"/>
          <w:sz w:val="27"/>
          <w:szCs w:val="27"/>
          <w:lang w:val="en-US" w:eastAsia="ja-JP"/>
        </w:rPr>
      </w:pPr>
    </w:p>
    <w:p w14:paraId="453EC4CC" w14:textId="77777777" w:rsidR="006046A0" w:rsidRDefault="006046A0" w:rsidP="009A1469">
      <w:pPr>
        <w:widowControl/>
        <w:overflowPunct/>
        <w:autoSpaceDE/>
        <w:autoSpaceDN/>
        <w:adjustRightInd/>
        <w:textAlignment w:val="auto"/>
        <w:rPr>
          <w:ins w:id="3989" w:author="Can Hong NGOC" w:date="2020-08-31T11:30:00Z"/>
          <w:color w:val="000000"/>
          <w:sz w:val="27"/>
          <w:szCs w:val="27"/>
          <w:lang w:val="en-US" w:eastAsia="ja-JP"/>
        </w:rPr>
      </w:pPr>
    </w:p>
    <w:p w14:paraId="1410A8CB" w14:textId="77777777" w:rsidR="006046A0" w:rsidRDefault="006046A0" w:rsidP="009A1469">
      <w:pPr>
        <w:widowControl/>
        <w:overflowPunct/>
        <w:autoSpaceDE/>
        <w:autoSpaceDN/>
        <w:adjustRightInd/>
        <w:textAlignment w:val="auto"/>
        <w:rPr>
          <w:ins w:id="3990" w:author="Can Hong NGOC" w:date="2020-08-31T11:30:00Z"/>
          <w:color w:val="000000"/>
          <w:sz w:val="27"/>
          <w:szCs w:val="27"/>
          <w:lang w:val="en-US" w:eastAsia="ja-JP"/>
        </w:rPr>
      </w:pPr>
    </w:p>
    <w:p w14:paraId="5E282FB0" w14:textId="77777777" w:rsidR="006046A0" w:rsidRDefault="006046A0" w:rsidP="009A1469">
      <w:pPr>
        <w:widowControl/>
        <w:overflowPunct/>
        <w:autoSpaceDE/>
        <w:autoSpaceDN/>
        <w:adjustRightInd/>
        <w:textAlignment w:val="auto"/>
        <w:rPr>
          <w:ins w:id="3991" w:author="Can Hong NGOC" w:date="2020-08-31T11:30:00Z"/>
          <w:color w:val="000000"/>
          <w:sz w:val="27"/>
          <w:szCs w:val="27"/>
          <w:lang w:val="en-US" w:eastAsia="ja-JP"/>
        </w:rPr>
      </w:pPr>
    </w:p>
    <w:p w14:paraId="46BA58C4" w14:textId="77777777" w:rsidR="006046A0" w:rsidRDefault="006046A0" w:rsidP="009A1469">
      <w:pPr>
        <w:widowControl/>
        <w:overflowPunct/>
        <w:autoSpaceDE/>
        <w:autoSpaceDN/>
        <w:adjustRightInd/>
        <w:textAlignment w:val="auto"/>
        <w:rPr>
          <w:ins w:id="3992" w:author="Can Hong NGOC" w:date="2020-08-31T11:30:00Z"/>
          <w:color w:val="000000"/>
          <w:sz w:val="27"/>
          <w:szCs w:val="27"/>
          <w:lang w:val="en-US" w:eastAsia="ja-JP"/>
        </w:rPr>
      </w:pPr>
    </w:p>
    <w:p w14:paraId="75EC2B45" w14:textId="77777777" w:rsidR="006046A0" w:rsidRDefault="006046A0" w:rsidP="009A1469">
      <w:pPr>
        <w:widowControl/>
        <w:overflowPunct/>
        <w:autoSpaceDE/>
        <w:autoSpaceDN/>
        <w:adjustRightInd/>
        <w:textAlignment w:val="auto"/>
        <w:rPr>
          <w:ins w:id="3993" w:author="Can Hong NGOC" w:date="2020-08-31T11:30:00Z"/>
          <w:color w:val="000000"/>
          <w:sz w:val="27"/>
          <w:szCs w:val="27"/>
          <w:lang w:val="en-US" w:eastAsia="ja-JP"/>
        </w:rPr>
      </w:pPr>
    </w:p>
    <w:p w14:paraId="0044EEA1" w14:textId="77777777" w:rsidR="006046A0" w:rsidRDefault="006046A0" w:rsidP="009A1469">
      <w:pPr>
        <w:widowControl/>
        <w:overflowPunct/>
        <w:autoSpaceDE/>
        <w:autoSpaceDN/>
        <w:adjustRightInd/>
        <w:textAlignment w:val="auto"/>
        <w:rPr>
          <w:ins w:id="3994" w:author="Can Hong NGOC" w:date="2020-08-31T11:30:00Z"/>
          <w:color w:val="000000"/>
          <w:sz w:val="27"/>
          <w:szCs w:val="27"/>
          <w:lang w:val="en-US" w:eastAsia="ja-JP"/>
        </w:rPr>
      </w:pPr>
    </w:p>
    <w:p w14:paraId="24EF2967" w14:textId="77777777" w:rsidR="006046A0" w:rsidRDefault="006046A0" w:rsidP="009A1469">
      <w:pPr>
        <w:widowControl/>
        <w:overflowPunct/>
        <w:autoSpaceDE/>
        <w:autoSpaceDN/>
        <w:adjustRightInd/>
        <w:textAlignment w:val="auto"/>
        <w:rPr>
          <w:ins w:id="3995" w:author="Can Hong NGOC" w:date="2020-08-31T11:30:00Z"/>
          <w:rFonts w:ascii="Arial" w:hAnsi="Arial" w:cs="Arial"/>
          <w:b/>
          <w:bCs/>
          <w:color w:val="000000"/>
          <w:lang w:val="en-US" w:eastAsia="ja-JP"/>
        </w:rPr>
      </w:pPr>
    </w:p>
    <w:p w14:paraId="02460F60" w14:textId="77777777" w:rsidR="009A1469" w:rsidRPr="009A1469" w:rsidRDefault="009A1469" w:rsidP="009A1469">
      <w:pPr>
        <w:widowControl/>
        <w:overflowPunct/>
        <w:autoSpaceDE/>
        <w:autoSpaceDN/>
        <w:adjustRightInd/>
        <w:textAlignment w:val="auto"/>
        <w:rPr>
          <w:ins w:id="3996" w:author="Can Hong NGOC" w:date="2020-08-31T11:22:00Z"/>
          <w:color w:val="000000"/>
          <w:sz w:val="27"/>
          <w:szCs w:val="27"/>
          <w:lang w:val="en-US" w:eastAsia="ja-JP"/>
        </w:rPr>
      </w:pPr>
      <w:ins w:id="3997" w:author="Can Hong NGOC" w:date="2020-08-31T11:22:00Z">
        <w:r w:rsidRPr="009A1469">
          <w:rPr>
            <w:rFonts w:ascii="Arial" w:hAnsi="Arial" w:cs="Arial"/>
            <w:b/>
            <w:bCs/>
            <w:color w:val="000000"/>
            <w:lang w:val="en-US" w:eastAsia="ja-JP"/>
          </w:rPr>
          <w:lastRenderedPageBreak/>
          <w:t>PHỤ LỤC C - MẪU YÊU CẦU THAY ĐỔI</w:t>
        </w:r>
      </w:ins>
    </w:p>
    <w:p w14:paraId="54C87977" w14:textId="77777777" w:rsidR="009A1469" w:rsidRPr="009A1469" w:rsidRDefault="009A1469" w:rsidP="009A1469">
      <w:pPr>
        <w:widowControl/>
        <w:overflowPunct/>
        <w:autoSpaceDE/>
        <w:autoSpaceDN/>
        <w:adjustRightInd/>
        <w:textAlignment w:val="auto"/>
        <w:rPr>
          <w:ins w:id="3998" w:author="Can Hong NGOC" w:date="2020-08-31T11:22:00Z"/>
          <w:color w:val="000000"/>
          <w:sz w:val="27"/>
          <w:szCs w:val="27"/>
          <w:lang w:val="en-US" w:eastAsia="ja-JP"/>
        </w:rPr>
      </w:pPr>
      <w:ins w:id="3999" w:author="Can Hong NGOC" w:date="2020-08-31T11:22:00Z">
        <w:r w:rsidRPr="009A1469">
          <w:rPr>
            <w:rFonts w:ascii="Arial" w:hAnsi="Arial" w:cs="Arial"/>
            <w:color w:val="000000"/>
            <w:lang w:val="en-US" w:eastAsia="ja-JP"/>
          </w:rPr>
          <w:t> </w:t>
        </w:r>
      </w:ins>
    </w:p>
    <w:p w14:paraId="29E8AECA" w14:textId="77777777" w:rsidR="009A1469" w:rsidRPr="009A1469" w:rsidRDefault="009A1469" w:rsidP="009A1469">
      <w:pPr>
        <w:widowControl/>
        <w:overflowPunct/>
        <w:autoSpaceDE/>
        <w:autoSpaceDN/>
        <w:adjustRightInd/>
        <w:textAlignment w:val="auto"/>
        <w:rPr>
          <w:ins w:id="4000" w:author="Can Hong NGOC" w:date="2020-08-31T11:22:00Z"/>
          <w:color w:val="000000"/>
          <w:sz w:val="27"/>
          <w:szCs w:val="27"/>
          <w:lang w:val="en-US" w:eastAsia="ja-JP"/>
        </w:rPr>
      </w:pPr>
      <w:ins w:id="4001" w:author="Can Hong NGOC" w:date="2020-08-31T11:22:00Z">
        <w:r w:rsidRPr="009A1469">
          <w:rPr>
            <w:rFonts w:ascii="Arial" w:hAnsi="Arial" w:cs="Arial"/>
            <w:color w:val="000000"/>
            <w:lang w:val="en-US" w:eastAsia="ja-JP"/>
          </w:rPr>
          <w:t> </w:t>
        </w:r>
      </w:ins>
    </w:p>
    <w:tbl>
      <w:tblPr>
        <w:tblW w:w="14626" w:type="dxa"/>
        <w:tblCellMar>
          <w:left w:w="0" w:type="dxa"/>
          <w:right w:w="0" w:type="dxa"/>
        </w:tblCellMar>
        <w:tblLook w:val="04A0" w:firstRow="1" w:lastRow="0" w:firstColumn="1" w:lastColumn="0" w:noHBand="0" w:noVBand="1"/>
        <w:tblPrChange w:id="4002" w:author="Can Hong NGOC" w:date="2020-08-31T11:32:00Z">
          <w:tblPr>
            <w:tblW w:w="21600" w:type="dxa"/>
            <w:tblCellMar>
              <w:left w:w="0" w:type="dxa"/>
              <w:right w:w="0" w:type="dxa"/>
            </w:tblCellMar>
            <w:tblLook w:val="04A0" w:firstRow="1" w:lastRow="0" w:firstColumn="1" w:lastColumn="0" w:noHBand="0" w:noVBand="1"/>
          </w:tblPr>
        </w:tblPrChange>
      </w:tblPr>
      <w:tblGrid>
        <w:gridCol w:w="5046"/>
        <w:gridCol w:w="960"/>
        <w:gridCol w:w="895"/>
        <w:gridCol w:w="1235"/>
        <w:gridCol w:w="786"/>
        <w:gridCol w:w="2275"/>
        <w:gridCol w:w="294"/>
        <w:gridCol w:w="264"/>
        <w:gridCol w:w="264"/>
        <w:gridCol w:w="264"/>
        <w:gridCol w:w="144"/>
        <w:gridCol w:w="144"/>
        <w:gridCol w:w="2055"/>
        <w:tblGridChange w:id="4003">
          <w:tblGrid>
            <w:gridCol w:w="5046"/>
            <w:gridCol w:w="224"/>
            <w:gridCol w:w="736"/>
            <w:gridCol w:w="98"/>
            <w:gridCol w:w="797"/>
            <w:gridCol w:w="1235"/>
            <w:gridCol w:w="786"/>
            <w:gridCol w:w="224"/>
            <w:gridCol w:w="2051"/>
            <w:gridCol w:w="294"/>
            <w:gridCol w:w="264"/>
            <w:gridCol w:w="264"/>
            <w:gridCol w:w="264"/>
            <w:gridCol w:w="144"/>
            <w:gridCol w:w="144"/>
            <w:gridCol w:w="2055"/>
            <w:gridCol w:w="6974"/>
          </w:tblGrid>
        </w:tblGridChange>
      </w:tblGrid>
      <w:tr w:rsidR="009A1469" w:rsidRPr="00E61E86" w14:paraId="10CE4962" w14:textId="77777777" w:rsidTr="006046A0">
        <w:trPr>
          <w:trHeight w:val="170"/>
          <w:ins w:id="4004" w:author="Can Hong NGOC" w:date="2020-08-31T11:22:00Z"/>
          <w:trPrChange w:id="4005" w:author="Can Hong NGOC" w:date="2020-08-31T11:32:00Z">
            <w:trPr>
              <w:trHeight w:val="270"/>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006" w:author="Can Hong NGOC" w:date="2020-08-31T11:32:00Z">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5E863CB8" w14:textId="77777777" w:rsidR="009A1469" w:rsidRPr="00E61E86" w:rsidRDefault="009A1469" w:rsidP="009A1469">
            <w:pPr>
              <w:widowControl/>
              <w:overflowPunct/>
              <w:autoSpaceDE/>
              <w:autoSpaceDN/>
              <w:adjustRightInd/>
              <w:spacing w:line="264" w:lineRule="atLeast"/>
              <w:textAlignment w:val="auto"/>
              <w:rPr>
                <w:ins w:id="4007" w:author="Can Hong NGOC" w:date="2020-08-31T11:22:00Z"/>
                <w:sz w:val="24"/>
                <w:szCs w:val="24"/>
                <w:lang w:val="en-US" w:eastAsia="ja-JP"/>
              </w:rPr>
            </w:pPr>
            <w:ins w:id="4008" w:author="Can Hong NGOC" w:date="2020-08-31T11:22:00Z">
              <w:r w:rsidRPr="00E61E86">
                <w:rPr>
                  <w:rFonts w:ascii="Verdana" w:hAnsi="Verdana"/>
                  <w:lang w:val="en-US" w:eastAsia="ja-JP"/>
                </w:rPr>
                <w:t>Tên ngân hàng:</w:t>
              </w:r>
            </w:ins>
          </w:p>
        </w:tc>
        <w:tc>
          <w:tcPr>
            <w:tcW w:w="0" w:type="auto"/>
            <w:gridSpan w:val="11"/>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009" w:author="Can Hong NGOC" w:date="2020-08-31T11:32: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5ED447AB" w14:textId="77777777" w:rsidR="009A1469" w:rsidRPr="00E61E86" w:rsidRDefault="009A1469" w:rsidP="009A1469">
            <w:pPr>
              <w:widowControl/>
              <w:overflowPunct/>
              <w:autoSpaceDE/>
              <w:autoSpaceDN/>
              <w:adjustRightInd/>
              <w:spacing w:line="264" w:lineRule="atLeast"/>
              <w:textAlignment w:val="auto"/>
              <w:rPr>
                <w:ins w:id="4010" w:author="Can Hong NGOC" w:date="2020-08-31T11:22:00Z"/>
                <w:sz w:val="24"/>
                <w:szCs w:val="24"/>
                <w:lang w:val="en-US" w:eastAsia="ja-JP"/>
              </w:rPr>
            </w:pPr>
            <w:ins w:id="4011" w:author="Can Hong NGOC" w:date="2020-08-31T11:22:00Z">
              <w:r w:rsidRPr="00E61E86">
                <w:rPr>
                  <w:rFonts w:ascii="Verdana" w:hAnsi="Verdana"/>
                  <w:lang w:val="en-US" w:eastAsia="ja-JP"/>
                </w:rPr>
                <w:t>Tên dự án:  </w:t>
              </w:r>
            </w:ins>
          </w:p>
        </w:tc>
      </w:tr>
      <w:tr w:rsidR="00E61E86" w:rsidRPr="00E61E86" w14:paraId="074B3862" w14:textId="77777777" w:rsidTr="006046A0">
        <w:trPr>
          <w:trHeight w:val="122"/>
          <w:ins w:id="4012" w:author="Can Hong NGOC" w:date="2020-08-31T11:22:00Z"/>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E1FB68" w14:textId="77777777" w:rsidR="009A1469" w:rsidRPr="00E61E86" w:rsidRDefault="009A1469" w:rsidP="009A1469">
            <w:pPr>
              <w:widowControl/>
              <w:overflowPunct/>
              <w:autoSpaceDE/>
              <w:autoSpaceDN/>
              <w:adjustRightInd/>
              <w:spacing w:line="240" w:lineRule="atLeast"/>
              <w:textAlignment w:val="auto"/>
              <w:rPr>
                <w:ins w:id="4013" w:author="Can Hong NGOC" w:date="2020-08-31T11:22:00Z"/>
                <w:sz w:val="24"/>
                <w:szCs w:val="24"/>
                <w:lang w:val="en-US" w:eastAsia="ja-JP"/>
              </w:rPr>
            </w:pPr>
            <w:ins w:id="4014" w:author="Can Hong NGOC" w:date="2020-08-31T11:22:00Z">
              <w:r w:rsidRPr="00E61E86">
                <w:rPr>
                  <w:rFonts w:ascii="Verdana" w:hAnsi="Verdana"/>
                  <w:lang w:val="en-US" w:eastAsia="ja-JP"/>
                </w:rPr>
                <w:t>Được soạn bởi:</w:t>
              </w:r>
            </w:ins>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76B791" w14:textId="77777777" w:rsidR="009A1469" w:rsidRPr="00E61E86" w:rsidRDefault="009A1469" w:rsidP="009A1469">
            <w:pPr>
              <w:widowControl/>
              <w:overflowPunct/>
              <w:autoSpaceDE/>
              <w:autoSpaceDN/>
              <w:adjustRightInd/>
              <w:spacing w:line="240" w:lineRule="atLeast"/>
              <w:textAlignment w:val="auto"/>
              <w:rPr>
                <w:ins w:id="4015" w:author="Can Hong NGOC" w:date="2020-08-31T11:22:00Z"/>
                <w:sz w:val="24"/>
                <w:szCs w:val="24"/>
                <w:lang w:val="en-US" w:eastAsia="ja-JP"/>
              </w:rPr>
            </w:pPr>
            <w:ins w:id="4016" w:author="Can Hong NGOC" w:date="2020-08-31T11:22:00Z">
              <w:r w:rsidRPr="00E61E86">
                <w:rPr>
                  <w:rFonts w:ascii="Verdana" w:hAnsi="Verdana"/>
                  <w:lang w:val="en-US" w:eastAsia="ja-JP"/>
                </w:rPr>
                <w:t>Ngày:</w:t>
              </w:r>
            </w:ins>
          </w:p>
        </w:tc>
        <w:tc>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6D405E" w14:textId="77777777" w:rsidR="009A1469" w:rsidRPr="00E61E86" w:rsidRDefault="009A1469" w:rsidP="009A1469">
            <w:pPr>
              <w:widowControl/>
              <w:overflowPunct/>
              <w:autoSpaceDE/>
              <w:autoSpaceDN/>
              <w:adjustRightInd/>
              <w:spacing w:line="240" w:lineRule="atLeast"/>
              <w:textAlignment w:val="auto"/>
              <w:rPr>
                <w:ins w:id="4017" w:author="Can Hong NGOC" w:date="2020-08-31T11:22:00Z"/>
                <w:sz w:val="24"/>
                <w:szCs w:val="24"/>
                <w:lang w:val="en-US" w:eastAsia="ja-JP"/>
              </w:rPr>
            </w:pPr>
            <w:ins w:id="4018" w:author="Can Hong NGOC" w:date="2020-08-31T11:22:00Z">
              <w:r w:rsidRPr="00E61E86">
                <w:rPr>
                  <w:rFonts w:ascii="Verdana" w:hAnsi="Verdana"/>
                  <w:lang w:val="en-US" w:eastAsia="ja-JP"/>
                </w:rPr>
                <w:t>SOW gốc / Hợp đồng #: </w:t>
              </w:r>
            </w:ins>
          </w:p>
        </w:tc>
      </w:tr>
      <w:tr w:rsidR="009A1469" w:rsidRPr="00E61E86" w14:paraId="0153544C" w14:textId="77777777" w:rsidTr="006046A0">
        <w:trPr>
          <w:trHeight w:val="182"/>
          <w:ins w:id="4019" w:author="Can Hong NGOC" w:date="2020-08-31T11:22:00Z"/>
          <w:trPrChange w:id="4020" w:author="Can Hong NGOC" w:date="2020-08-31T11:32:00Z">
            <w:trPr>
              <w:trHeight w:val="288"/>
            </w:trPr>
          </w:trPrChange>
        </w:trPr>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021" w:author="Can Hong NGOC" w:date="2020-08-31T11:32:00Z">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6BBEC02C" w14:textId="77777777" w:rsidR="009A1469" w:rsidRPr="0046384D" w:rsidRDefault="009A1469" w:rsidP="009A1469">
            <w:pPr>
              <w:widowControl/>
              <w:overflowPunct/>
              <w:autoSpaceDE/>
              <w:autoSpaceDN/>
              <w:adjustRightInd/>
              <w:spacing w:line="240" w:lineRule="atLeast"/>
              <w:textAlignment w:val="auto"/>
              <w:rPr>
                <w:ins w:id="4022" w:author="Can Hong NGOC" w:date="2020-08-31T11:22:00Z"/>
                <w:sz w:val="24"/>
                <w:szCs w:val="24"/>
                <w:lang w:eastAsia="ja-JP"/>
              </w:rPr>
            </w:pPr>
            <w:ins w:id="4023" w:author="Can Hong NGOC" w:date="2020-08-31T11:22:00Z">
              <w:r w:rsidRPr="0046384D">
                <w:rPr>
                  <w:rFonts w:ascii="Verdana" w:hAnsi="Verdana"/>
                  <w:lang w:eastAsia="ja-JP"/>
                </w:rPr>
                <w:t>Phần I. Được hoàn thành bởi Người khởi tạo</w:t>
              </w:r>
            </w:ins>
          </w:p>
        </w:tc>
        <w:tc>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024" w:author="Can Hong NGOC" w:date="2020-08-31T11:32: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0FDF3726" w14:textId="77777777" w:rsidR="009A1469" w:rsidRPr="00E61E86" w:rsidRDefault="009A1469" w:rsidP="009A1469">
            <w:pPr>
              <w:widowControl/>
              <w:overflowPunct/>
              <w:autoSpaceDE/>
              <w:autoSpaceDN/>
              <w:adjustRightInd/>
              <w:spacing w:line="240" w:lineRule="atLeast"/>
              <w:textAlignment w:val="auto"/>
              <w:rPr>
                <w:ins w:id="4025" w:author="Can Hong NGOC" w:date="2020-08-31T11:22:00Z"/>
                <w:sz w:val="24"/>
                <w:szCs w:val="24"/>
                <w:lang w:val="en-US" w:eastAsia="ja-JP"/>
              </w:rPr>
            </w:pPr>
            <w:ins w:id="4026" w:author="Can Hong NGOC" w:date="2020-08-31T11:22:00Z">
              <w:r w:rsidRPr="00E61E86">
                <w:rPr>
                  <w:rFonts w:ascii="Verdana" w:hAnsi="Verdana"/>
                  <w:lang w:val="en-US" w:eastAsia="ja-JP"/>
                </w:rPr>
                <w:t>SOW Thay đổi #: </w:t>
              </w:r>
            </w:ins>
          </w:p>
        </w:tc>
      </w:tr>
      <w:tr w:rsidR="009A1469" w:rsidRPr="00E61E86" w14:paraId="2BAC482E" w14:textId="77777777" w:rsidTr="006046A0">
        <w:trPr>
          <w:trHeight w:val="400"/>
          <w:ins w:id="4027" w:author="Can Hong NGOC" w:date="2020-08-31T11:22:00Z"/>
          <w:trPrChange w:id="4028" w:author="Can Hong NGOC" w:date="2020-08-31T11:32:00Z">
            <w:trPr>
              <w:trHeight w:val="633"/>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029" w:author="Can Hong NGOC" w:date="2020-08-31T11:32:00Z">
              <w:tcPr>
                <w:tcW w:w="0" w:type="auto"/>
                <w:gridSpan w:val="1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74D59084" w14:textId="77777777" w:rsidR="009A1469" w:rsidRPr="0046384D" w:rsidRDefault="009A1469" w:rsidP="009A1469">
            <w:pPr>
              <w:widowControl/>
              <w:overflowPunct/>
              <w:autoSpaceDE/>
              <w:autoSpaceDN/>
              <w:adjustRightInd/>
              <w:spacing w:line="240" w:lineRule="atLeast"/>
              <w:textAlignment w:val="auto"/>
              <w:rPr>
                <w:ins w:id="4030" w:author="Can Hong NGOC" w:date="2020-08-31T11:22:00Z"/>
                <w:sz w:val="24"/>
                <w:szCs w:val="24"/>
                <w:lang w:eastAsia="ja-JP"/>
              </w:rPr>
            </w:pPr>
            <w:ins w:id="4031" w:author="Can Hong NGOC" w:date="2020-08-31T11:22:00Z">
              <w:r w:rsidRPr="0046384D">
                <w:rPr>
                  <w:rFonts w:ascii="Verdana" w:hAnsi="Verdana"/>
                  <w:lang w:eastAsia="ja-JP"/>
                </w:rPr>
                <w:t>1. Thay đổi Mô tả (tóm tắt):</w:t>
              </w:r>
            </w:ins>
          </w:p>
          <w:p w14:paraId="40161EE7" w14:textId="77777777" w:rsidR="009A1469" w:rsidRPr="0046384D" w:rsidRDefault="009A1469" w:rsidP="009A1469">
            <w:pPr>
              <w:widowControl/>
              <w:overflowPunct/>
              <w:autoSpaceDE/>
              <w:autoSpaceDN/>
              <w:adjustRightInd/>
              <w:spacing w:line="240" w:lineRule="atLeast"/>
              <w:textAlignment w:val="auto"/>
              <w:rPr>
                <w:ins w:id="4032" w:author="Can Hong NGOC" w:date="2020-08-31T11:22:00Z"/>
                <w:sz w:val="24"/>
                <w:szCs w:val="24"/>
                <w:lang w:eastAsia="ja-JP"/>
              </w:rPr>
            </w:pPr>
            <w:ins w:id="4033" w:author="Can Hong NGOC" w:date="2020-08-31T11:22:00Z">
              <w:r w:rsidRPr="0046384D">
                <w:rPr>
                  <w:rFonts w:ascii="Verdana" w:hAnsi="Verdana"/>
                  <w:lang w:eastAsia="ja-JP"/>
                </w:rPr>
                <w:t> </w:t>
              </w:r>
            </w:ins>
          </w:p>
        </w:tc>
      </w:tr>
      <w:tr w:rsidR="009A1469" w:rsidRPr="00E61E86" w14:paraId="02D665FF" w14:textId="77777777" w:rsidTr="006046A0">
        <w:trPr>
          <w:trHeight w:val="379"/>
          <w:ins w:id="4034" w:author="Can Hong NGOC" w:date="2020-08-31T11:22:00Z"/>
          <w:trPrChange w:id="4035" w:author="Can Hong NGOC" w:date="2020-08-31T11:32:00Z">
            <w:trPr>
              <w:trHeight w:val="600"/>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036" w:author="Can Hong NGOC" w:date="2020-08-31T11:32:00Z">
              <w:tcPr>
                <w:tcW w:w="0" w:type="auto"/>
                <w:gridSpan w:val="1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0B59D266" w14:textId="77777777" w:rsidR="009A1469" w:rsidRPr="00E61E86" w:rsidRDefault="009A1469" w:rsidP="009A1469">
            <w:pPr>
              <w:widowControl/>
              <w:overflowPunct/>
              <w:autoSpaceDE/>
              <w:autoSpaceDN/>
              <w:adjustRightInd/>
              <w:spacing w:line="240" w:lineRule="atLeast"/>
              <w:textAlignment w:val="auto"/>
              <w:rPr>
                <w:ins w:id="4037" w:author="Can Hong NGOC" w:date="2020-08-31T11:22:00Z"/>
                <w:sz w:val="24"/>
                <w:szCs w:val="24"/>
                <w:lang w:val="en-US" w:eastAsia="ja-JP"/>
              </w:rPr>
            </w:pPr>
            <w:ins w:id="4038" w:author="Can Hong NGOC" w:date="2020-08-31T11:22:00Z">
              <w:r w:rsidRPr="00E61E86">
                <w:rPr>
                  <w:rFonts w:ascii="Verdana" w:hAnsi="Verdana"/>
                  <w:lang w:val="en-US" w:eastAsia="ja-JP"/>
                </w:rPr>
                <w:t>2. Thay đổi sự biện minh:</w:t>
              </w:r>
            </w:ins>
          </w:p>
          <w:p w14:paraId="0FE943B0" w14:textId="77777777" w:rsidR="009A1469" w:rsidRPr="00E61E86" w:rsidRDefault="009A1469" w:rsidP="009A1469">
            <w:pPr>
              <w:widowControl/>
              <w:overflowPunct/>
              <w:autoSpaceDE/>
              <w:autoSpaceDN/>
              <w:adjustRightInd/>
              <w:spacing w:line="264" w:lineRule="atLeast"/>
              <w:textAlignment w:val="auto"/>
              <w:rPr>
                <w:ins w:id="4039" w:author="Can Hong NGOC" w:date="2020-08-31T11:22:00Z"/>
                <w:sz w:val="24"/>
                <w:szCs w:val="24"/>
                <w:lang w:val="en-US" w:eastAsia="ja-JP"/>
              </w:rPr>
            </w:pPr>
            <w:ins w:id="4040" w:author="Can Hong NGOC" w:date="2020-08-31T11:22:00Z">
              <w:r w:rsidRPr="00E61E86">
                <w:rPr>
                  <w:rFonts w:ascii="Verdana" w:hAnsi="Verdana"/>
                  <w:lang w:val="en-US" w:eastAsia="ja-JP"/>
                </w:rPr>
                <w:t> </w:t>
              </w:r>
            </w:ins>
          </w:p>
        </w:tc>
      </w:tr>
      <w:tr w:rsidR="006046A0" w:rsidRPr="00E61E86" w14:paraId="488E1757" w14:textId="77777777" w:rsidTr="006046A0">
        <w:trPr>
          <w:trHeight w:val="122"/>
          <w:ins w:id="4041" w:author="Can Hong NGOC" w:date="2020-08-31T11:22:00Z"/>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139DCF" w14:textId="77777777" w:rsidR="009A1469" w:rsidRPr="00E61E86" w:rsidRDefault="009A1469" w:rsidP="009A1469">
            <w:pPr>
              <w:widowControl/>
              <w:overflowPunct/>
              <w:autoSpaceDE/>
              <w:autoSpaceDN/>
              <w:adjustRightInd/>
              <w:spacing w:line="240" w:lineRule="atLeast"/>
              <w:textAlignment w:val="auto"/>
              <w:rPr>
                <w:ins w:id="4042" w:author="Can Hong NGOC" w:date="2020-08-31T11:22:00Z"/>
                <w:sz w:val="24"/>
                <w:szCs w:val="24"/>
                <w:lang w:val="en-US" w:eastAsia="ja-JP"/>
              </w:rPr>
            </w:pPr>
            <w:ins w:id="4043" w:author="Can Hong NGOC" w:date="2020-08-31T11:22:00Z">
              <w:r w:rsidRPr="00E61E86">
                <w:rPr>
                  <w:rFonts w:ascii="Verdana" w:hAnsi="Verdana"/>
                  <w:lang w:val="en-US" w:eastAsia="ja-JP"/>
                </w:rPr>
                <w:t>3. Loại thay đổi:</w:t>
              </w:r>
            </w:ins>
          </w:p>
        </w:tc>
        <w:tc>
          <w:tcPr>
            <w:tcW w:w="86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99F48D" w14:textId="77777777" w:rsidR="009A1469" w:rsidRPr="00E61E86" w:rsidRDefault="009A1469" w:rsidP="009A1469">
            <w:pPr>
              <w:widowControl/>
              <w:overflowPunct/>
              <w:autoSpaceDE/>
              <w:autoSpaceDN/>
              <w:adjustRightInd/>
              <w:spacing w:line="240" w:lineRule="atLeast"/>
              <w:textAlignment w:val="auto"/>
              <w:rPr>
                <w:ins w:id="4044" w:author="Can Hong NGOC" w:date="2020-08-31T11:22:00Z"/>
                <w:sz w:val="24"/>
                <w:szCs w:val="24"/>
                <w:lang w:val="en-US" w:eastAsia="ja-JP"/>
              </w:rPr>
            </w:pPr>
            <w:ins w:id="4045" w:author="Can Hong NGOC" w:date="2020-08-31T11:22:00Z">
              <w:r w:rsidRPr="00E61E86">
                <w:rPr>
                  <w:rFonts w:ascii="Verdana" w:hAnsi="Verdana"/>
                  <w:lang w:val="en-US"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47BAC9" w14:textId="77777777" w:rsidR="009A1469" w:rsidRPr="00E61E86" w:rsidRDefault="009A1469" w:rsidP="009A1469">
            <w:pPr>
              <w:widowControl/>
              <w:overflowPunct/>
              <w:autoSpaceDE/>
              <w:autoSpaceDN/>
              <w:adjustRightInd/>
              <w:spacing w:line="240" w:lineRule="atLeast"/>
              <w:textAlignment w:val="auto"/>
              <w:rPr>
                <w:ins w:id="4046" w:author="Can Hong NGOC" w:date="2020-08-31T11:22:00Z"/>
                <w:sz w:val="24"/>
                <w:szCs w:val="24"/>
                <w:lang w:val="en-US" w:eastAsia="ja-JP"/>
              </w:rPr>
            </w:pPr>
            <w:ins w:id="4047" w:author="Can Hong NGOC" w:date="2020-08-31T11:22:00Z">
              <w:r w:rsidRPr="00E61E86">
                <w:rPr>
                  <w:rFonts w:ascii="Verdana" w:hAnsi="Verdana"/>
                  <w:lang w:val="en-US" w:eastAsia="ja-JP"/>
                </w:rPr>
                <w:t>Yêu cầu</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4D58AA3" w14:textId="77777777" w:rsidR="009A1469" w:rsidRPr="00E61E86" w:rsidRDefault="009A1469" w:rsidP="009A1469">
            <w:pPr>
              <w:widowControl/>
              <w:overflowPunct/>
              <w:autoSpaceDE/>
              <w:autoSpaceDN/>
              <w:adjustRightInd/>
              <w:spacing w:line="240" w:lineRule="atLeast"/>
              <w:textAlignment w:val="auto"/>
              <w:rPr>
                <w:ins w:id="4048" w:author="Can Hong NGOC" w:date="2020-08-31T11:22:00Z"/>
                <w:sz w:val="24"/>
                <w:szCs w:val="24"/>
                <w:lang w:val="en-US" w:eastAsia="ja-JP"/>
              </w:rPr>
            </w:pPr>
            <w:ins w:id="4049" w:author="Can Hong NGOC" w:date="2020-08-31T11:22:00Z">
              <w:r w:rsidRPr="00E61E86">
                <w:rPr>
                  <w:rFonts w:ascii="Verdana" w:hAnsi="Verdana"/>
                  <w:lang w:val="en-US"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344BFC" w14:textId="77777777" w:rsidR="009A1469" w:rsidRPr="00E61E86" w:rsidRDefault="009A1469" w:rsidP="009A1469">
            <w:pPr>
              <w:widowControl/>
              <w:overflowPunct/>
              <w:autoSpaceDE/>
              <w:autoSpaceDN/>
              <w:adjustRightInd/>
              <w:spacing w:line="240" w:lineRule="atLeast"/>
              <w:textAlignment w:val="auto"/>
              <w:rPr>
                <w:ins w:id="4050" w:author="Can Hong NGOC" w:date="2020-08-31T11:22:00Z"/>
                <w:sz w:val="24"/>
                <w:szCs w:val="24"/>
                <w:lang w:val="en-US" w:eastAsia="ja-JP"/>
              </w:rPr>
            </w:pPr>
            <w:ins w:id="4051" w:author="Can Hong NGOC" w:date="2020-08-31T11:22:00Z">
              <w:r w:rsidRPr="00E61E86">
                <w:rPr>
                  <w:rFonts w:ascii="Verdana" w:hAnsi="Verdana"/>
                  <w:lang w:val="en-US" w:eastAsia="ja-JP"/>
                </w:rPr>
                <w:t>Thiết kế</w:t>
              </w:r>
            </w:ins>
          </w:p>
        </w:tc>
        <w:tc>
          <w:tcPr>
            <w:tcW w:w="21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53C1F1" w14:textId="77777777" w:rsidR="009A1469" w:rsidRPr="00E61E86" w:rsidRDefault="009A1469" w:rsidP="009A1469">
            <w:pPr>
              <w:widowControl/>
              <w:overflowPunct/>
              <w:autoSpaceDE/>
              <w:autoSpaceDN/>
              <w:adjustRightInd/>
              <w:spacing w:line="240" w:lineRule="atLeast"/>
              <w:textAlignment w:val="auto"/>
              <w:rPr>
                <w:ins w:id="4052" w:author="Can Hong NGOC" w:date="2020-08-31T11:22:00Z"/>
                <w:sz w:val="24"/>
                <w:szCs w:val="24"/>
                <w:lang w:val="en-US" w:eastAsia="ja-JP"/>
              </w:rPr>
            </w:pPr>
            <w:ins w:id="4053" w:author="Can Hong NGOC" w:date="2020-08-31T11:22:00Z">
              <w:r w:rsidRPr="00E61E86">
                <w:rPr>
                  <w:rFonts w:ascii="Verdana" w:hAnsi="Verdana"/>
                  <w:lang w:val="en-US" w:eastAsia="ja-JP"/>
                </w:rPr>
                <w:t> </w:t>
              </w:r>
            </w:ins>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43E14B" w14:textId="77777777" w:rsidR="009A1469" w:rsidRPr="00E61E86" w:rsidRDefault="009A1469" w:rsidP="009A1469">
            <w:pPr>
              <w:widowControl/>
              <w:overflowPunct/>
              <w:autoSpaceDE/>
              <w:autoSpaceDN/>
              <w:adjustRightInd/>
              <w:spacing w:line="240" w:lineRule="atLeast"/>
              <w:textAlignment w:val="auto"/>
              <w:rPr>
                <w:ins w:id="4054" w:author="Can Hong NGOC" w:date="2020-08-31T11:22:00Z"/>
                <w:sz w:val="24"/>
                <w:szCs w:val="24"/>
                <w:lang w:val="en-US" w:eastAsia="ja-JP"/>
              </w:rPr>
            </w:pPr>
            <w:ins w:id="4055" w:author="Can Hong NGOC" w:date="2020-08-31T11:22:00Z">
              <w:r w:rsidRPr="00E61E86">
                <w:rPr>
                  <w:rFonts w:ascii="Verdana" w:hAnsi="Verdana"/>
                  <w:lang w:val="en-US" w:eastAsia="ja-JP"/>
                </w:rPr>
                <w:t>Phát triển</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326AA33" w14:textId="77777777" w:rsidR="009A1469" w:rsidRPr="00E61E86" w:rsidRDefault="009A1469" w:rsidP="009A1469">
            <w:pPr>
              <w:widowControl/>
              <w:overflowPunct/>
              <w:autoSpaceDE/>
              <w:autoSpaceDN/>
              <w:adjustRightInd/>
              <w:spacing w:line="240" w:lineRule="atLeast"/>
              <w:textAlignment w:val="auto"/>
              <w:rPr>
                <w:ins w:id="4056" w:author="Can Hong NGOC" w:date="2020-08-31T11:22:00Z"/>
                <w:sz w:val="24"/>
                <w:szCs w:val="24"/>
                <w:lang w:val="en-US" w:eastAsia="ja-JP"/>
              </w:rPr>
            </w:pPr>
            <w:ins w:id="4057" w:author="Can Hong NGOC" w:date="2020-08-31T11:22:00Z">
              <w:r w:rsidRPr="00E61E86">
                <w:rPr>
                  <w:rFonts w:ascii="Verdana" w:hAnsi="Verdana"/>
                  <w:lang w:val="en-US" w:eastAsia="ja-JP"/>
                </w:rPr>
                <w:t> </w:t>
              </w:r>
            </w:ins>
          </w:p>
        </w:tc>
        <w:tc>
          <w:tcPr>
            <w:tcW w:w="20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5C49F5" w14:textId="77777777" w:rsidR="009A1469" w:rsidRPr="00E61E86" w:rsidRDefault="009A1469" w:rsidP="009A1469">
            <w:pPr>
              <w:widowControl/>
              <w:overflowPunct/>
              <w:autoSpaceDE/>
              <w:autoSpaceDN/>
              <w:adjustRightInd/>
              <w:spacing w:line="240" w:lineRule="atLeast"/>
              <w:textAlignment w:val="auto"/>
              <w:rPr>
                <w:ins w:id="4058" w:author="Can Hong NGOC" w:date="2020-08-31T11:22:00Z"/>
                <w:sz w:val="24"/>
                <w:szCs w:val="24"/>
                <w:lang w:val="en-US" w:eastAsia="ja-JP"/>
              </w:rPr>
            </w:pPr>
            <w:ins w:id="4059" w:author="Can Hong NGOC" w:date="2020-08-31T11:22:00Z">
              <w:r w:rsidRPr="00E61E86">
                <w:rPr>
                  <w:rFonts w:ascii="Verdana" w:hAnsi="Verdana"/>
                  <w:lang w:val="en-US" w:eastAsia="ja-JP"/>
                </w:rPr>
                <w:t>Tài liệu</w:t>
              </w:r>
            </w:ins>
          </w:p>
        </w:tc>
      </w:tr>
      <w:tr w:rsidR="00E61E86" w:rsidRPr="00E61E86" w14:paraId="4A49AD94" w14:textId="77777777" w:rsidTr="006046A0">
        <w:trPr>
          <w:trHeight w:val="122"/>
          <w:ins w:id="4060" w:author="Can Hong NGOC" w:date="2020-08-31T11:22:00Z"/>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E224E8F" w14:textId="77777777" w:rsidR="009A1469" w:rsidRPr="00E61E86" w:rsidRDefault="009A1469" w:rsidP="009A1469">
            <w:pPr>
              <w:widowControl/>
              <w:overflowPunct/>
              <w:autoSpaceDE/>
              <w:autoSpaceDN/>
              <w:adjustRightInd/>
              <w:spacing w:line="240" w:lineRule="atLeast"/>
              <w:textAlignment w:val="auto"/>
              <w:rPr>
                <w:ins w:id="4061" w:author="Can Hong NGOC" w:date="2020-08-31T11:22:00Z"/>
                <w:sz w:val="24"/>
                <w:szCs w:val="24"/>
                <w:lang w:val="en-US" w:eastAsia="ja-JP"/>
              </w:rPr>
            </w:pPr>
            <w:ins w:id="4062" w:author="Can Hong NGOC" w:date="2020-08-31T11:22:00Z">
              <w:r w:rsidRPr="00E61E86">
                <w:rPr>
                  <w:rFonts w:ascii="Verdana" w:hAnsi="Verdana"/>
                  <w:lang w:val="en-US" w:eastAsia="ja-JP"/>
                </w:rPr>
                <w:t> </w:t>
              </w:r>
            </w:ins>
          </w:p>
        </w:tc>
        <w:tc>
          <w:tcPr>
            <w:tcW w:w="86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2C7148" w14:textId="77777777" w:rsidR="009A1469" w:rsidRPr="00E61E86" w:rsidRDefault="009A1469" w:rsidP="009A1469">
            <w:pPr>
              <w:widowControl/>
              <w:overflowPunct/>
              <w:autoSpaceDE/>
              <w:autoSpaceDN/>
              <w:adjustRightInd/>
              <w:spacing w:line="240" w:lineRule="atLeast"/>
              <w:textAlignment w:val="auto"/>
              <w:rPr>
                <w:ins w:id="4063" w:author="Can Hong NGOC" w:date="2020-08-31T11:22:00Z"/>
                <w:sz w:val="24"/>
                <w:szCs w:val="24"/>
                <w:lang w:val="en-US" w:eastAsia="ja-JP"/>
              </w:rPr>
            </w:pPr>
            <w:ins w:id="4064" w:author="Can Hong NGOC" w:date="2020-08-31T11:22:00Z">
              <w:r w:rsidRPr="00E61E86">
                <w:rPr>
                  <w:rFonts w:ascii="Verdana" w:hAnsi="Verdana"/>
                  <w:lang w:val="en-US" w:eastAsia="ja-JP"/>
                </w:rPr>
                <w:t> </w:t>
              </w:r>
            </w:ins>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02ACE0" w14:textId="77777777" w:rsidR="009A1469" w:rsidRPr="00E61E86" w:rsidRDefault="009A1469" w:rsidP="009A1469">
            <w:pPr>
              <w:widowControl/>
              <w:overflowPunct/>
              <w:autoSpaceDE/>
              <w:autoSpaceDN/>
              <w:adjustRightInd/>
              <w:spacing w:line="240" w:lineRule="atLeast"/>
              <w:textAlignment w:val="auto"/>
              <w:rPr>
                <w:ins w:id="4065" w:author="Can Hong NGOC" w:date="2020-08-31T11:22:00Z"/>
                <w:sz w:val="24"/>
                <w:szCs w:val="24"/>
                <w:lang w:val="en-US" w:eastAsia="ja-JP"/>
              </w:rPr>
            </w:pPr>
            <w:ins w:id="4066" w:author="Can Hong NGOC" w:date="2020-08-31T11:22:00Z">
              <w:r w:rsidRPr="00E61E86">
                <w:rPr>
                  <w:rFonts w:ascii="Verdana" w:hAnsi="Verdana"/>
                  <w:lang w:val="en-US" w:eastAsia="ja-JP"/>
                </w:rPr>
                <w:t>Giao diện</w:t>
              </w:r>
            </w:ins>
          </w:p>
        </w:tc>
        <w:tc>
          <w:tcPr>
            <w:tcW w:w="21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AEDF6B" w14:textId="77777777" w:rsidR="009A1469" w:rsidRPr="00E61E86" w:rsidRDefault="009A1469" w:rsidP="009A1469">
            <w:pPr>
              <w:widowControl/>
              <w:overflowPunct/>
              <w:autoSpaceDE/>
              <w:autoSpaceDN/>
              <w:adjustRightInd/>
              <w:spacing w:line="240" w:lineRule="atLeast"/>
              <w:textAlignment w:val="auto"/>
              <w:rPr>
                <w:ins w:id="4067" w:author="Can Hong NGOC" w:date="2020-08-31T11:22:00Z"/>
                <w:sz w:val="24"/>
                <w:szCs w:val="24"/>
                <w:lang w:val="en-US" w:eastAsia="ja-JP"/>
              </w:rPr>
            </w:pPr>
            <w:ins w:id="4068" w:author="Can Hong NGOC" w:date="2020-08-31T11:22:00Z">
              <w:r w:rsidRPr="00E61E86">
                <w:rPr>
                  <w:rFonts w:ascii="Verdana" w:hAnsi="Verdana"/>
                  <w:lang w:val="en-US" w:eastAsia="ja-JP"/>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BE081A" w14:textId="77777777" w:rsidR="009A1469" w:rsidRPr="00E61E86" w:rsidRDefault="009A1469" w:rsidP="009A1469">
            <w:pPr>
              <w:widowControl/>
              <w:overflowPunct/>
              <w:autoSpaceDE/>
              <w:autoSpaceDN/>
              <w:adjustRightInd/>
              <w:spacing w:line="240" w:lineRule="atLeast"/>
              <w:textAlignment w:val="auto"/>
              <w:rPr>
                <w:ins w:id="4069" w:author="Can Hong NGOC" w:date="2020-08-31T11:22:00Z"/>
                <w:sz w:val="24"/>
                <w:szCs w:val="24"/>
                <w:lang w:val="en-US" w:eastAsia="ja-JP"/>
              </w:rPr>
            </w:pPr>
            <w:ins w:id="4070" w:author="Can Hong NGOC" w:date="2020-08-31T11:22:00Z">
              <w:r w:rsidRPr="00E61E86">
                <w:rPr>
                  <w:rFonts w:ascii="Verdana" w:hAnsi="Verdana"/>
                  <w:lang w:val="en-US" w:eastAsia="ja-JP"/>
                </w:rPr>
                <w:t>Dịch vụ Truyền thông</w:t>
              </w:r>
            </w:ins>
          </w:p>
        </w:tc>
      </w:tr>
      <w:tr w:rsidR="006046A0" w:rsidRPr="00E61E86" w14:paraId="25EBCC23" w14:textId="77777777" w:rsidTr="006046A0">
        <w:trPr>
          <w:trHeight w:val="115"/>
          <w:ins w:id="4071" w:author="Can Hong NGOC" w:date="2020-08-31T11:22:00Z"/>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94E255" w14:textId="77777777" w:rsidR="009A1469" w:rsidRPr="00E61E86" w:rsidRDefault="009A1469" w:rsidP="009A1469">
            <w:pPr>
              <w:widowControl/>
              <w:overflowPunct/>
              <w:autoSpaceDE/>
              <w:autoSpaceDN/>
              <w:adjustRightInd/>
              <w:spacing w:line="240" w:lineRule="atLeast"/>
              <w:textAlignment w:val="auto"/>
              <w:rPr>
                <w:ins w:id="4072" w:author="Can Hong NGOC" w:date="2020-08-31T11:22:00Z"/>
                <w:sz w:val="24"/>
                <w:szCs w:val="24"/>
                <w:lang w:val="en-US" w:eastAsia="ja-JP"/>
              </w:rPr>
            </w:pPr>
            <w:ins w:id="4073" w:author="Can Hong NGOC" w:date="2020-08-31T11:22:00Z">
              <w:r w:rsidRPr="00E61E86">
                <w:rPr>
                  <w:rFonts w:ascii="Verdana" w:hAnsi="Verdana"/>
                  <w:lang w:val="en-US" w:eastAsia="ja-JP"/>
                </w:rPr>
                <w:t>4. Thay đổi danh mục</w:t>
              </w:r>
            </w:ins>
          </w:p>
        </w:tc>
        <w:tc>
          <w:tcPr>
            <w:tcW w:w="86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B8901" w14:textId="77777777" w:rsidR="009A1469" w:rsidRPr="00E61E86" w:rsidRDefault="009A1469" w:rsidP="009A1469">
            <w:pPr>
              <w:widowControl/>
              <w:overflowPunct/>
              <w:autoSpaceDE/>
              <w:autoSpaceDN/>
              <w:adjustRightInd/>
              <w:spacing w:line="240" w:lineRule="atLeast"/>
              <w:textAlignment w:val="auto"/>
              <w:rPr>
                <w:ins w:id="4074" w:author="Can Hong NGOC" w:date="2020-08-31T11:22:00Z"/>
                <w:sz w:val="24"/>
                <w:szCs w:val="24"/>
                <w:lang w:val="en-US" w:eastAsia="ja-JP"/>
              </w:rPr>
            </w:pPr>
            <w:ins w:id="4075" w:author="Can Hong NGOC" w:date="2020-08-31T11:22:00Z">
              <w:r w:rsidRPr="00E61E86">
                <w:rPr>
                  <w:rFonts w:ascii="Verdana" w:hAnsi="Verdana"/>
                  <w:lang w:val="en-US"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683D90F" w14:textId="77777777" w:rsidR="009A1469" w:rsidRPr="00E61E86" w:rsidRDefault="009A1469" w:rsidP="009A1469">
            <w:pPr>
              <w:widowControl/>
              <w:overflowPunct/>
              <w:autoSpaceDE/>
              <w:autoSpaceDN/>
              <w:adjustRightInd/>
              <w:spacing w:line="240" w:lineRule="atLeast"/>
              <w:textAlignment w:val="auto"/>
              <w:rPr>
                <w:ins w:id="4076" w:author="Can Hong NGOC" w:date="2020-08-31T11:22:00Z"/>
                <w:sz w:val="24"/>
                <w:szCs w:val="24"/>
                <w:lang w:val="en-US" w:eastAsia="ja-JP"/>
              </w:rPr>
            </w:pPr>
            <w:ins w:id="4077" w:author="Can Hong NGOC" w:date="2020-08-31T11:22:00Z">
              <w:r w:rsidRPr="00E61E86">
                <w:rPr>
                  <w:rFonts w:ascii="Verdana" w:hAnsi="Verdana"/>
                  <w:lang w:val="en-US" w:eastAsia="ja-JP"/>
                </w:rPr>
                <w:t>Cải tiến</w:t>
              </w:r>
            </w:ins>
          </w:p>
        </w:tc>
        <w:tc>
          <w:tcPr>
            <w:tcW w:w="11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2AEB4A" w14:textId="77777777" w:rsidR="009A1469" w:rsidRPr="00E61E86" w:rsidRDefault="009A1469" w:rsidP="009A1469">
            <w:pPr>
              <w:widowControl/>
              <w:overflowPunct/>
              <w:autoSpaceDE/>
              <w:autoSpaceDN/>
              <w:adjustRightInd/>
              <w:spacing w:line="240" w:lineRule="atLeast"/>
              <w:textAlignment w:val="auto"/>
              <w:rPr>
                <w:ins w:id="4078" w:author="Can Hong NGOC" w:date="2020-08-31T11:22:00Z"/>
                <w:sz w:val="24"/>
                <w:szCs w:val="24"/>
                <w:lang w:val="en-US" w:eastAsia="ja-JP"/>
              </w:rPr>
            </w:pPr>
            <w:ins w:id="4079" w:author="Can Hong NGOC" w:date="2020-08-31T11:22:00Z">
              <w:r w:rsidRPr="00E61E86">
                <w:rPr>
                  <w:rFonts w:ascii="Verdana" w:hAnsi="Verdana"/>
                  <w:lang w:val="en-US"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9163BA" w14:textId="77777777" w:rsidR="009A1469" w:rsidRPr="00E61E86" w:rsidRDefault="009A1469" w:rsidP="009A1469">
            <w:pPr>
              <w:widowControl/>
              <w:overflowPunct/>
              <w:autoSpaceDE/>
              <w:autoSpaceDN/>
              <w:adjustRightInd/>
              <w:spacing w:line="240" w:lineRule="atLeast"/>
              <w:textAlignment w:val="auto"/>
              <w:rPr>
                <w:ins w:id="4080" w:author="Can Hong NGOC" w:date="2020-08-31T11:22:00Z"/>
                <w:sz w:val="24"/>
                <w:szCs w:val="24"/>
                <w:lang w:val="en-US" w:eastAsia="ja-JP"/>
              </w:rPr>
            </w:pPr>
            <w:ins w:id="4081" w:author="Can Hong NGOC" w:date="2020-08-31T11:22:00Z">
              <w:r w:rsidRPr="00E61E86">
                <w:rPr>
                  <w:rFonts w:ascii="Verdana" w:hAnsi="Verdana"/>
                  <w:lang w:val="en-US" w:eastAsia="ja-JP"/>
                </w:rPr>
                <w:t>Làm lại</w:t>
              </w:r>
            </w:ins>
          </w:p>
        </w:tc>
        <w:tc>
          <w:tcPr>
            <w:tcW w:w="21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ABBB80" w14:textId="77777777" w:rsidR="009A1469" w:rsidRPr="00E61E86" w:rsidRDefault="009A1469" w:rsidP="009A1469">
            <w:pPr>
              <w:widowControl/>
              <w:overflowPunct/>
              <w:autoSpaceDE/>
              <w:autoSpaceDN/>
              <w:adjustRightInd/>
              <w:spacing w:line="240" w:lineRule="atLeast"/>
              <w:textAlignment w:val="auto"/>
              <w:rPr>
                <w:ins w:id="4082" w:author="Can Hong NGOC" w:date="2020-08-31T11:22:00Z"/>
                <w:sz w:val="24"/>
                <w:szCs w:val="24"/>
                <w:lang w:val="en-US" w:eastAsia="ja-JP"/>
              </w:rPr>
            </w:pPr>
            <w:ins w:id="4083" w:author="Can Hong NGOC" w:date="2020-08-31T11:22:00Z">
              <w:r w:rsidRPr="00E61E86">
                <w:rPr>
                  <w:rFonts w:ascii="Verdana" w:hAnsi="Verdana"/>
                  <w:lang w:val="en-US" w:eastAsia="ja-JP"/>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44EAAE" w14:textId="77777777" w:rsidR="009A1469" w:rsidRPr="00E61E86" w:rsidRDefault="009A1469" w:rsidP="009A1469">
            <w:pPr>
              <w:widowControl/>
              <w:overflowPunct/>
              <w:autoSpaceDE/>
              <w:autoSpaceDN/>
              <w:adjustRightInd/>
              <w:spacing w:line="240" w:lineRule="atLeast"/>
              <w:textAlignment w:val="auto"/>
              <w:rPr>
                <w:ins w:id="4084" w:author="Can Hong NGOC" w:date="2020-08-31T11:22:00Z"/>
                <w:sz w:val="24"/>
                <w:szCs w:val="24"/>
                <w:lang w:val="en-US" w:eastAsia="ja-JP"/>
              </w:rPr>
            </w:pPr>
            <w:ins w:id="4085" w:author="Can Hong NGOC" w:date="2020-08-31T11:22:00Z">
              <w:r w:rsidRPr="00E61E86">
                <w:rPr>
                  <w:rFonts w:ascii="Verdana" w:hAnsi="Verdana"/>
                  <w:lang w:val="en-US" w:eastAsia="ja-JP"/>
                </w:rPr>
                <w:t>Khác (giải thích):</w:t>
              </w:r>
            </w:ins>
          </w:p>
        </w:tc>
      </w:tr>
      <w:tr w:rsidR="006046A0" w:rsidRPr="00E61E86" w14:paraId="2E89C5D0" w14:textId="77777777" w:rsidTr="006046A0">
        <w:trPr>
          <w:trHeight w:val="202"/>
          <w:ins w:id="4086" w:author="Can Hong NGOC" w:date="2020-08-31T11:22:00Z"/>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0313A9" w14:textId="77777777" w:rsidR="009A1469" w:rsidRPr="0046384D" w:rsidRDefault="009A1469" w:rsidP="009A1469">
            <w:pPr>
              <w:widowControl/>
              <w:overflowPunct/>
              <w:autoSpaceDE/>
              <w:autoSpaceDN/>
              <w:adjustRightInd/>
              <w:spacing w:line="240" w:lineRule="atLeast"/>
              <w:textAlignment w:val="auto"/>
              <w:rPr>
                <w:ins w:id="4087" w:author="Can Hong NGOC" w:date="2020-08-31T11:22:00Z"/>
                <w:sz w:val="24"/>
                <w:szCs w:val="24"/>
                <w:lang w:eastAsia="ja-JP"/>
              </w:rPr>
            </w:pPr>
            <w:ins w:id="4088" w:author="Can Hong NGOC" w:date="2020-08-31T11:22:00Z">
              <w:r w:rsidRPr="0046384D">
                <w:rPr>
                  <w:rFonts w:ascii="Verdana" w:hAnsi="Verdana"/>
                  <w:lang w:eastAsia="ja-JP"/>
                </w:rPr>
                <w:t>5. Thay đổi mức độ ưu tiên (Đánh dấu một):</w:t>
              </w:r>
            </w:ins>
          </w:p>
        </w:tc>
        <w:tc>
          <w:tcPr>
            <w:tcW w:w="86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161609" w14:textId="77777777" w:rsidR="009A1469" w:rsidRPr="0046384D" w:rsidRDefault="009A1469" w:rsidP="009A1469">
            <w:pPr>
              <w:widowControl/>
              <w:overflowPunct/>
              <w:autoSpaceDE/>
              <w:autoSpaceDN/>
              <w:adjustRightInd/>
              <w:spacing w:line="240" w:lineRule="atLeast"/>
              <w:ind w:hanging="18"/>
              <w:jc w:val="center"/>
              <w:textAlignment w:val="auto"/>
              <w:rPr>
                <w:ins w:id="4089" w:author="Can Hong NGOC" w:date="2020-08-31T11:22:00Z"/>
                <w:sz w:val="24"/>
                <w:szCs w:val="24"/>
                <w:lang w:eastAsia="ja-JP"/>
              </w:rPr>
            </w:pPr>
            <w:ins w:id="4090" w:author="Can Hong NGOC" w:date="2020-08-31T11:22:00Z">
              <w:r w:rsidRPr="0046384D">
                <w:rPr>
                  <w:rFonts w:ascii="Verdana" w:hAnsi="Verdana"/>
                  <w:lang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58105E" w14:textId="77777777" w:rsidR="009A1469" w:rsidRPr="00E61E86" w:rsidRDefault="009A1469" w:rsidP="009A1469">
            <w:pPr>
              <w:widowControl/>
              <w:overflowPunct/>
              <w:autoSpaceDE/>
              <w:autoSpaceDN/>
              <w:adjustRightInd/>
              <w:spacing w:line="240" w:lineRule="atLeast"/>
              <w:textAlignment w:val="auto"/>
              <w:rPr>
                <w:ins w:id="4091" w:author="Can Hong NGOC" w:date="2020-08-31T11:22:00Z"/>
                <w:sz w:val="24"/>
                <w:szCs w:val="24"/>
                <w:lang w:val="en-US" w:eastAsia="ja-JP"/>
              </w:rPr>
            </w:pPr>
            <w:ins w:id="4092" w:author="Can Hong NGOC" w:date="2020-08-31T11:22:00Z">
              <w:r w:rsidRPr="00E61E86">
                <w:rPr>
                  <w:rFonts w:ascii="Verdana" w:hAnsi="Verdana"/>
                  <w:lang w:val="en-US" w:eastAsia="ja-JP"/>
                </w:rPr>
                <w:t>Không bắt buộc</w:t>
              </w:r>
            </w:ins>
          </w:p>
        </w:tc>
        <w:tc>
          <w:tcPr>
            <w:tcW w:w="11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78A95D" w14:textId="77777777" w:rsidR="009A1469" w:rsidRPr="00E61E86" w:rsidRDefault="009A1469" w:rsidP="009A1469">
            <w:pPr>
              <w:widowControl/>
              <w:overflowPunct/>
              <w:autoSpaceDE/>
              <w:autoSpaceDN/>
              <w:adjustRightInd/>
              <w:spacing w:line="240" w:lineRule="atLeast"/>
              <w:textAlignment w:val="auto"/>
              <w:rPr>
                <w:ins w:id="4093" w:author="Can Hong NGOC" w:date="2020-08-31T11:22:00Z"/>
                <w:sz w:val="24"/>
                <w:szCs w:val="24"/>
                <w:lang w:val="en-US" w:eastAsia="ja-JP"/>
              </w:rPr>
            </w:pPr>
            <w:ins w:id="4094" w:author="Can Hong NGOC" w:date="2020-08-31T11:22:00Z">
              <w:r w:rsidRPr="00E61E86">
                <w:rPr>
                  <w:rFonts w:ascii="Verdana" w:hAnsi="Verdana"/>
                  <w:lang w:val="en-US"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605A4" w14:textId="77777777" w:rsidR="009A1469" w:rsidRPr="00E61E86" w:rsidRDefault="009A1469" w:rsidP="009A1469">
            <w:pPr>
              <w:widowControl/>
              <w:overflowPunct/>
              <w:autoSpaceDE/>
              <w:autoSpaceDN/>
              <w:adjustRightInd/>
              <w:spacing w:line="240" w:lineRule="atLeast"/>
              <w:textAlignment w:val="auto"/>
              <w:rPr>
                <w:ins w:id="4095" w:author="Can Hong NGOC" w:date="2020-08-31T11:22:00Z"/>
                <w:sz w:val="24"/>
                <w:szCs w:val="24"/>
                <w:lang w:val="en-US" w:eastAsia="ja-JP"/>
              </w:rPr>
            </w:pPr>
            <w:ins w:id="4096" w:author="Can Hong NGOC" w:date="2020-08-31T11:22:00Z">
              <w:r w:rsidRPr="00E61E86">
                <w:rPr>
                  <w:rFonts w:ascii="Verdana" w:hAnsi="Verdana"/>
                  <w:lang w:val="en-US" w:eastAsia="ja-JP"/>
                </w:rPr>
                <w:t>Mong muốn</w:t>
              </w:r>
            </w:ins>
          </w:p>
        </w:tc>
        <w:tc>
          <w:tcPr>
            <w:tcW w:w="21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13288B" w14:textId="77777777" w:rsidR="009A1469" w:rsidRPr="00E61E86" w:rsidRDefault="009A1469" w:rsidP="009A1469">
            <w:pPr>
              <w:widowControl/>
              <w:overflowPunct/>
              <w:autoSpaceDE/>
              <w:autoSpaceDN/>
              <w:adjustRightInd/>
              <w:spacing w:line="240" w:lineRule="atLeast"/>
              <w:textAlignment w:val="auto"/>
              <w:rPr>
                <w:ins w:id="4097" w:author="Can Hong NGOC" w:date="2020-08-31T11:22:00Z"/>
                <w:sz w:val="24"/>
                <w:szCs w:val="24"/>
                <w:lang w:val="en-US" w:eastAsia="ja-JP"/>
              </w:rPr>
            </w:pPr>
            <w:ins w:id="4098" w:author="Can Hong NGOC" w:date="2020-08-31T11:22:00Z">
              <w:r w:rsidRPr="00E61E86">
                <w:rPr>
                  <w:rFonts w:ascii="Verdana" w:hAnsi="Verdana"/>
                  <w:lang w:val="en-US" w:eastAsia="ja-JP"/>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07064E" w14:textId="77777777" w:rsidR="009A1469" w:rsidRPr="00E61E86" w:rsidRDefault="009A1469" w:rsidP="009A1469">
            <w:pPr>
              <w:widowControl/>
              <w:overflowPunct/>
              <w:autoSpaceDE/>
              <w:autoSpaceDN/>
              <w:adjustRightInd/>
              <w:spacing w:line="240" w:lineRule="atLeast"/>
              <w:textAlignment w:val="auto"/>
              <w:rPr>
                <w:ins w:id="4099" w:author="Can Hong NGOC" w:date="2020-08-31T11:22:00Z"/>
                <w:sz w:val="24"/>
                <w:szCs w:val="24"/>
                <w:lang w:val="en-US" w:eastAsia="ja-JP"/>
              </w:rPr>
            </w:pPr>
            <w:ins w:id="4100" w:author="Can Hong NGOC" w:date="2020-08-31T11:22:00Z">
              <w:r w:rsidRPr="00E61E86">
                <w:rPr>
                  <w:rFonts w:ascii="Verdana" w:hAnsi="Verdana"/>
                  <w:lang w:val="en-US" w:eastAsia="ja-JP"/>
                </w:rPr>
                <w:t>Bắt buộc</w:t>
              </w:r>
            </w:ins>
          </w:p>
        </w:tc>
      </w:tr>
      <w:tr w:rsidR="009A1469" w:rsidRPr="00E61E86" w14:paraId="3D91A94F" w14:textId="77777777" w:rsidTr="006046A0">
        <w:trPr>
          <w:trHeight w:val="177"/>
          <w:ins w:id="4101" w:author="Can Hong NGOC" w:date="2020-08-31T11:22:00Z"/>
          <w:trPrChange w:id="4102" w:author="Can Hong NGOC" w:date="2020-08-31T11:32:00Z">
            <w:trPr>
              <w:trHeight w:val="281"/>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103" w:author="Can Hong NGOC" w:date="2020-08-31T11:32:00Z">
              <w:tcPr>
                <w:tcW w:w="0" w:type="auto"/>
                <w:gridSpan w:val="1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7676907B" w14:textId="77777777" w:rsidR="009A1469" w:rsidRPr="0046384D" w:rsidRDefault="009A1469" w:rsidP="009A1469">
            <w:pPr>
              <w:widowControl/>
              <w:overflowPunct/>
              <w:autoSpaceDE/>
              <w:autoSpaceDN/>
              <w:adjustRightInd/>
              <w:spacing w:line="264" w:lineRule="atLeast"/>
              <w:textAlignment w:val="auto"/>
              <w:rPr>
                <w:ins w:id="4104" w:author="Can Hong NGOC" w:date="2020-08-31T11:22:00Z"/>
                <w:sz w:val="24"/>
                <w:szCs w:val="24"/>
                <w:lang w:eastAsia="ja-JP"/>
              </w:rPr>
            </w:pPr>
            <w:ins w:id="4105" w:author="Can Hong NGOC" w:date="2020-08-31T11:22:00Z">
              <w:r w:rsidRPr="0046384D">
                <w:rPr>
                  <w:rFonts w:ascii="Verdana" w:hAnsi="Verdana"/>
                  <w:lang w:eastAsia="ja-JP"/>
                </w:rPr>
                <w:t>Mục II. Được hoàn thành bởi Người quản lý dự án của nhà cung cấp</w:t>
              </w:r>
            </w:ins>
          </w:p>
        </w:tc>
      </w:tr>
      <w:tr w:rsidR="00E61E86" w:rsidRPr="00E61E86" w14:paraId="7B2432D5" w14:textId="77777777" w:rsidTr="006046A0">
        <w:trPr>
          <w:trHeight w:val="533"/>
          <w:ins w:id="4106" w:author="Can Hong NGOC" w:date="2020-08-31T11:22:00Z"/>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8190176" w14:textId="77777777" w:rsidR="009A1469" w:rsidRPr="0046384D" w:rsidRDefault="009A1469" w:rsidP="009A1469">
            <w:pPr>
              <w:widowControl/>
              <w:overflowPunct/>
              <w:autoSpaceDE/>
              <w:autoSpaceDN/>
              <w:adjustRightInd/>
              <w:spacing w:line="240" w:lineRule="atLeast"/>
              <w:textAlignment w:val="auto"/>
              <w:rPr>
                <w:ins w:id="4107" w:author="Can Hong NGOC" w:date="2020-08-31T11:22:00Z"/>
                <w:sz w:val="24"/>
                <w:szCs w:val="24"/>
                <w:lang w:eastAsia="ja-JP"/>
              </w:rPr>
            </w:pPr>
            <w:ins w:id="4108" w:author="Can Hong NGOC" w:date="2020-08-31T11:22:00Z">
              <w:r w:rsidRPr="0046384D">
                <w:rPr>
                  <w:rFonts w:ascii="Verdana" w:hAnsi="Verdana"/>
                  <w:lang w:eastAsia="ja-JP"/>
                </w:rPr>
                <w:t>1. Các Yêu cầu Thay đổi Có Liên quan ([các] danh sách):</w:t>
              </w:r>
            </w:ins>
          </w:p>
          <w:p w14:paraId="1259C378" w14:textId="77777777" w:rsidR="009A1469" w:rsidRPr="0046384D" w:rsidRDefault="009A1469" w:rsidP="009A1469">
            <w:pPr>
              <w:widowControl/>
              <w:overflowPunct/>
              <w:autoSpaceDE/>
              <w:autoSpaceDN/>
              <w:adjustRightInd/>
              <w:spacing w:line="240" w:lineRule="atLeast"/>
              <w:textAlignment w:val="auto"/>
              <w:rPr>
                <w:ins w:id="4109" w:author="Can Hong NGOC" w:date="2020-08-31T11:22:00Z"/>
                <w:sz w:val="24"/>
                <w:szCs w:val="24"/>
                <w:lang w:eastAsia="ja-JP"/>
              </w:rPr>
            </w:pPr>
            <w:ins w:id="4110" w:author="Can Hong NGOC" w:date="2020-08-31T11:22:00Z">
              <w:r w:rsidRPr="0046384D">
                <w:rPr>
                  <w:rFonts w:ascii="Verdana" w:hAnsi="Verdana"/>
                  <w:lang w:eastAsia="ja-JP"/>
                </w:rPr>
                <w:t> </w:t>
              </w:r>
            </w:ins>
          </w:p>
        </w:tc>
        <w:tc>
          <w:tcPr>
            <w:tcW w:w="0" w:type="auto"/>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8AC7D88" w14:textId="77777777" w:rsidR="009A1469" w:rsidRPr="00E61E86" w:rsidRDefault="009A1469" w:rsidP="009A1469">
            <w:pPr>
              <w:widowControl/>
              <w:overflowPunct/>
              <w:autoSpaceDE/>
              <w:autoSpaceDN/>
              <w:adjustRightInd/>
              <w:spacing w:line="264" w:lineRule="atLeast"/>
              <w:textAlignment w:val="auto"/>
              <w:rPr>
                <w:ins w:id="4111" w:author="Can Hong NGOC" w:date="2020-08-31T11:22:00Z"/>
                <w:sz w:val="24"/>
                <w:szCs w:val="24"/>
                <w:lang w:val="en-US" w:eastAsia="ja-JP"/>
              </w:rPr>
            </w:pPr>
            <w:ins w:id="4112" w:author="Can Hong NGOC" w:date="2020-08-31T11:22:00Z">
              <w:r w:rsidRPr="00E61E86">
                <w:rPr>
                  <w:rFonts w:ascii="Century Gothic" w:hAnsi="Century Gothic"/>
                  <w:sz w:val="18"/>
                  <w:szCs w:val="18"/>
                  <w:lang w:val="en-US" w:eastAsia="ja-JP"/>
                </w:rPr>
                <w:t>2. Ngày b</w:t>
              </w:r>
              <w:r w:rsidRPr="00E61E86">
                <w:rPr>
                  <w:rFonts w:ascii="Calibri" w:hAnsi="Calibri" w:cs="Calibri"/>
                  <w:sz w:val="18"/>
                  <w:szCs w:val="18"/>
                  <w:lang w:val="en-US" w:eastAsia="ja-JP"/>
                </w:rPr>
                <w:t>ắ</w:t>
              </w:r>
              <w:r w:rsidRPr="00E61E86">
                <w:rPr>
                  <w:rFonts w:ascii="Century Gothic" w:hAnsi="Century Gothic"/>
                  <w:sz w:val="18"/>
                  <w:szCs w:val="18"/>
                  <w:lang w:val="en-US" w:eastAsia="ja-JP"/>
                </w:rPr>
                <w:t xml:space="preserve">t </w:t>
              </w:r>
              <w:r w:rsidRPr="00E61E86">
                <w:rPr>
                  <w:rFonts w:ascii="Century Gothic" w:hAnsi="Century Gothic" w:cs="Century Gothic"/>
                  <w:sz w:val="18"/>
                  <w:szCs w:val="18"/>
                  <w:lang w:val="en-US" w:eastAsia="ja-JP"/>
                </w:rPr>
                <w:t>đ</w:t>
              </w:r>
              <w:r w:rsidRPr="00E61E86">
                <w:rPr>
                  <w:rFonts w:ascii="Calibri" w:hAnsi="Calibri" w:cs="Calibri"/>
                  <w:sz w:val="18"/>
                  <w:szCs w:val="18"/>
                  <w:lang w:val="en-US" w:eastAsia="ja-JP"/>
                </w:rPr>
                <w:t>ầ</w:t>
              </w:r>
              <w:r w:rsidRPr="00E61E86">
                <w:rPr>
                  <w:rFonts w:ascii="Century Gothic" w:hAnsi="Century Gothic"/>
                  <w:sz w:val="18"/>
                  <w:szCs w:val="18"/>
                  <w:lang w:val="en-US" w:eastAsia="ja-JP"/>
                </w:rPr>
                <w:t xml:space="preserve">u </w:t>
              </w:r>
              <w:r w:rsidRPr="00E61E86">
                <w:rPr>
                  <w:rFonts w:ascii="Calibri" w:hAnsi="Calibri" w:cs="Calibri"/>
                  <w:sz w:val="18"/>
                  <w:szCs w:val="18"/>
                  <w:lang w:val="en-US" w:eastAsia="ja-JP"/>
                </w:rPr>
                <w:t>ướ</w:t>
              </w:r>
              <w:r w:rsidRPr="00E61E86">
                <w:rPr>
                  <w:rFonts w:ascii="Century Gothic" w:hAnsi="Century Gothic"/>
                  <w:sz w:val="18"/>
                  <w:szCs w:val="18"/>
                  <w:lang w:val="en-US" w:eastAsia="ja-JP"/>
                </w:rPr>
                <w:t>c t</w:t>
              </w:r>
              <w:r w:rsidRPr="00E61E86">
                <w:rPr>
                  <w:rFonts w:ascii="Century Gothic" w:hAnsi="Century Gothic" w:cs="Century Gothic"/>
                  <w:sz w:val="18"/>
                  <w:szCs w:val="18"/>
                  <w:lang w:val="en-US" w:eastAsia="ja-JP"/>
                </w:rPr>
                <w:t>í</w:t>
              </w:r>
              <w:r w:rsidRPr="00E61E86">
                <w:rPr>
                  <w:rFonts w:ascii="Century Gothic" w:hAnsi="Century Gothic"/>
                  <w:sz w:val="18"/>
                  <w:szCs w:val="18"/>
                  <w:lang w:val="en-US" w:eastAsia="ja-JP"/>
                </w:rPr>
                <w:t>nh</w:t>
              </w:r>
            </w:ins>
          </w:p>
          <w:p w14:paraId="2C5880F5" w14:textId="77777777" w:rsidR="009A1469" w:rsidRPr="00E61E86" w:rsidRDefault="009A1469" w:rsidP="009A1469">
            <w:pPr>
              <w:widowControl/>
              <w:overflowPunct/>
              <w:autoSpaceDE/>
              <w:autoSpaceDN/>
              <w:adjustRightInd/>
              <w:spacing w:line="240" w:lineRule="atLeast"/>
              <w:textAlignment w:val="auto"/>
              <w:rPr>
                <w:ins w:id="4113" w:author="Can Hong NGOC" w:date="2020-08-31T11:22:00Z"/>
                <w:sz w:val="24"/>
                <w:szCs w:val="24"/>
                <w:lang w:val="en-US" w:eastAsia="ja-JP"/>
              </w:rPr>
            </w:pPr>
            <w:ins w:id="4114" w:author="Can Hong NGOC" w:date="2020-08-31T11:22:00Z">
              <w:r w:rsidRPr="00E61E86">
                <w:rPr>
                  <w:rFonts w:ascii="Verdana" w:hAnsi="Verdana"/>
                  <w:lang w:val="en-US" w:eastAsia="ja-JP"/>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A57F378" w14:textId="77777777" w:rsidR="009A1469" w:rsidRPr="00E61E86" w:rsidRDefault="009A1469" w:rsidP="009A1469">
            <w:pPr>
              <w:widowControl/>
              <w:overflowPunct/>
              <w:autoSpaceDE/>
              <w:autoSpaceDN/>
              <w:adjustRightInd/>
              <w:spacing w:line="264" w:lineRule="atLeast"/>
              <w:textAlignment w:val="auto"/>
              <w:rPr>
                <w:ins w:id="4115" w:author="Can Hong NGOC" w:date="2020-08-31T11:22:00Z"/>
                <w:sz w:val="24"/>
                <w:szCs w:val="24"/>
                <w:lang w:val="en-US" w:eastAsia="ja-JP"/>
              </w:rPr>
            </w:pPr>
            <w:ins w:id="4116" w:author="Can Hong NGOC" w:date="2020-08-31T11:22:00Z">
              <w:r w:rsidRPr="00E61E86">
                <w:rPr>
                  <w:rFonts w:ascii="Century Gothic" w:hAnsi="Century Gothic"/>
                  <w:sz w:val="18"/>
                  <w:szCs w:val="18"/>
                  <w:lang w:val="en-US" w:eastAsia="ja-JP"/>
                </w:rPr>
                <w:t>3. Ngày K</w:t>
              </w:r>
              <w:r w:rsidRPr="00E61E86">
                <w:rPr>
                  <w:rFonts w:ascii="Calibri" w:hAnsi="Calibri" w:cs="Calibri"/>
                  <w:sz w:val="18"/>
                  <w:szCs w:val="18"/>
                  <w:lang w:val="en-US" w:eastAsia="ja-JP"/>
                </w:rPr>
                <w:t>ế</w:t>
              </w:r>
              <w:r w:rsidRPr="00E61E86">
                <w:rPr>
                  <w:rFonts w:ascii="Century Gothic" w:hAnsi="Century Gothic"/>
                  <w:sz w:val="18"/>
                  <w:szCs w:val="18"/>
                  <w:lang w:val="en-US" w:eastAsia="ja-JP"/>
                </w:rPr>
                <w:t>t th</w:t>
              </w:r>
              <w:r w:rsidRPr="00E61E86">
                <w:rPr>
                  <w:rFonts w:ascii="Century Gothic" w:hAnsi="Century Gothic" w:cs="Century Gothic"/>
                  <w:sz w:val="18"/>
                  <w:szCs w:val="18"/>
                  <w:lang w:val="en-US" w:eastAsia="ja-JP"/>
                </w:rPr>
                <w:t>ú</w:t>
              </w:r>
              <w:r w:rsidRPr="00E61E86">
                <w:rPr>
                  <w:rFonts w:ascii="Century Gothic" w:hAnsi="Century Gothic"/>
                  <w:sz w:val="18"/>
                  <w:szCs w:val="18"/>
                  <w:lang w:val="en-US" w:eastAsia="ja-JP"/>
                </w:rPr>
                <w:t>c D</w:t>
              </w:r>
              <w:r w:rsidRPr="00E61E86">
                <w:rPr>
                  <w:rFonts w:ascii="Calibri" w:hAnsi="Calibri" w:cs="Calibri"/>
                  <w:sz w:val="18"/>
                  <w:szCs w:val="18"/>
                  <w:lang w:val="en-US" w:eastAsia="ja-JP"/>
                </w:rPr>
                <w:t>ự</w:t>
              </w:r>
              <w:r w:rsidRPr="00E61E86">
                <w:rPr>
                  <w:rFonts w:ascii="Century Gothic" w:hAnsi="Century Gothic"/>
                  <w:sz w:val="18"/>
                  <w:szCs w:val="18"/>
                  <w:lang w:val="en-US" w:eastAsia="ja-JP"/>
                </w:rPr>
                <w:t xml:space="preserve"> ki</w:t>
              </w:r>
              <w:r w:rsidRPr="00E61E86">
                <w:rPr>
                  <w:rFonts w:ascii="Calibri" w:hAnsi="Calibri" w:cs="Calibri"/>
                  <w:sz w:val="18"/>
                  <w:szCs w:val="18"/>
                  <w:lang w:val="en-US" w:eastAsia="ja-JP"/>
                </w:rPr>
                <w:t>ế</w:t>
              </w:r>
              <w:r w:rsidRPr="00E61E86">
                <w:rPr>
                  <w:rFonts w:ascii="Century Gothic" w:hAnsi="Century Gothic"/>
                  <w:sz w:val="18"/>
                  <w:szCs w:val="18"/>
                  <w:lang w:val="en-US" w:eastAsia="ja-JP"/>
                </w:rPr>
                <w:t>n:</w:t>
              </w:r>
            </w:ins>
          </w:p>
        </w:tc>
      </w:tr>
      <w:tr w:rsidR="009A1469" w:rsidRPr="00E61E86" w14:paraId="71BA0E43" w14:textId="77777777" w:rsidTr="006046A0">
        <w:trPr>
          <w:trHeight w:val="406"/>
          <w:ins w:id="4117" w:author="Can Hong NGOC" w:date="2020-08-31T11:22:00Z"/>
          <w:trPrChange w:id="4118" w:author="Can Hong NGOC" w:date="2020-08-31T11:32:00Z">
            <w:trPr>
              <w:trHeight w:val="642"/>
            </w:trPr>
          </w:trPrChange>
        </w:trPr>
        <w:tc>
          <w:tcPr>
            <w:tcW w:w="47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119" w:author="Can Hong NGOC" w:date="2020-08-31T11:32:00Z">
              <w:tcPr>
                <w:tcW w:w="4620" w:type="dxa"/>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36BF1954" w14:textId="77777777" w:rsidR="009A1469" w:rsidRPr="0046384D" w:rsidRDefault="009A1469" w:rsidP="009A1469">
            <w:pPr>
              <w:widowControl/>
              <w:overflowPunct/>
              <w:autoSpaceDE/>
              <w:autoSpaceDN/>
              <w:adjustRightInd/>
              <w:spacing w:line="240" w:lineRule="atLeast"/>
              <w:textAlignment w:val="auto"/>
              <w:rPr>
                <w:ins w:id="4120" w:author="Can Hong NGOC" w:date="2020-08-31T11:22:00Z"/>
                <w:sz w:val="24"/>
                <w:szCs w:val="24"/>
                <w:lang w:eastAsia="ja-JP"/>
              </w:rPr>
            </w:pPr>
            <w:ins w:id="4121" w:author="Can Hong NGOC" w:date="2020-08-31T11:22:00Z">
              <w:r w:rsidRPr="0046384D">
                <w:rPr>
                  <w:rFonts w:ascii="Verdana" w:hAnsi="Verdana"/>
                  <w:lang w:eastAsia="ja-JP"/>
                </w:rPr>
                <w:t>4. Nỗ lực ước tính (Ngày):</w:t>
              </w:r>
            </w:ins>
          </w:p>
        </w:tc>
        <w:tc>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122" w:author="Can Hong NGOC" w:date="2020-08-31T11:32:00Z">
              <w:tcPr>
                <w:tcW w:w="0" w:type="auto"/>
                <w:gridSpan w:val="1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5C3B8068" w14:textId="77777777" w:rsidR="009A1469" w:rsidRPr="0046384D" w:rsidRDefault="009A1469" w:rsidP="009A1469">
            <w:pPr>
              <w:widowControl/>
              <w:overflowPunct/>
              <w:autoSpaceDE/>
              <w:autoSpaceDN/>
              <w:adjustRightInd/>
              <w:spacing w:line="240" w:lineRule="atLeast"/>
              <w:textAlignment w:val="auto"/>
              <w:rPr>
                <w:ins w:id="4123" w:author="Can Hong NGOC" w:date="2020-08-31T11:22:00Z"/>
                <w:sz w:val="24"/>
                <w:szCs w:val="24"/>
                <w:lang w:eastAsia="ja-JP"/>
              </w:rPr>
            </w:pPr>
            <w:ins w:id="4124" w:author="Can Hong NGOC" w:date="2020-08-31T11:22:00Z">
              <w:r w:rsidRPr="0046384D">
                <w:rPr>
                  <w:rFonts w:ascii="Verdana" w:hAnsi="Verdana"/>
                  <w:lang w:eastAsia="ja-JP"/>
                </w:rPr>
                <w:t>6. Thay đổi Mô tả (Chi tiết): </w:t>
              </w:r>
            </w:ins>
          </w:p>
        </w:tc>
      </w:tr>
      <w:tr w:rsidR="009A1469" w:rsidRPr="00E61E86" w14:paraId="79286877" w14:textId="77777777" w:rsidTr="006046A0">
        <w:trPr>
          <w:trHeight w:val="287"/>
          <w:ins w:id="4125" w:author="Can Hong NGOC" w:date="2020-08-31T11:22:00Z"/>
          <w:trPrChange w:id="4126" w:author="Can Hong NGOC" w:date="2020-08-31T11:32:00Z">
            <w:trPr>
              <w:trHeight w:val="453"/>
            </w:trPr>
          </w:trPrChange>
        </w:trPr>
        <w:tc>
          <w:tcPr>
            <w:tcW w:w="4733" w:type="dxa"/>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127" w:author="Can Hong NGOC" w:date="2020-08-31T11:32:00Z">
              <w:tcPr>
                <w:tcW w:w="4620" w:type="dxa"/>
                <w:gridSpan w:val="2"/>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09C2238B" w14:textId="77777777" w:rsidR="009A1469" w:rsidRPr="00E61E86" w:rsidRDefault="009A1469" w:rsidP="009A1469">
            <w:pPr>
              <w:widowControl/>
              <w:overflowPunct/>
              <w:autoSpaceDE/>
              <w:autoSpaceDN/>
              <w:adjustRightInd/>
              <w:spacing w:line="264" w:lineRule="atLeast"/>
              <w:textAlignment w:val="auto"/>
              <w:rPr>
                <w:ins w:id="4128" w:author="Can Hong NGOC" w:date="2020-08-31T11:22:00Z"/>
                <w:sz w:val="24"/>
                <w:szCs w:val="24"/>
                <w:lang w:val="en-US" w:eastAsia="ja-JP"/>
              </w:rPr>
            </w:pPr>
            <w:ins w:id="4129" w:author="Can Hong NGOC" w:date="2020-08-31T11:22:00Z">
              <w:r w:rsidRPr="00E61E86">
                <w:rPr>
                  <w:rFonts w:ascii="Century Gothic" w:hAnsi="Century Gothic"/>
                  <w:sz w:val="18"/>
                  <w:szCs w:val="18"/>
                  <w:lang w:val="en-US" w:eastAsia="ja-JP"/>
                </w:rPr>
                <w:t xml:space="preserve">5. Chi phí </w:t>
              </w:r>
              <w:r w:rsidRPr="00E61E86">
                <w:rPr>
                  <w:rFonts w:ascii="Calibri" w:hAnsi="Calibri" w:cs="Calibri"/>
                  <w:sz w:val="18"/>
                  <w:szCs w:val="18"/>
                  <w:lang w:val="en-US" w:eastAsia="ja-JP"/>
                </w:rPr>
                <w:t>ướ</w:t>
              </w:r>
              <w:r w:rsidRPr="00E61E86">
                <w:rPr>
                  <w:rFonts w:ascii="Century Gothic" w:hAnsi="Century Gothic"/>
                  <w:sz w:val="18"/>
                  <w:szCs w:val="18"/>
                  <w:lang w:val="en-US" w:eastAsia="ja-JP"/>
                </w:rPr>
                <w:t>c t</w:t>
              </w:r>
              <w:r w:rsidRPr="00E61E86">
                <w:rPr>
                  <w:rFonts w:ascii="Century Gothic" w:hAnsi="Century Gothic" w:cs="Century Gothic"/>
                  <w:sz w:val="18"/>
                  <w:szCs w:val="18"/>
                  <w:lang w:val="en-US" w:eastAsia="ja-JP"/>
                </w:rPr>
                <w:t>í</w:t>
              </w:r>
              <w:r w:rsidRPr="00E61E86">
                <w:rPr>
                  <w:rFonts w:ascii="Century Gothic" w:hAnsi="Century Gothic"/>
                  <w:sz w:val="18"/>
                  <w:szCs w:val="18"/>
                  <w:lang w:val="en-US" w:eastAsia="ja-JP"/>
                </w:rPr>
                <w:t>nh:</w:t>
              </w:r>
            </w:ins>
          </w:p>
          <w:p w14:paraId="77DA4111" w14:textId="77777777" w:rsidR="009A1469" w:rsidRPr="00E61E86" w:rsidRDefault="009A1469" w:rsidP="009A1469">
            <w:pPr>
              <w:widowControl/>
              <w:overflowPunct/>
              <w:autoSpaceDE/>
              <w:autoSpaceDN/>
              <w:adjustRightInd/>
              <w:spacing w:line="264" w:lineRule="atLeast"/>
              <w:textAlignment w:val="auto"/>
              <w:rPr>
                <w:ins w:id="4130" w:author="Can Hong NGOC" w:date="2020-08-31T11:22:00Z"/>
                <w:sz w:val="24"/>
                <w:szCs w:val="24"/>
                <w:lang w:val="en-US" w:eastAsia="ja-JP"/>
              </w:rPr>
            </w:pPr>
            <w:ins w:id="4131" w:author="Can Hong NGOC" w:date="2020-08-31T11:22:00Z">
              <w:r w:rsidRPr="00E61E86">
                <w:rPr>
                  <w:rFonts w:ascii="Century Gothic" w:hAnsi="Century Gothic"/>
                  <w:sz w:val="18"/>
                  <w:szCs w:val="18"/>
                  <w:lang w:val="en-US" w:eastAsia="ja-JP"/>
                </w:rPr>
                <w:t> </w:t>
              </w:r>
            </w:ins>
          </w:p>
        </w:tc>
        <w:tc>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132" w:author="Can Hong NGOC" w:date="2020-08-31T11:32:00Z">
              <w:tcPr>
                <w:tcW w:w="0" w:type="auto"/>
                <w:gridSpan w:val="1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0AFF2483" w14:textId="77777777" w:rsidR="009A1469" w:rsidRPr="00E61E86" w:rsidRDefault="009A1469" w:rsidP="009A1469">
            <w:pPr>
              <w:widowControl/>
              <w:overflowPunct/>
              <w:autoSpaceDE/>
              <w:autoSpaceDN/>
              <w:adjustRightInd/>
              <w:spacing w:line="264" w:lineRule="atLeast"/>
              <w:textAlignment w:val="auto"/>
              <w:rPr>
                <w:ins w:id="4133" w:author="Can Hong NGOC" w:date="2020-08-31T11:22:00Z"/>
                <w:sz w:val="24"/>
                <w:szCs w:val="24"/>
                <w:lang w:val="en-US" w:eastAsia="ja-JP"/>
              </w:rPr>
            </w:pPr>
            <w:ins w:id="4134" w:author="Can Hong NGOC" w:date="2020-08-31T11:22:00Z">
              <w:r w:rsidRPr="00E61E86">
                <w:rPr>
                  <w:rFonts w:ascii="Century Gothic" w:hAnsi="Century Gothic"/>
                  <w:sz w:val="18"/>
                  <w:szCs w:val="18"/>
                  <w:lang w:val="en-US" w:eastAsia="ja-JP"/>
                </w:rPr>
                <w:t>7. Tác đ</w:t>
              </w:r>
              <w:r w:rsidRPr="00E61E86">
                <w:rPr>
                  <w:rFonts w:ascii="Calibri" w:hAnsi="Calibri" w:cs="Calibri"/>
                  <w:sz w:val="18"/>
                  <w:szCs w:val="18"/>
                  <w:lang w:val="en-US" w:eastAsia="ja-JP"/>
                </w:rPr>
                <w:t>ộ</w:t>
              </w:r>
              <w:r w:rsidRPr="00E61E86">
                <w:rPr>
                  <w:rFonts w:ascii="Century Gothic" w:hAnsi="Century Gothic"/>
                  <w:sz w:val="18"/>
                  <w:szCs w:val="18"/>
                  <w:lang w:val="en-US" w:eastAsia="ja-JP"/>
                </w:rPr>
                <w:t>ng c</w:t>
              </w:r>
              <w:r w:rsidRPr="00E61E86">
                <w:rPr>
                  <w:rFonts w:ascii="Calibri" w:hAnsi="Calibri" w:cs="Calibri"/>
                  <w:sz w:val="18"/>
                  <w:szCs w:val="18"/>
                  <w:lang w:val="en-US" w:eastAsia="ja-JP"/>
                </w:rPr>
                <w:t>ủ</w:t>
              </w:r>
              <w:r w:rsidRPr="00E61E86">
                <w:rPr>
                  <w:rFonts w:ascii="Century Gothic" w:hAnsi="Century Gothic"/>
                  <w:sz w:val="18"/>
                  <w:szCs w:val="18"/>
                  <w:lang w:val="en-US" w:eastAsia="ja-JP"/>
                </w:rPr>
                <w:t>a d</w:t>
              </w:r>
              <w:r w:rsidRPr="00E61E86">
                <w:rPr>
                  <w:rFonts w:ascii="Calibri" w:hAnsi="Calibri" w:cs="Calibri"/>
                  <w:sz w:val="18"/>
                  <w:szCs w:val="18"/>
                  <w:lang w:val="en-US" w:eastAsia="ja-JP"/>
                </w:rPr>
                <w:t>ự</w:t>
              </w:r>
              <w:r w:rsidRPr="00E61E86">
                <w:rPr>
                  <w:rFonts w:ascii="Century Gothic" w:hAnsi="Century Gothic"/>
                  <w:sz w:val="18"/>
                  <w:szCs w:val="18"/>
                  <w:lang w:val="en-US" w:eastAsia="ja-JP"/>
                </w:rPr>
                <w:t xml:space="preserve"> </w:t>
              </w:r>
              <w:r w:rsidRPr="00E61E86">
                <w:rPr>
                  <w:rFonts w:ascii="Century Gothic" w:hAnsi="Century Gothic" w:cs="Century Gothic"/>
                  <w:sz w:val="18"/>
                  <w:szCs w:val="18"/>
                  <w:lang w:val="en-US" w:eastAsia="ja-JP"/>
                </w:rPr>
                <w:t>á</w:t>
              </w:r>
              <w:r w:rsidRPr="00E61E86">
                <w:rPr>
                  <w:rFonts w:ascii="Century Gothic" w:hAnsi="Century Gothic"/>
                  <w:sz w:val="18"/>
                  <w:szCs w:val="18"/>
                  <w:lang w:val="en-US" w:eastAsia="ja-JP"/>
                </w:rPr>
                <w:t>n:</w:t>
              </w:r>
            </w:ins>
          </w:p>
        </w:tc>
      </w:tr>
      <w:tr w:rsidR="00E61E86" w:rsidRPr="00E61E86" w14:paraId="65F7B004" w14:textId="77777777" w:rsidTr="006046A0">
        <w:trPr>
          <w:trHeight w:val="409"/>
          <w:ins w:id="4135" w:author="Can Hong NGOC" w:date="2020-08-31T11:22:00Z"/>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3C83E2" w14:textId="77777777" w:rsidR="009A1469" w:rsidRPr="00E61E86" w:rsidRDefault="009A1469" w:rsidP="009A1469">
            <w:pPr>
              <w:widowControl/>
              <w:overflowPunct/>
              <w:autoSpaceDE/>
              <w:autoSpaceDN/>
              <w:adjustRightInd/>
              <w:textAlignment w:val="auto"/>
              <w:rPr>
                <w:ins w:id="4136" w:author="Can Hong NGOC" w:date="2020-08-31T11:22:00Z"/>
                <w:sz w:val="24"/>
                <w:szCs w:val="24"/>
                <w:lang w:val="en-US" w:eastAsia="ja-JP"/>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9C4940" w14:textId="77777777" w:rsidR="009A1469" w:rsidRPr="00E61E86" w:rsidRDefault="009A1469" w:rsidP="009A1469">
            <w:pPr>
              <w:widowControl/>
              <w:overflowPunct/>
              <w:autoSpaceDE/>
              <w:autoSpaceDN/>
              <w:adjustRightInd/>
              <w:spacing w:line="264" w:lineRule="atLeast"/>
              <w:textAlignment w:val="auto"/>
              <w:rPr>
                <w:ins w:id="4137" w:author="Can Hong NGOC" w:date="2020-08-31T11:22:00Z"/>
                <w:sz w:val="24"/>
                <w:szCs w:val="24"/>
                <w:lang w:val="en-US" w:eastAsia="ja-JP"/>
              </w:rPr>
            </w:pPr>
            <w:ins w:id="4138" w:author="Can Hong NGOC" w:date="2020-08-31T11:22:00Z">
              <w:r w:rsidRPr="00E61E86">
                <w:rPr>
                  <w:rFonts w:ascii="Century Gothic" w:hAnsi="Century Gothic"/>
                  <w:sz w:val="18"/>
                  <w:szCs w:val="18"/>
                  <w:lang w:val="en-US" w:eastAsia="ja-JP"/>
                </w:rPr>
                <w:t>Tác đ</w:t>
              </w:r>
              <w:r w:rsidRPr="00E61E86">
                <w:rPr>
                  <w:rFonts w:ascii="Calibri" w:hAnsi="Calibri" w:cs="Calibri"/>
                  <w:sz w:val="18"/>
                  <w:szCs w:val="18"/>
                  <w:lang w:val="en-US" w:eastAsia="ja-JP"/>
                </w:rPr>
                <w:t>ộ</w:t>
              </w:r>
              <w:r w:rsidRPr="00E61E86">
                <w:rPr>
                  <w:rFonts w:ascii="Century Gothic" w:hAnsi="Century Gothic"/>
                  <w:sz w:val="18"/>
                  <w:szCs w:val="18"/>
                  <w:lang w:val="en-US" w:eastAsia="ja-JP"/>
                </w:rPr>
                <w:t>ng l</w:t>
              </w:r>
              <w:r w:rsidRPr="00E61E86">
                <w:rPr>
                  <w:rFonts w:ascii="Calibri" w:hAnsi="Calibri" w:cs="Calibri"/>
                  <w:sz w:val="18"/>
                  <w:szCs w:val="18"/>
                  <w:lang w:val="en-US" w:eastAsia="ja-JP"/>
                </w:rPr>
                <w:t>ị</w:t>
              </w:r>
              <w:r w:rsidRPr="00E61E86">
                <w:rPr>
                  <w:rFonts w:ascii="Century Gothic" w:hAnsi="Century Gothic"/>
                  <w:sz w:val="18"/>
                  <w:szCs w:val="18"/>
                  <w:lang w:val="en-US" w:eastAsia="ja-JP"/>
                </w:rPr>
                <w:t>ch tr</w:t>
              </w:r>
              <w:r w:rsidRPr="00E61E86">
                <w:rPr>
                  <w:rFonts w:ascii="Century Gothic" w:hAnsi="Century Gothic" w:cs="Century Gothic"/>
                  <w:sz w:val="18"/>
                  <w:szCs w:val="18"/>
                  <w:lang w:val="en-US" w:eastAsia="ja-JP"/>
                </w:rPr>
                <w:t>ì</w:t>
              </w:r>
              <w:r w:rsidRPr="00E61E86">
                <w:rPr>
                  <w:rFonts w:ascii="Century Gothic" w:hAnsi="Century Gothic"/>
                  <w:sz w:val="18"/>
                  <w:szCs w:val="18"/>
                  <w:lang w:val="en-US" w:eastAsia="ja-JP"/>
                </w:rPr>
                <w:t>nh:</w:t>
              </w:r>
            </w:ins>
          </w:p>
          <w:p w14:paraId="10B2CF0E" w14:textId="77777777" w:rsidR="009A1469" w:rsidRPr="00E61E86" w:rsidRDefault="009A1469" w:rsidP="009A1469">
            <w:pPr>
              <w:widowControl/>
              <w:overflowPunct/>
              <w:autoSpaceDE/>
              <w:autoSpaceDN/>
              <w:adjustRightInd/>
              <w:spacing w:line="264" w:lineRule="atLeast"/>
              <w:textAlignment w:val="auto"/>
              <w:rPr>
                <w:ins w:id="4139" w:author="Can Hong NGOC" w:date="2020-08-31T11:22:00Z"/>
                <w:sz w:val="24"/>
                <w:szCs w:val="24"/>
                <w:lang w:val="en-US" w:eastAsia="ja-JP"/>
              </w:rPr>
            </w:pPr>
            <w:ins w:id="4140" w:author="Can Hong NGOC" w:date="2020-08-31T11:22:00Z">
              <w:r w:rsidRPr="00E61E86">
                <w:rPr>
                  <w:rFonts w:ascii="Century Gothic" w:hAnsi="Century Gothic"/>
                  <w:sz w:val="18"/>
                  <w:szCs w:val="18"/>
                  <w:lang w:val="en-US" w:eastAsia="ja-JP"/>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6BE0568" w14:textId="77777777" w:rsidR="009A1469" w:rsidRPr="00E61E86" w:rsidRDefault="009A1469" w:rsidP="009A1469">
            <w:pPr>
              <w:widowControl/>
              <w:overflowPunct/>
              <w:autoSpaceDE/>
              <w:autoSpaceDN/>
              <w:adjustRightInd/>
              <w:spacing w:line="264" w:lineRule="atLeast"/>
              <w:textAlignment w:val="auto"/>
              <w:rPr>
                <w:ins w:id="4141" w:author="Can Hong NGOC" w:date="2020-08-31T11:22:00Z"/>
                <w:sz w:val="24"/>
                <w:szCs w:val="24"/>
                <w:lang w:val="en-US" w:eastAsia="ja-JP"/>
              </w:rPr>
            </w:pPr>
            <w:ins w:id="4142" w:author="Can Hong NGOC" w:date="2020-08-31T11:22:00Z">
              <w:r w:rsidRPr="00E61E86">
                <w:rPr>
                  <w:rFonts w:ascii="Century Gothic" w:hAnsi="Century Gothic"/>
                  <w:sz w:val="18"/>
                  <w:szCs w:val="18"/>
                  <w:lang w:val="en-US" w:eastAsia="ja-JP"/>
                </w:rPr>
                <w:t>Tác đ</w:t>
              </w:r>
              <w:r w:rsidRPr="00E61E86">
                <w:rPr>
                  <w:rFonts w:ascii="Calibri" w:hAnsi="Calibri" w:cs="Calibri"/>
                  <w:sz w:val="18"/>
                  <w:szCs w:val="18"/>
                  <w:lang w:val="en-US" w:eastAsia="ja-JP"/>
                </w:rPr>
                <w:t>ộ</w:t>
              </w:r>
              <w:r w:rsidRPr="00E61E86">
                <w:rPr>
                  <w:rFonts w:ascii="Century Gothic" w:hAnsi="Century Gothic"/>
                  <w:sz w:val="18"/>
                  <w:szCs w:val="18"/>
                  <w:lang w:val="en-US" w:eastAsia="ja-JP"/>
                </w:rPr>
                <w:t>ng ng</w:t>
              </w:r>
              <w:r w:rsidRPr="00E61E86">
                <w:rPr>
                  <w:rFonts w:ascii="Century Gothic" w:hAnsi="Century Gothic" w:cs="Century Gothic"/>
                  <w:sz w:val="18"/>
                  <w:szCs w:val="18"/>
                  <w:lang w:val="en-US" w:eastAsia="ja-JP"/>
                </w:rPr>
                <w:t>â</w:t>
              </w:r>
              <w:r w:rsidRPr="00E61E86">
                <w:rPr>
                  <w:rFonts w:ascii="Century Gothic" w:hAnsi="Century Gothic"/>
                  <w:sz w:val="18"/>
                  <w:szCs w:val="18"/>
                  <w:lang w:val="en-US" w:eastAsia="ja-JP"/>
                </w:rPr>
                <w:t>n s</w:t>
              </w:r>
              <w:r w:rsidRPr="00E61E86">
                <w:rPr>
                  <w:rFonts w:ascii="Century Gothic" w:hAnsi="Century Gothic" w:cs="Century Gothic"/>
                  <w:sz w:val="18"/>
                  <w:szCs w:val="18"/>
                  <w:lang w:val="en-US" w:eastAsia="ja-JP"/>
                </w:rPr>
                <w:t>á</w:t>
              </w:r>
              <w:r w:rsidRPr="00E61E86">
                <w:rPr>
                  <w:rFonts w:ascii="Century Gothic" w:hAnsi="Century Gothic"/>
                  <w:sz w:val="18"/>
                  <w:szCs w:val="18"/>
                  <w:lang w:val="en-US" w:eastAsia="ja-JP"/>
                </w:rPr>
                <w:t>ch:</w:t>
              </w:r>
            </w:ins>
          </w:p>
          <w:p w14:paraId="32E23EE6" w14:textId="77777777" w:rsidR="009A1469" w:rsidRPr="00E61E86" w:rsidRDefault="009A1469" w:rsidP="009A1469">
            <w:pPr>
              <w:widowControl/>
              <w:overflowPunct/>
              <w:autoSpaceDE/>
              <w:autoSpaceDN/>
              <w:adjustRightInd/>
              <w:spacing w:line="264" w:lineRule="atLeast"/>
              <w:textAlignment w:val="auto"/>
              <w:rPr>
                <w:ins w:id="4143" w:author="Can Hong NGOC" w:date="2020-08-31T11:22:00Z"/>
                <w:sz w:val="24"/>
                <w:szCs w:val="24"/>
                <w:lang w:val="en-US" w:eastAsia="ja-JP"/>
              </w:rPr>
            </w:pPr>
            <w:ins w:id="4144" w:author="Can Hong NGOC" w:date="2020-08-31T11:22:00Z">
              <w:r w:rsidRPr="00E61E86">
                <w:rPr>
                  <w:rFonts w:ascii="Century Gothic" w:hAnsi="Century Gothic"/>
                  <w:sz w:val="18"/>
                  <w:szCs w:val="18"/>
                  <w:lang w:val="en-US" w:eastAsia="ja-JP"/>
                </w:rPr>
                <w:t> </w:t>
              </w:r>
            </w:ins>
          </w:p>
          <w:p w14:paraId="2C93C869" w14:textId="77777777" w:rsidR="009A1469" w:rsidRPr="00E61E86" w:rsidRDefault="009A1469" w:rsidP="009A1469">
            <w:pPr>
              <w:widowControl/>
              <w:overflowPunct/>
              <w:autoSpaceDE/>
              <w:autoSpaceDN/>
              <w:adjustRightInd/>
              <w:spacing w:line="264" w:lineRule="atLeast"/>
              <w:textAlignment w:val="auto"/>
              <w:rPr>
                <w:ins w:id="4145" w:author="Can Hong NGOC" w:date="2020-08-31T11:22:00Z"/>
                <w:sz w:val="24"/>
                <w:szCs w:val="24"/>
                <w:lang w:val="en-US" w:eastAsia="ja-JP"/>
              </w:rPr>
            </w:pPr>
            <w:ins w:id="4146" w:author="Can Hong NGOC" w:date="2020-08-31T11:22:00Z">
              <w:r w:rsidRPr="00E61E86">
                <w:rPr>
                  <w:rFonts w:ascii="Century Gothic" w:hAnsi="Century Gothic"/>
                  <w:sz w:val="18"/>
                  <w:szCs w:val="18"/>
                  <w:lang w:val="en-US" w:eastAsia="ja-JP"/>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7C293B" w14:textId="77777777" w:rsidR="009A1469" w:rsidRPr="00E61E86" w:rsidRDefault="009A1469" w:rsidP="009A1469">
            <w:pPr>
              <w:widowControl/>
              <w:overflowPunct/>
              <w:autoSpaceDE/>
              <w:autoSpaceDN/>
              <w:adjustRightInd/>
              <w:spacing w:line="264" w:lineRule="atLeast"/>
              <w:textAlignment w:val="auto"/>
              <w:rPr>
                <w:ins w:id="4147" w:author="Can Hong NGOC" w:date="2020-08-31T11:22:00Z"/>
                <w:sz w:val="24"/>
                <w:szCs w:val="24"/>
                <w:lang w:val="en-US" w:eastAsia="ja-JP"/>
              </w:rPr>
            </w:pPr>
            <w:ins w:id="4148" w:author="Can Hong NGOC" w:date="2020-08-31T11:22:00Z">
              <w:r w:rsidRPr="00E61E86">
                <w:rPr>
                  <w:rFonts w:ascii="Century Gothic" w:hAnsi="Century Gothic"/>
                  <w:sz w:val="18"/>
                  <w:szCs w:val="18"/>
                  <w:lang w:val="en-US" w:eastAsia="ja-JP"/>
                </w:rPr>
                <w:t>Ph</w:t>
              </w:r>
              <w:r w:rsidRPr="00E61E86">
                <w:rPr>
                  <w:rFonts w:ascii="Calibri" w:hAnsi="Calibri" w:cs="Calibri"/>
                  <w:sz w:val="18"/>
                  <w:szCs w:val="18"/>
                  <w:lang w:val="en-US" w:eastAsia="ja-JP"/>
                </w:rPr>
                <w:t>ạ</w:t>
              </w:r>
              <w:r w:rsidRPr="00E61E86">
                <w:rPr>
                  <w:rFonts w:ascii="Century Gothic" w:hAnsi="Century Gothic"/>
                  <w:sz w:val="18"/>
                  <w:szCs w:val="18"/>
                  <w:lang w:val="en-US" w:eastAsia="ja-JP"/>
                </w:rPr>
                <w:t>m vi t</w:t>
              </w:r>
              <w:r w:rsidRPr="00E61E86">
                <w:rPr>
                  <w:rFonts w:ascii="Century Gothic" w:hAnsi="Century Gothic" w:cs="Century Gothic"/>
                  <w:sz w:val="18"/>
                  <w:szCs w:val="18"/>
                  <w:lang w:val="en-US" w:eastAsia="ja-JP"/>
                </w:rPr>
                <w:t>á</w:t>
              </w:r>
              <w:r w:rsidRPr="00E61E86">
                <w:rPr>
                  <w:rFonts w:ascii="Century Gothic" w:hAnsi="Century Gothic"/>
                  <w:sz w:val="18"/>
                  <w:szCs w:val="18"/>
                  <w:lang w:val="en-US" w:eastAsia="ja-JP"/>
                </w:rPr>
                <w:t xml:space="preserve">c </w:t>
              </w:r>
              <w:r w:rsidRPr="00E61E86">
                <w:rPr>
                  <w:rFonts w:ascii="Century Gothic" w:hAnsi="Century Gothic" w:cs="Century Gothic"/>
                  <w:sz w:val="18"/>
                  <w:szCs w:val="18"/>
                  <w:lang w:val="en-US" w:eastAsia="ja-JP"/>
                </w:rPr>
                <w:t>đ</w:t>
              </w:r>
              <w:r w:rsidRPr="00E61E86">
                <w:rPr>
                  <w:rFonts w:ascii="Calibri" w:hAnsi="Calibri" w:cs="Calibri"/>
                  <w:sz w:val="18"/>
                  <w:szCs w:val="18"/>
                  <w:lang w:val="en-US" w:eastAsia="ja-JP"/>
                </w:rPr>
                <w:t>ộ</w:t>
              </w:r>
              <w:r w:rsidRPr="00E61E86">
                <w:rPr>
                  <w:rFonts w:ascii="Century Gothic" w:hAnsi="Century Gothic"/>
                  <w:sz w:val="18"/>
                  <w:szCs w:val="18"/>
                  <w:lang w:val="en-US" w:eastAsia="ja-JP"/>
                </w:rPr>
                <w:t>ng:</w:t>
              </w:r>
            </w:ins>
          </w:p>
          <w:p w14:paraId="0246820C" w14:textId="77777777" w:rsidR="009A1469" w:rsidRPr="00E61E86" w:rsidRDefault="009A1469" w:rsidP="009A1469">
            <w:pPr>
              <w:widowControl/>
              <w:overflowPunct/>
              <w:autoSpaceDE/>
              <w:autoSpaceDN/>
              <w:adjustRightInd/>
              <w:spacing w:line="264" w:lineRule="atLeast"/>
              <w:textAlignment w:val="auto"/>
              <w:rPr>
                <w:ins w:id="4149" w:author="Can Hong NGOC" w:date="2020-08-31T11:22:00Z"/>
                <w:sz w:val="24"/>
                <w:szCs w:val="24"/>
                <w:lang w:val="en-US" w:eastAsia="ja-JP"/>
              </w:rPr>
            </w:pPr>
            <w:ins w:id="4150" w:author="Can Hong NGOC" w:date="2020-08-31T11:22:00Z">
              <w:r w:rsidRPr="00E61E86">
                <w:rPr>
                  <w:rFonts w:ascii="Century Gothic" w:hAnsi="Century Gothic"/>
                  <w:sz w:val="18"/>
                  <w:szCs w:val="18"/>
                  <w:lang w:val="en-US" w:eastAsia="ja-JP"/>
                </w:rPr>
                <w:t> </w:t>
              </w:r>
            </w:ins>
          </w:p>
        </w:tc>
      </w:tr>
      <w:tr w:rsidR="009A1469" w:rsidRPr="00E61E86" w14:paraId="302A5B3A" w14:textId="77777777" w:rsidTr="006046A0">
        <w:trPr>
          <w:trHeight w:val="182"/>
          <w:ins w:id="4151" w:author="Can Hong NGOC" w:date="2020-08-31T11:22:00Z"/>
          <w:trPrChange w:id="4152" w:author="Can Hong NGOC" w:date="2020-08-31T11:32:00Z">
            <w:trPr>
              <w:trHeight w:val="288"/>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153" w:author="Can Hong NGOC" w:date="2020-08-31T11:32:00Z">
              <w:tcPr>
                <w:tcW w:w="0" w:type="auto"/>
                <w:gridSpan w:val="1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14:paraId="6A28895B" w14:textId="77777777" w:rsidR="009A1469" w:rsidRPr="0046384D" w:rsidRDefault="009A1469" w:rsidP="009A1469">
            <w:pPr>
              <w:widowControl/>
              <w:overflowPunct/>
              <w:autoSpaceDE/>
              <w:autoSpaceDN/>
              <w:adjustRightInd/>
              <w:spacing w:line="264" w:lineRule="atLeast"/>
              <w:textAlignment w:val="auto"/>
              <w:rPr>
                <w:ins w:id="4154" w:author="Can Hong NGOC" w:date="2020-08-31T11:22:00Z"/>
                <w:sz w:val="24"/>
                <w:szCs w:val="24"/>
                <w:lang w:eastAsia="ja-JP"/>
              </w:rPr>
            </w:pPr>
            <w:ins w:id="4155" w:author="Can Hong NGOC" w:date="2020-08-31T11:22:00Z">
              <w:r w:rsidRPr="0046384D">
                <w:rPr>
                  <w:rFonts w:ascii="Verdana" w:hAnsi="Verdana"/>
                  <w:lang w:eastAsia="ja-JP"/>
                </w:rPr>
                <w:t>Mục III. Chữ ký Phê duyệt Cuối cùng và Nguồn vốn</w:t>
              </w:r>
            </w:ins>
          </w:p>
        </w:tc>
      </w:tr>
      <w:tr w:rsidR="006046A0" w:rsidRPr="00E61E86" w14:paraId="4DD5ADBD" w14:textId="77777777" w:rsidTr="006046A0">
        <w:trPr>
          <w:trHeight w:val="122"/>
          <w:ins w:id="4156" w:author="Can Hong NGOC" w:date="2020-08-31T11:22:00Z"/>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3FA7A83" w14:textId="77777777" w:rsidR="009A1469" w:rsidRPr="00E61E86" w:rsidRDefault="009A1469" w:rsidP="009A1469">
            <w:pPr>
              <w:widowControl/>
              <w:overflowPunct/>
              <w:autoSpaceDE/>
              <w:autoSpaceDN/>
              <w:adjustRightInd/>
              <w:spacing w:line="240" w:lineRule="atLeast"/>
              <w:textAlignment w:val="auto"/>
              <w:rPr>
                <w:ins w:id="4157" w:author="Can Hong NGOC" w:date="2020-08-31T11:22:00Z"/>
                <w:sz w:val="24"/>
                <w:szCs w:val="24"/>
                <w:lang w:val="en-US" w:eastAsia="ja-JP"/>
              </w:rPr>
            </w:pPr>
            <w:ins w:id="4158" w:author="Can Hong NGOC" w:date="2020-08-31T11:22:00Z">
              <w:r w:rsidRPr="00E61E86">
                <w:rPr>
                  <w:rFonts w:ascii="Verdana" w:hAnsi="Verdana"/>
                  <w:lang w:val="en-US" w:eastAsia="ja-JP"/>
                </w:rPr>
                <w:t>Phê duyệt (Kiểm tra một):</w:t>
              </w:r>
            </w:ins>
          </w:p>
        </w:tc>
        <w:tc>
          <w:tcPr>
            <w:tcW w:w="8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3AE782" w14:textId="77777777" w:rsidR="009A1469" w:rsidRPr="00E61E86" w:rsidRDefault="009A1469" w:rsidP="009A1469">
            <w:pPr>
              <w:widowControl/>
              <w:overflowPunct/>
              <w:autoSpaceDE/>
              <w:autoSpaceDN/>
              <w:adjustRightInd/>
              <w:spacing w:line="240" w:lineRule="atLeast"/>
              <w:textAlignment w:val="auto"/>
              <w:rPr>
                <w:ins w:id="4159" w:author="Can Hong NGOC" w:date="2020-08-31T11:22:00Z"/>
                <w:sz w:val="24"/>
                <w:szCs w:val="24"/>
                <w:lang w:val="en-US" w:eastAsia="ja-JP"/>
              </w:rPr>
            </w:pPr>
            <w:ins w:id="4160" w:author="Can Hong NGOC" w:date="2020-08-31T11:22:00Z">
              <w:r w:rsidRPr="00E61E86">
                <w:rPr>
                  <w:rFonts w:ascii="Verdana" w:hAnsi="Verdana"/>
                  <w:lang w:val="en-US" w:eastAsia="ja-JP"/>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D019A1" w14:textId="77777777" w:rsidR="009A1469" w:rsidRPr="00E61E86" w:rsidRDefault="009A1469" w:rsidP="009A1469">
            <w:pPr>
              <w:widowControl/>
              <w:overflowPunct/>
              <w:autoSpaceDE/>
              <w:autoSpaceDN/>
              <w:adjustRightInd/>
              <w:spacing w:line="240" w:lineRule="atLeast"/>
              <w:textAlignment w:val="auto"/>
              <w:rPr>
                <w:ins w:id="4161" w:author="Can Hong NGOC" w:date="2020-08-31T11:22:00Z"/>
                <w:sz w:val="24"/>
                <w:szCs w:val="24"/>
                <w:lang w:val="en-US" w:eastAsia="ja-JP"/>
              </w:rPr>
            </w:pPr>
            <w:ins w:id="4162" w:author="Can Hong NGOC" w:date="2020-08-31T11:22:00Z">
              <w:r w:rsidRPr="00E61E86">
                <w:rPr>
                  <w:rFonts w:ascii="Verdana" w:hAnsi="Verdana"/>
                  <w:lang w:val="en-US" w:eastAsia="ja-JP"/>
                </w:rPr>
                <w:t>Tán thành</w:t>
              </w:r>
            </w:ins>
          </w:p>
        </w:tc>
        <w:tc>
          <w:tcPr>
            <w:tcW w:w="73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3740030" w14:textId="77777777" w:rsidR="009A1469" w:rsidRPr="00E61E86" w:rsidRDefault="009A1469" w:rsidP="009A1469">
            <w:pPr>
              <w:widowControl/>
              <w:overflowPunct/>
              <w:autoSpaceDE/>
              <w:autoSpaceDN/>
              <w:adjustRightInd/>
              <w:spacing w:line="240" w:lineRule="atLeast"/>
              <w:textAlignment w:val="auto"/>
              <w:rPr>
                <w:ins w:id="4163" w:author="Can Hong NGOC" w:date="2020-08-31T11:22:00Z"/>
                <w:sz w:val="24"/>
                <w:szCs w:val="24"/>
                <w:lang w:val="en-US" w:eastAsia="ja-JP"/>
              </w:rPr>
            </w:pPr>
            <w:ins w:id="4164" w:author="Can Hong NGOC" w:date="2020-08-31T11:22:00Z">
              <w:r w:rsidRPr="00E61E86">
                <w:rPr>
                  <w:rFonts w:ascii="Verdana" w:hAnsi="Verdana"/>
                  <w:lang w:val="en-US" w:eastAsia="ja-JP"/>
                </w:rPr>
                <w:t> </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83550" w14:textId="77777777" w:rsidR="009A1469" w:rsidRPr="00E61E86" w:rsidRDefault="009A1469" w:rsidP="009A1469">
            <w:pPr>
              <w:widowControl/>
              <w:overflowPunct/>
              <w:autoSpaceDE/>
              <w:autoSpaceDN/>
              <w:adjustRightInd/>
              <w:spacing w:line="240" w:lineRule="atLeast"/>
              <w:textAlignment w:val="auto"/>
              <w:rPr>
                <w:ins w:id="4165" w:author="Can Hong NGOC" w:date="2020-08-31T11:22:00Z"/>
                <w:sz w:val="24"/>
                <w:szCs w:val="24"/>
                <w:lang w:val="en-US" w:eastAsia="ja-JP"/>
              </w:rPr>
            </w:pPr>
            <w:ins w:id="4166" w:author="Can Hong NGOC" w:date="2020-08-31T11:22:00Z">
              <w:r w:rsidRPr="00E61E86">
                <w:rPr>
                  <w:rFonts w:ascii="Verdana" w:hAnsi="Verdana"/>
                  <w:lang w:val="en-US" w:eastAsia="ja-JP"/>
                </w:rPr>
                <w:t>Không được chấp thuận</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620BEA" w14:textId="77777777" w:rsidR="009A1469" w:rsidRPr="00E61E86" w:rsidRDefault="009A1469" w:rsidP="009A1469">
            <w:pPr>
              <w:widowControl/>
              <w:overflowPunct/>
              <w:autoSpaceDE/>
              <w:autoSpaceDN/>
              <w:adjustRightInd/>
              <w:spacing w:line="240" w:lineRule="atLeast"/>
              <w:textAlignment w:val="auto"/>
              <w:rPr>
                <w:ins w:id="4167" w:author="Can Hong NGOC" w:date="2020-08-31T11:22:00Z"/>
                <w:sz w:val="24"/>
                <w:szCs w:val="24"/>
                <w:lang w:val="en-US" w:eastAsia="ja-JP"/>
              </w:rPr>
            </w:pPr>
            <w:ins w:id="4168" w:author="Can Hong NGOC" w:date="2020-08-31T11:22:00Z">
              <w:r w:rsidRPr="00E61E86">
                <w:rPr>
                  <w:rFonts w:ascii="Verdana" w:hAnsi="Verdana"/>
                  <w:lang w:val="en-US" w:eastAsia="ja-JP"/>
                </w:rPr>
                <w:t> </w:t>
              </w:r>
            </w:ins>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6FDF48" w14:textId="77777777" w:rsidR="009A1469" w:rsidRPr="00E61E86" w:rsidRDefault="009A1469" w:rsidP="009A1469">
            <w:pPr>
              <w:widowControl/>
              <w:overflowPunct/>
              <w:autoSpaceDE/>
              <w:autoSpaceDN/>
              <w:adjustRightInd/>
              <w:spacing w:line="240" w:lineRule="atLeast"/>
              <w:textAlignment w:val="auto"/>
              <w:rPr>
                <w:ins w:id="4169" w:author="Can Hong NGOC" w:date="2020-08-31T11:22:00Z"/>
                <w:sz w:val="24"/>
                <w:szCs w:val="24"/>
                <w:lang w:val="en-US" w:eastAsia="ja-JP"/>
              </w:rPr>
            </w:pPr>
            <w:ins w:id="4170" w:author="Can Hong NGOC" w:date="2020-08-31T11:22:00Z">
              <w:r w:rsidRPr="00E61E86">
                <w:rPr>
                  <w:rFonts w:ascii="Verdana" w:hAnsi="Verdana"/>
                  <w:lang w:val="en-US" w:eastAsia="ja-JP"/>
                </w:rPr>
                <w:t>Trì hoãn cho đến khi:</w:t>
              </w:r>
            </w:ins>
          </w:p>
        </w:tc>
      </w:tr>
      <w:tr w:rsidR="00E61E86" w:rsidRPr="00E61E86" w14:paraId="071058AA" w14:textId="77777777" w:rsidTr="006046A0">
        <w:trPr>
          <w:trHeight w:val="222"/>
          <w:ins w:id="4171" w:author="Can Hong NGOC" w:date="2020-08-31T11:22:00Z"/>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770AAC" w14:textId="77777777" w:rsidR="009A1469" w:rsidRPr="0046384D" w:rsidRDefault="009A1469" w:rsidP="009A1469">
            <w:pPr>
              <w:widowControl/>
              <w:overflowPunct/>
              <w:autoSpaceDE/>
              <w:autoSpaceDN/>
              <w:adjustRightInd/>
              <w:spacing w:line="240" w:lineRule="atLeast"/>
              <w:textAlignment w:val="auto"/>
              <w:rPr>
                <w:ins w:id="4172" w:author="Can Hong NGOC" w:date="2020-08-31T11:22:00Z"/>
                <w:sz w:val="24"/>
                <w:szCs w:val="24"/>
                <w:lang w:eastAsia="ja-JP"/>
              </w:rPr>
            </w:pPr>
            <w:ins w:id="4173" w:author="Can Hong NGOC" w:date="2020-08-31T11:22:00Z">
              <w:r w:rsidRPr="0046384D">
                <w:rPr>
                  <w:rFonts w:ascii="Verdana" w:hAnsi="Verdana"/>
                  <w:lang w:eastAsia="ja-JP"/>
                </w:rPr>
                <w:t>Tên được Ủy quyền của Khách hàng Đầu tiên (Bản in):</w:t>
              </w:r>
            </w:ins>
          </w:p>
          <w:p w14:paraId="06E12841" w14:textId="77777777" w:rsidR="009A1469" w:rsidRPr="0046384D" w:rsidRDefault="009A1469" w:rsidP="009A1469">
            <w:pPr>
              <w:widowControl/>
              <w:overflowPunct/>
              <w:autoSpaceDE/>
              <w:autoSpaceDN/>
              <w:adjustRightInd/>
              <w:spacing w:line="240" w:lineRule="atLeast"/>
              <w:textAlignment w:val="auto"/>
              <w:rPr>
                <w:ins w:id="4174" w:author="Can Hong NGOC" w:date="2020-08-31T11:22:00Z"/>
                <w:sz w:val="24"/>
                <w:szCs w:val="24"/>
                <w:lang w:eastAsia="ja-JP"/>
              </w:rPr>
            </w:pPr>
            <w:ins w:id="4175" w:author="Can Hong NGOC" w:date="2020-08-31T11:22:00Z">
              <w:r w:rsidRPr="0046384D">
                <w:rPr>
                  <w:rFonts w:ascii="Verdana" w:hAnsi="Verdana"/>
                  <w:lang w:eastAsia="ja-JP"/>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D1E8D5" w14:textId="77777777" w:rsidR="009A1469" w:rsidRPr="00E61E86" w:rsidRDefault="009A1469" w:rsidP="009A1469">
            <w:pPr>
              <w:widowControl/>
              <w:overflowPunct/>
              <w:autoSpaceDE/>
              <w:autoSpaceDN/>
              <w:adjustRightInd/>
              <w:spacing w:line="240" w:lineRule="atLeast"/>
              <w:textAlignment w:val="auto"/>
              <w:rPr>
                <w:ins w:id="4176" w:author="Can Hong NGOC" w:date="2020-08-31T11:22:00Z"/>
                <w:sz w:val="24"/>
                <w:szCs w:val="24"/>
                <w:lang w:val="en-US" w:eastAsia="ja-JP"/>
              </w:rPr>
            </w:pPr>
            <w:ins w:id="4177" w:author="Can Hong NGOC" w:date="2020-08-31T11:22:00Z">
              <w:r w:rsidRPr="00E61E86">
                <w:rPr>
                  <w:rFonts w:ascii="Verdana" w:hAnsi="Verdana"/>
                  <w:lang w:val="en-US" w:eastAsia="ja-JP"/>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DDF517" w14:textId="77777777" w:rsidR="009A1469" w:rsidRPr="00E61E86" w:rsidRDefault="009A1469" w:rsidP="009A1469">
            <w:pPr>
              <w:widowControl/>
              <w:overflowPunct/>
              <w:autoSpaceDE/>
              <w:autoSpaceDN/>
              <w:adjustRightInd/>
              <w:spacing w:line="240" w:lineRule="atLeast"/>
              <w:textAlignment w:val="auto"/>
              <w:rPr>
                <w:ins w:id="4178" w:author="Can Hong NGOC" w:date="2020-08-31T11:22:00Z"/>
                <w:sz w:val="24"/>
                <w:szCs w:val="24"/>
                <w:lang w:val="en-US" w:eastAsia="ja-JP"/>
              </w:rPr>
            </w:pPr>
            <w:ins w:id="4179" w:author="Can Hong NGOC" w:date="2020-08-31T11:22:00Z">
              <w:r w:rsidRPr="00E61E86">
                <w:rPr>
                  <w:rFonts w:ascii="Verdana" w:hAnsi="Verdana"/>
                  <w:lang w:val="en-US" w:eastAsia="ja-JP"/>
                </w:rPr>
                <w:t>Ngày:</w:t>
              </w:r>
            </w:ins>
          </w:p>
        </w:tc>
      </w:tr>
      <w:tr w:rsidR="00E61E86" w:rsidRPr="00E61E86" w14:paraId="4F3E20FB" w14:textId="77777777" w:rsidTr="006046A0">
        <w:trPr>
          <w:trHeight w:val="394"/>
          <w:ins w:id="4180" w:author="Can Hong NGOC" w:date="2020-08-31T11:22:00Z"/>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26150D" w14:textId="77777777" w:rsidR="009A1469" w:rsidRPr="0046384D" w:rsidRDefault="009A1469" w:rsidP="009A1469">
            <w:pPr>
              <w:widowControl/>
              <w:overflowPunct/>
              <w:autoSpaceDE/>
              <w:autoSpaceDN/>
              <w:adjustRightInd/>
              <w:spacing w:line="240" w:lineRule="atLeast"/>
              <w:textAlignment w:val="auto"/>
              <w:rPr>
                <w:ins w:id="4181" w:author="Can Hong NGOC" w:date="2020-08-31T11:22:00Z"/>
                <w:sz w:val="24"/>
                <w:szCs w:val="24"/>
                <w:lang w:eastAsia="ja-JP"/>
              </w:rPr>
            </w:pPr>
            <w:ins w:id="4182" w:author="Can Hong NGOC" w:date="2020-08-31T11:22:00Z">
              <w:r w:rsidRPr="0046384D">
                <w:rPr>
                  <w:rFonts w:ascii="Verdana" w:hAnsi="Verdana"/>
                  <w:lang w:eastAsia="ja-JP"/>
                </w:rPr>
                <w:t>Tên được Ủy quyền của Khách hàng Thứ hai (Bản in):</w:t>
              </w:r>
            </w:ins>
          </w:p>
          <w:p w14:paraId="65025C67" w14:textId="77777777" w:rsidR="009A1469" w:rsidRPr="0046384D" w:rsidRDefault="009A1469" w:rsidP="009A1469">
            <w:pPr>
              <w:widowControl/>
              <w:overflowPunct/>
              <w:autoSpaceDE/>
              <w:autoSpaceDN/>
              <w:adjustRightInd/>
              <w:spacing w:line="240" w:lineRule="atLeast"/>
              <w:textAlignment w:val="auto"/>
              <w:rPr>
                <w:ins w:id="4183" w:author="Can Hong NGOC" w:date="2020-08-31T11:22:00Z"/>
                <w:sz w:val="24"/>
                <w:szCs w:val="24"/>
                <w:lang w:eastAsia="ja-JP"/>
              </w:rPr>
            </w:pPr>
            <w:ins w:id="4184" w:author="Can Hong NGOC" w:date="2020-08-31T11:22:00Z">
              <w:r w:rsidRPr="0046384D">
                <w:rPr>
                  <w:rFonts w:ascii="Verdana" w:hAnsi="Verdana"/>
                  <w:lang w:eastAsia="ja-JP"/>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9FBC9A" w14:textId="77777777" w:rsidR="009A1469" w:rsidRPr="00E61E86" w:rsidRDefault="009A1469" w:rsidP="009A1469">
            <w:pPr>
              <w:widowControl/>
              <w:overflowPunct/>
              <w:autoSpaceDE/>
              <w:autoSpaceDN/>
              <w:adjustRightInd/>
              <w:spacing w:line="240" w:lineRule="atLeast"/>
              <w:textAlignment w:val="auto"/>
              <w:rPr>
                <w:ins w:id="4185" w:author="Can Hong NGOC" w:date="2020-08-31T11:22:00Z"/>
                <w:sz w:val="24"/>
                <w:szCs w:val="24"/>
                <w:lang w:val="en-US" w:eastAsia="ja-JP"/>
              </w:rPr>
            </w:pPr>
            <w:ins w:id="4186" w:author="Can Hong NGOC" w:date="2020-08-31T11:22:00Z">
              <w:r w:rsidRPr="00E61E86">
                <w:rPr>
                  <w:rFonts w:ascii="Verdana" w:hAnsi="Verdana"/>
                  <w:lang w:val="en-US" w:eastAsia="ja-JP"/>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91329F9" w14:textId="77777777" w:rsidR="009A1469" w:rsidRPr="00E61E86" w:rsidRDefault="009A1469" w:rsidP="009A1469">
            <w:pPr>
              <w:widowControl/>
              <w:overflowPunct/>
              <w:autoSpaceDE/>
              <w:autoSpaceDN/>
              <w:adjustRightInd/>
              <w:spacing w:line="240" w:lineRule="atLeast"/>
              <w:textAlignment w:val="auto"/>
              <w:rPr>
                <w:ins w:id="4187" w:author="Can Hong NGOC" w:date="2020-08-31T11:22:00Z"/>
                <w:sz w:val="24"/>
                <w:szCs w:val="24"/>
                <w:lang w:val="en-US" w:eastAsia="ja-JP"/>
              </w:rPr>
            </w:pPr>
            <w:ins w:id="4188" w:author="Can Hong NGOC" w:date="2020-08-31T11:22:00Z">
              <w:r w:rsidRPr="00E61E86">
                <w:rPr>
                  <w:rFonts w:ascii="Verdana" w:hAnsi="Verdana"/>
                  <w:lang w:val="en-US" w:eastAsia="ja-JP"/>
                </w:rPr>
                <w:t>Ngày:</w:t>
              </w:r>
            </w:ins>
          </w:p>
        </w:tc>
      </w:tr>
      <w:tr w:rsidR="00E61E86" w:rsidRPr="00E61E86" w14:paraId="4EED6B1E" w14:textId="77777777" w:rsidTr="006046A0">
        <w:trPr>
          <w:trHeight w:val="394"/>
          <w:ins w:id="4189" w:author="Can Hong NGOC" w:date="2020-08-31T11:22:00Z"/>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D8409C3" w14:textId="77777777" w:rsidR="009A1469" w:rsidRPr="0046384D" w:rsidRDefault="009A1469" w:rsidP="009A1469">
            <w:pPr>
              <w:widowControl/>
              <w:overflowPunct/>
              <w:autoSpaceDE/>
              <w:autoSpaceDN/>
              <w:adjustRightInd/>
              <w:spacing w:line="240" w:lineRule="atLeast"/>
              <w:textAlignment w:val="auto"/>
              <w:rPr>
                <w:ins w:id="4190" w:author="Can Hong NGOC" w:date="2020-08-31T11:22:00Z"/>
                <w:sz w:val="24"/>
                <w:szCs w:val="24"/>
                <w:lang w:eastAsia="ja-JP"/>
              </w:rPr>
            </w:pPr>
            <w:ins w:id="4191" w:author="Can Hong NGOC" w:date="2020-08-31T11:22:00Z">
              <w:r w:rsidRPr="0046384D">
                <w:rPr>
                  <w:rFonts w:ascii="Verdana" w:hAnsi="Verdana"/>
                  <w:lang w:eastAsia="ja-JP"/>
                </w:rPr>
                <w:t>2. Tên được ủy quyền của nhà cung cấp (Bản in):</w:t>
              </w:r>
            </w:ins>
          </w:p>
          <w:p w14:paraId="6D7749BD" w14:textId="77777777" w:rsidR="009A1469" w:rsidRPr="0046384D" w:rsidRDefault="009A1469" w:rsidP="009A1469">
            <w:pPr>
              <w:widowControl/>
              <w:overflowPunct/>
              <w:autoSpaceDE/>
              <w:autoSpaceDN/>
              <w:adjustRightInd/>
              <w:spacing w:line="240" w:lineRule="atLeast"/>
              <w:textAlignment w:val="auto"/>
              <w:rPr>
                <w:ins w:id="4192" w:author="Can Hong NGOC" w:date="2020-08-31T11:22:00Z"/>
                <w:sz w:val="24"/>
                <w:szCs w:val="24"/>
                <w:lang w:eastAsia="ja-JP"/>
              </w:rPr>
            </w:pPr>
            <w:ins w:id="4193" w:author="Can Hong NGOC" w:date="2020-08-31T11:22:00Z">
              <w:r w:rsidRPr="0046384D">
                <w:rPr>
                  <w:rFonts w:ascii="Verdana" w:hAnsi="Verdana"/>
                  <w:lang w:eastAsia="ja-JP"/>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54D7F1" w14:textId="77777777" w:rsidR="009A1469" w:rsidRPr="00E61E86" w:rsidRDefault="009A1469" w:rsidP="009A1469">
            <w:pPr>
              <w:widowControl/>
              <w:overflowPunct/>
              <w:autoSpaceDE/>
              <w:autoSpaceDN/>
              <w:adjustRightInd/>
              <w:spacing w:line="240" w:lineRule="atLeast"/>
              <w:textAlignment w:val="auto"/>
              <w:rPr>
                <w:ins w:id="4194" w:author="Can Hong NGOC" w:date="2020-08-31T11:22:00Z"/>
                <w:sz w:val="24"/>
                <w:szCs w:val="24"/>
                <w:lang w:val="en-US" w:eastAsia="ja-JP"/>
              </w:rPr>
            </w:pPr>
            <w:ins w:id="4195" w:author="Can Hong NGOC" w:date="2020-08-31T11:22:00Z">
              <w:r w:rsidRPr="00E61E86">
                <w:rPr>
                  <w:rFonts w:ascii="Verdana" w:hAnsi="Verdana"/>
                  <w:lang w:val="en-US" w:eastAsia="ja-JP"/>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ECEAD5" w14:textId="77777777" w:rsidR="009A1469" w:rsidRPr="00E61E86" w:rsidRDefault="009A1469" w:rsidP="009A1469">
            <w:pPr>
              <w:widowControl/>
              <w:overflowPunct/>
              <w:autoSpaceDE/>
              <w:autoSpaceDN/>
              <w:adjustRightInd/>
              <w:spacing w:line="240" w:lineRule="atLeast"/>
              <w:textAlignment w:val="auto"/>
              <w:rPr>
                <w:ins w:id="4196" w:author="Can Hong NGOC" w:date="2020-08-31T11:22:00Z"/>
                <w:sz w:val="24"/>
                <w:szCs w:val="24"/>
                <w:lang w:val="en-US" w:eastAsia="ja-JP"/>
              </w:rPr>
            </w:pPr>
            <w:ins w:id="4197" w:author="Can Hong NGOC" w:date="2020-08-31T11:22:00Z">
              <w:r w:rsidRPr="00E61E86">
                <w:rPr>
                  <w:rFonts w:ascii="Verdana" w:hAnsi="Verdana"/>
                  <w:lang w:val="en-US" w:eastAsia="ja-JP"/>
                </w:rPr>
                <w:t>Ngày:</w:t>
              </w:r>
            </w:ins>
          </w:p>
          <w:p w14:paraId="3CF99C49" w14:textId="77777777" w:rsidR="009A1469" w:rsidRPr="00E61E86" w:rsidRDefault="009A1469" w:rsidP="009A1469">
            <w:pPr>
              <w:widowControl/>
              <w:overflowPunct/>
              <w:autoSpaceDE/>
              <w:autoSpaceDN/>
              <w:adjustRightInd/>
              <w:spacing w:line="240" w:lineRule="atLeast"/>
              <w:textAlignment w:val="auto"/>
              <w:rPr>
                <w:ins w:id="4198" w:author="Can Hong NGOC" w:date="2020-08-31T11:22:00Z"/>
                <w:sz w:val="24"/>
                <w:szCs w:val="24"/>
                <w:lang w:val="en-US" w:eastAsia="ja-JP"/>
              </w:rPr>
            </w:pPr>
            <w:ins w:id="4199" w:author="Can Hong NGOC" w:date="2020-08-31T11:22:00Z">
              <w:r w:rsidRPr="00E61E86">
                <w:rPr>
                  <w:rFonts w:ascii="Verdana" w:hAnsi="Verdana"/>
                  <w:lang w:val="en-US" w:eastAsia="ja-JP"/>
                </w:rPr>
                <w:t> </w:t>
              </w:r>
            </w:ins>
          </w:p>
        </w:tc>
      </w:tr>
    </w:tbl>
    <w:p w14:paraId="05334C7F" w14:textId="77777777" w:rsidR="009A1469" w:rsidRPr="009A1469" w:rsidRDefault="009A1469" w:rsidP="009A1469">
      <w:pPr>
        <w:widowControl/>
        <w:overflowPunct/>
        <w:autoSpaceDE/>
        <w:autoSpaceDN/>
        <w:adjustRightInd/>
        <w:textAlignment w:val="auto"/>
        <w:rPr>
          <w:ins w:id="4200" w:author="Can Hong NGOC" w:date="2020-08-31T11:22:00Z"/>
          <w:color w:val="000000"/>
          <w:sz w:val="27"/>
          <w:szCs w:val="27"/>
          <w:lang w:val="en-US" w:eastAsia="ja-JP"/>
        </w:rPr>
      </w:pPr>
      <w:ins w:id="4201" w:author="Can Hong NGOC" w:date="2020-08-31T11:22:00Z">
        <w:r w:rsidRPr="009A1469">
          <w:rPr>
            <w:rFonts w:ascii="Arial" w:hAnsi="Arial" w:cs="Arial"/>
            <w:color w:val="000000"/>
            <w:lang w:val="en-US" w:eastAsia="ja-JP"/>
          </w:rPr>
          <w:t> </w:t>
        </w:r>
      </w:ins>
    </w:p>
    <w:p w14:paraId="1C0A5B83" w14:textId="77777777" w:rsidR="009A1469" w:rsidRPr="009A1469" w:rsidRDefault="009A1469" w:rsidP="009A1469">
      <w:pPr>
        <w:widowControl/>
        <w:overflowPunct/>
        <w:autoSpaceDE/>
        <w:autoSpaceDN/>
        <w:adjustRightInd/>
        <w:textAlignment w:val="auto"/>
        <w:rPr>
          <w:ins w:id="4202" w:author="Can Hong NGOC" w:date="2020-08-31T11:22:00Z"/>
          <w:color w:val="000000"/>
          <w:sz w:val="27"/>
          <w:szCs w:val="27"/>
          <w:lang w:val="en-US" w:eastAsia="ja-JP"/>
        </w:rPr>
      </w:pPr>
      <w:ins w:id="4203" w:author="Can Hong NGOC" w:date="2020-08-31T11:22:00Z">
        <w:r w:rsidRPr="009A1469">
          <w:rPr>
            <w:rFonts w:ascii="Franklin Gothic Book" w:hAnsi="Franklin Gothic Book"/>
            <w:i/>
            <w:iCs/>
            <w:color w:val="000000"/>
            <w:sz w:val="18"/>
            <w:szCs w:val="18"/>
            <w:lang w:val="en-US" w:eastAsia="ja-JP"/>
          </w:rPr>
          <w:t> </w:t>
        </w:r>
      </w:ins>
    </w:p>
    <w:p w14:paraId="181DCC6F" w14:textId="77777777" w:rsidR="00572725" w:rsidRPr="000C2BEA" w:rsidRDefault="00572725" w:rsidP="00E61E86">
      <w:pPr>
        <w:rPr>
          <w:rFonts w:ascii="Arial" w:hAnsi="Arial" w:cs="Arial"/>
          <w:lang w:val="en-US"/>
        </w:rPr>
      </w:pPr>
    </w:p>
    <w:sectPr w:rsidR="00572725" w:rsidRPr="000C2BEA" w:rsidSect="00AE3FEF">
      <w:pgSz w:w="16840" w:h="11907" w:orient="landscape" w:code="9"/>
      <w:pgMar w:top="851" w:right="1134" w:bottom="1418" w:left="1134" w:header="737" w:footer="397" w:gutter="0"/>
      <w:paperSrc w:first="4" w:other="4"/>
      <w:cols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7DFBA" w14:textId="77777777" w:rsidR="00522D09" w:rsidRDefault="00522D09">
      <w:r>
        <w:separator/>
      </w:r>
    </w:p>
  </w:endnote>
  <w:endnote w:type="continuationSeparator" w:id="0">
    <w:p w14:paraId="16D95451" w14:textId="77777777" w:rsidR="00522D09" w:rsidRDefault="00522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eneva">
    <w:altName w:val="Arial"/>
    <w:charset w:val="00"/>
    <w:family w:val="swiss"/>
    <w:pitch w:val="variable"/>
    <w:sig w:usb0="E00002FF" w:usb1="5200205F" w:usb2="00A0C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nivers-Bold">
    <w:altName w:val="Univers 65 Bold"/>
    <w:panose1 w:val="00000000000000000000"/>
    <w:charset w:val="4D"/>
    <w:family w:val="auto"/>
    <w:notTrueType/>
    <w:pitch w:val="default"/>
    <w:sig w:usb0="03000000"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Univers 45 Light">
    <w:panose1 w:val="00000000000000000000"/>
    <w:charset w:val="00"/>
    <w:family w:val="swiss"/>
    <w:notTrueType/>
    <w:pitch w:val="variable"/>
    <w:sig w:usb0="00000003" w:usb1="00000000" w:usb2="00000000" w:usb3="00000000" w:csb0="0000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Franklin Gothic Book">
    <w:altName w:val="Arial"/>
    <w:charset w:val="00"/>
    <w:family w:val="swiss"/>
    <w:pitch w:val="variable"/>
    <w:sig w:usb0="00000001"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31EB1" w14:textId="77777777" w:rsidR="009A1469" w:rsidRPr="00EA7879" w:rsidRDefault="009A1469" w:rsidP="00EA7879">
    <w:pPr>
      <w:pStyle w:val="Footer"/>
      <w:pBdr>
        <w:top w:val="single" w:sz="4" w:space="1" w:color="auto"/>
      </w:pBdr>
      <w:rPr>
        <w:rFonts w:ascii="Franklin Gothic Book" w:hAnsi="Franklin Gothic Book"/>
        <w:i/>
        <w:sz w:val="18"/>
        <w:szCs w:val="18"/>
      </w:rPr>
    </w:pPr>
  </w:p>
  <w:p w14:paraId="086D398E" w14:textId="2C8D6894" w:rsidR="009A1469" w:rsidRPr="00EA7879" w:rsidRDefault="009A1469"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D128DC">
      <w:rPr>
        <w:rStyle w:val="PageNumber"/>
        <w:rFonts w:ascii="Franklin Gothic Book" w:hAnsi="Franklin Gothic Book"/>
        <w:i/>
        <w:noProof/>
        <w:sz w:val="18"/>
        <w:szCs w:val="18"/>
        <w:lang w:val="en-GB"/>
      </w:rPr>
      <w:t>1</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D128DC">
      <w:rPr>
        <w:rStyle w:val="PageNumber"/>
        <w:rFonts w:ascii="Franklin Gothic Book" w:hAnsi="Franklin Gothic Book"/>
        <w:i/>
        <w:noProof/>
        <w:sz w:val="18"/>
        <w:szCs w:val="18"/>
        <w:lang w:val="en-GB"/>
      </w:rPr>
      <w:t>2</w:t>
    </w:r>
    <w:r w:rsidRPr="00EA7879">
      <w:rPr>
        <w:rStyle w:val="PageNumber"/>
        <w:rFonts w:ascii="Franklin Gothic Book" w:hAnsi="Franklin Gothic Book"/>
        <w:i/>
        <w:sz w:val="18"/>
        <w:szCs w:val="18"/>
      </w:rPr>
      <w:fldChar w:fldCharType="end"/>
    </w:r>
  </w:p>
  <w:p w14:paraId="6145BA7A" w14:textId="77777777" w:rsidR="009A1469" w:rsidRDefault="009A1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53575" w14:textId="77777777" w:rsidR="009A1469" w:rsidRPr="00EA7879" w:rsidRDefault="009A1469" w:rsidP="00EA7879">
    <w:pPr>
      <w:pStyle w:val="Footer"/>
      <w:pBdr>
        <w:top w:val="single" w:sz="4" w:space="1" w:color="auto"/>
      </w:pBdr>
      <w:rPr>
        <w:rFonts w:ascii="Franklin Gothic Book" w:hAnsi="Franklin Gothic Book"/>
        <w:i/>
        <w:sz w:val="18"/>
        <w:szCs w:val="18"/>
      </w:rPr>
    </w:pPr>
  </w:p>
  <w:p w14:paraId="5E50AB22" w14:textId="01ABDB5D" w:rsidR="009A1469" w:rsidRPr="00EA7879" w:rsidRDefault="009A1469"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D128DC">
      <w:rPr>
        <w:rStyle w:val="PageNumber"/>
        <w:rFonts w:ascii="Franklin Gothic Book" w:hAnsi="Franklin Gothic Book"/>
        <w:i/>
        <w:noProof/>
        <w:sz w:val="18"/>
        <w:szCs w:val="18"/>
        <w:lang w:val="en-GB"/>
      </w:rPr>
      <w:t>1</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D128DC">
      <w:rPr>
        <w:rStyle w:val="PageNumber"/>
        <w:rFonts w:ascii="Franklin Gothic Book" w:hAnsi="Franklin Gothic Book"/>
        <w:i/>
        <w:noProof/>
        <w:sz w:val="18"/>
        <w:szCs w:val="18"/>
        <w:lang w:val="en-GB"/>
      </w:rPr>
      <w:t>18</w:t>
    </w:r>
    <w:r w:rsidRPr="00EA7879">
      <w:rPr>
        <w:rStyle w:val="PageNumber"/>
        <w:rFonts w:ascii="Franklin Gothic Book" w:hAnsi="Franklin Gothic Book"/>
        <w:i/>
        <w:sz w:val="18"/>
        <w:szCs w:val="18"/>
      </w:rPr>
      <w:fldChar w:fldCharType="end"/>
    </w:r>
  </w:p>
  <w:p w14:paraId="57C22B31" w14:textId="77777777" w:rsidR="009A1469" w:rsidRDefault="009A14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3183D" w14:textId="77777777" w:rsidR="009A1469" w:rsidRPr="00EA7879" w:rsidRDefault="009A1469">
    <w:pPr>
      <w:pStyle w:val="Footer"/>
      <w:pBdr>
        <w:top w:val="single" w:sz="4" w:space="1" w:color="auto"/>
      </w:pBdr>
      <w:rPr>
        <w:rFonts w:ascii="Franklin Gothic Book" w:hAnsi="Franklin Gothic Book"/>
        <w:i/>
        <w:sz w:val="18"/>
        <w:szCs w:val="18"/>
      </w:rPr>
    </w:pPr>
  </w:p>
  <w:p w14:paraId="55B5B819" w14:textId="158A3845" w:rsidR="009A1469" w:rsidRPr="00EA7879" w:rsidRDefault="009A1469"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D128DC">
      <w:rPr>
        <w:rStyle w:val="PageNumber"/>
        <w:rFonts w:ascii="Franklin Gothic Book" w:hAnsi="Franklin Gothic Book"/>
        <w:i/>
        <w:noProof/>
        <w:sz w:val="18"/>
        <w:szCs w:val="18"/>
        <w:lang w:val="en-GB"/>
      </w:rPr>
      <w:t>18</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D128DC">
      <w:rPr>
        <w:rStyle w:val="PageNumber"/>
        <w:rFonts w:ascii="Franklin Gothic Book" w:hAnsi="Franklin Gothic Book"/>
        <w:i/>
        <w:noProof/>
        <w:sz w:val="18"/>
        <w:szCs w:val="18"/>
        <w:lang w:val="en-GB"/>
      </w:rPr>
      <w:t>18</w:t>
    </w:r>
    <w:r w:rsidRPr="00EA7879">
      <w:rPr>
        <w:rStyle w:val="PageNumber"/>
        <w:rFonts w:ascii="Franklin Gothic Book" w:hAnsi="Franklin Gothic Book"/>
        <w:i/>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207D1" w14:textId="77777777" w:rsidR="009A1469" w:rsidRDefault="009A1469">
    <w:pPr>
      <w:pStyle w:val="Footer"/>
      <w:pBdr>
        <w:top w:val="single" w:sz="4" w:space="1" w:color="auto"/>
      </w:pBdr>
      <w:tabs>
        <w:tab w:val="clear" w:pos="9072"/>
        <w:tab w:val="right" w:pos="9639"/>
      </w:tabs>
      <w:rPr>
        <w:rFonts w:ascii="Arial" w:hAnsi="Arial"/>
        <w:sz w:val="16"/>
        <w:lang w:val="en-GB"/>
      </w:rPr>
    </w:pPr>
    <w:r>
      <w:rPr>
        <w:rFonts w:ascii="Arial" w:hAnsi="Arial"/>
        <w:sz w:val="16"/>
        <w:lang w:val="en-GB"/>
      </w:rPr>
      <w:t>Annexe A to the Services Agreement No._______ V1.0 rev [   ]</w:t>
    </w:r>
    <w:r>
      <w:rPr>
        <w:rFonts w:ascii="Arial" w:hAnsi="Arial"/>
        <w:sz w:val="16"/>
        <w:lang w:val="en-GB"/>
      </w:rPr>
      <w:tab/>
    </w:r>
    <w:r>
      <w:rPr>
        <w:rFonts w:ascii="Arial" w:hAnsi="Arial"/>
        <w:sz w:val="16"/>
        <w:lang w:val="en-GB"/>
      </w:rPr>
      <w:tab/>
      <w:t xml:space="preserve">Page </w:t>
    </w:r>
    <w:r>
      <w:rPr>
        <w:rStyle w:val="PageNumber"/>
        <w:rFonts w:ascii="Arial" w:hAnsi="Arial"/>
        <w:sz w:val="16"/>
      </w:rPr>
      <w:fldChar w:fldCharType="begin"/>
    </w:r>
    <w:r>
      <w:rPr>
        <w:rStyle w:val="PageNumber"/>
        <w:rFonts w:ascii="Arial" w:hAnsi="Arial"/>
        <w:sz w:val="16"/>
        <w:lang w:val="en-GB"/>
      </w:rPr>
      <w:instrText xml:space="preserve"> PAGE </w:instrText>
    </w:r>
    <w:r>
      <w:rPr>
        <w:rStyle w:val="PageNumber"/>
        <w:rFonts w:ascii="Arial" w:hAnsi="Arial"/>
        <w:sz w:val="16"/>
      </w:rPr>
      <w:fldChar w:fldCharType="separate"/>
    </w:r>
    <w:r>
      <w:rPr>
        <w:rStyle w:val="PageNumber"/>
        <w:rFonts w:ascii="Arial" w:hAnsi="Arial"/>
        <w:noProof/>
        <w:sz w:val="16"/>
        <w:lang w:val="en-GB"/>
      </w:rPr>
      <w:t>21</w:t>
    </w:r>
    <w:r>
      <w:rPr>
        <w:rStyle w:val="PageNumber"/>
        <w:rFonts w:ascii="Arial" w:hAnsi="Arial"/>
        <w:sz w:val="16"/>
      </w:rPr>
      <w:fldChar w:fldCharType="end"/>
    </w:r>
    <w:r>
      <w:rPr>
        <w:rStyle w:val="PageNumber"/>
        <w:rFonts w:ascii="Arial" w:hAnsi="Arial"/>
        <w:sz w:val="16"/>
        <w:lang w:val="en-GB"/>
      </w:rPr>
      <w:t xml:space="preserve"> of </w:t>
    </w:r>
    <w:r>
      <w:rPr>
        <w:rStyle w:val="PageNumber"/>
        <w:rFonts w:ascii="Arial" w:hAnsi="Arial"/>
        <w:sz w:val="16"/>
      </w:rPr>
      <w:fldChar w:fldCharType="begin"/>
    </w:r>
    <w:r>
      <w:rPr>
        <w:rStyle w:val="PageNumber"/>
        <w:rFonts w:ascii="Arial" w:hAnsi="Arial"/>
        <w:sz w:val="16"/>
        <w:lang w:val="en-GB"/>
      </w:rPr>
      <w:instrText xml:space="preserve"> NUMPAGES </w:instrText>
    </w:r>
    <w:r>
      <w:rPr>
        <w:rStyle w:val="PageNumber"/>
        <w:rFonts w:ascii="Arial" w:hAnsi="Arial"/>
        <w:sz w:val="16"/>
      </w:rPr>
      <w:fldChar w:fldCharType="separate"/>
    </w:r>
    <w:r>
      <w:rPr>
        <w:rStyle w:val="PageNumber"/>
        <w:rFonts w:ascii="Arial" w:hAnsi="Arial"/>
        <w:noProof/>
        <w:sz w:val="16"/>
        <w:lang w:val="en-GB"/>
      </w:rPr>
      <w:t>7</w:t>
    </w:r>
    <w:r>
      <w:rPr>
        <w:rStyle w:val="PageNumber"/>
        <w:rFonts w:ascii="Arial" w:hAnsi="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AB5E5" w14:textId="77777777" w:rsidR="00522D09" w:rsidRDefault="00522D09">
      <w:r>
        <w:separator/>
      </w:r>
    </w:p>
  </w:footnote>
  <w:footnote w:type="continuationSeparator" w:id="0">
    <w:p w14:paraId="138184A6" w14:textId="77777777" w:rsidR="00522D09" w:rsidRDefault="00522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F3E"/>
    <w:multiLevelType w:val="hybridMultilevel"/>
    <w:tmpl w:val="00000099"/>
    <w:lvl w:ilvl="0" w:tplc="00000124">
      <w:start w:val="4"/>
      <w:numFmt w:val="decimal"/>
      <w:lvlText w:val="%1"/>
      <w:lvlJc w:val="left"/>
      <w:pPr>
        <w:tabs>
          <w:tab w:val="num" w:pos="720"/>
        </w:tabs>
        <w:ind w:left="720" w:hanging="360"/>
      </w:pPr>
    </w:lvl>
    <w:lvl w:ilvl="1" w:tplc="0000305E">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12DB"/>
    <w:multiLevelType w:val="hybridMultilevel"/>
    <w:tmpl w:val="0000153C"/>
    <w:lvl w:ilvl="0" w:tplc="00007E87">
      <w:start w:val="2"/>
      <w:numFmt w:val="decimal"/>
      <w:lvlText w:val="%1"/>
      <w:lvlJc w:val="left"/>
      <w:pPr>
        <w:tabs>
          <w:tab w:val="num" w:pos="720"/>
        </w:tabs>
        <w:ind w:left="720" w:hanging="360"/>
      </w:pPr>
    </w:lvl>
    <w:lvl w:ilvl="1" w:tplc="0000390C">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32E22E3"/>
    <w:multiLevelType w:val="singleLevel"/>
    <w:tmpl w:val="0F8CA93A"/>
    <w:lvl w:ilvl="0">
      <w:start w:val="1"/>
      <w:numFmt w:val="bullet"/>
      <w:pStyle w:val="TableBulletShort"/>
      <w:lvlText w:val=""/>
      <w:lvlJc w:val="left"/>
      <w:pPr>
        <w:tabs>
          <w:tab w:val="num" w:pos="360"/>
        </w:tabs>
        <w:ind w:left="284" w:hanging="284"/>
      </w:pPr>
      <w:rPr>
        <w:rFonts w:ascii="Symbol" w:hAnsi="Symbol" w:hint="default"/>
      </w:rPr>
    </w:lvl>
  </w:abstractNum>
  <w:abstractNum w:abstractNumId="4" w15:restartNumberingAfterBreak="0">
    <w:nsid w:val="051D5A60"/>
    <w:multiLevelType w:val="hybridMultilevel"/>
    <w:tmpl w:val="4714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A54DAC"/>
    <w:multiLevelType w:val="hybridMultilevel"/>
    <w:tmpl w:val="F32E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70DC"/>
    <w:multiLevelType w:val="hybridMultilevel"/>
    <w:tmpl w:val="A7107CAA"/>
    <w:lvl w:ilvl="0" w:tplc="08090001">
      <w:start w:val="2"/>
      <w:numFmt w:val="decimal"/>
      <w:lvlText w:val="%1)"/>
      <w:lvlJc w:val="left"/>
      <w:pPr>
        <w:tabs>
          <w:tab w:val="num" w:pos="720"/>
        </w:tabs>
        <w:ind w:left="720" w:hanging="36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7" w15:restartNumberingAfterBreak="0">
    <w:nsid w:val="14C206F5"/>
    <w:multiLevelType w:val="singleLevel"/>
    <w:tmpl w:val="3EEE9CC8"/>
    <w:lvl w:ilvl="0">
      <w:start w:val="1"/>
      <w:numFmt w:val="bullet"/>
      <w:pStyle w:val="BulletLong"/>
      <w:lvlText w:val=""/>
      <w:lvlJc w:val="left"/>
      <w:pPr>
        <w:tabs>
          <w:tab w:val="num" w:pos="1352"/>
        </w:tabs>
        <w:ind w:left="1276" w:hanging="284"/>
      </w:pPr>
      <w:rPr>
        <w:rFonts w:ascii="Symbol" w:hAnsi="Symbol" w:hint="default"/>
      </w:rPr>
    </w:lvl>
  </w:abstractNum>
  <w:abstractNum w:abstractNumId="8" w15:restartNumberingAfterBreak="0">
    <w:nsid w:val="1B565A22"/>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D4044AD"/>
    <w:multiLevelType w:val="hybridMultilevel"/>
    <w:tmpl w:val="EBCC7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B5563"/>
    <w:multiLevelType w:val="hybridMultilevel"/>
    <w:tmpl w:val="FAF04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B6119"/>
    <w:multiLevelType w:val="hybridMultilevel"/>
    <w:tmpl w:val="8886EA2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47463"/>
    <w:multiLevelType w:val="multilevel"/>
    <w:tmpl w:val="B538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041236"/>
    <w:multiLevelType w:val="multilevel"/>
    <w:tmpl w:val="AD7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4031C0"/>
    <w:multiLevelType w:val="hybridMultilevel"/>
    <w:tmpl w:val="969EAE90"/>
    <w:lvl w:ilvl="0" w:tplc="5F3C0234">
      <w:start w:val="2017"/>
      <w:numFmt w:val="bullet"/>
      <w:lvlText w:val="-"/>
      <w:lvlJc w:val="left"/>
      <w:pPr>
        <w:ind w:left="216" w:hanging="216"/>
      </w:pPr>
      <w:rPr>
        <w:rFonts w:ascii="Calibri" w:eastAsia="Calibri" w:hAnsi="Calibri" w:hint="default"/>
      </w:rPr>
    </w:lvl>
    <w:lvl w:ilvl="1" w:tplc="526A08FC">
      <w:start w:val="1"/>
      <w:numFmt w:val="bullet"/>
      <w:lvlText w:val="o"/>
      <w:lvlJc w:val="left"/>
      <w:pPr>
        <w:ind w:left="72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D52638F"/>
    <w:multiLevelType w:val="multilevel"/>
    <w:tmpl w:val="76A6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556B18"/>
    <w:multiLevelType w:val="multilevel"/>
    <w:tmpl w:val="7518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8210EC"/>
    <w:multiLevelType w:val="hybridMultilevel"/>
    <w:tmpl w:val="CE1E152C"/>
    <w:lvl w:ilvl="0" w:tplc="4F388B1C">
      <w:start w:val="1"/>
      <w:numFmt w:val="bullet"/>
      <w:lvlText w:val="o"/>
      <w:lvlJc w:val="left"/>
      <w:pPr>
        <w:ind w:left="720" w:hanging="360"/>
      </w:pPr>
      <w:rPr>
        <w:rFonts w:ascii="Courier New" w:hAnsi="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D49EE"/>
    <w:multiLevelType w:val="hybridMultilevel"/>
    <w:tmpl w:val="114C1064"/>
    <w:lvl w:ilvl="0" w:tplc="1056F992">
      <w:start w:val="1"/>
      <w:numFmt w:val="bullet"/>
      <w:pStyle w:val="ListBullet"/>
      <w:lvlText w:val=""/>
      <w:lvlJc w:val="left"/>
      <w:pPr>
        <w:tabs>
          <w:tab w:val="num" w:pos="720"/>
        </w:tabs>
        <w:ind w:left="720" w:hanging="360"/>
      </w:pPr>
      <w:rPr>
        <w:rFonts w:ascii="Symbol" w:hAnsi="Symbol" w:hint="default"/>
        <w:b w:val="0"/>
        <w:i w:val="0"/>
        <w:color w:val="5C7F92"/>
        <w:sz w:val="20"/>
      </w:rPr>
    </w:lvl>
    <w:lvl w:ilvl="1" w:tplc="13AE63D4" w:tentative="1">
      <w:start w:val="1"/>
      <w:numFmt w:val="bullet"/>
      <w:lvlText w:val="o"/>
      <w:lvlJc w:val="left"/>
      <w:pPr>
        <w:tabs>
          <w:tab w:val="num" w:pos="1440"/>
        </w:tabs>
        <w:ind w:left="1440" w:hanging="360"/>
      </w:pPr>
      <w:rPr>
        <w:rFonts w:ascii="Courier New" w:hAnsi="Courier New" w:cs="Courier New" w:hint="default"/>
      </w:rPr>
    </w:lvl>
    <w:lvl w:ilvl="2" w:tplc="2E7A5DFE" w:tentative="1">
      <w:start w:val="1"/>
      <w:numFmt w:val="bullet"/>
      <w:lvlText w:val=""/>
      <w:lvlJc w:val="left"/>
      <w:pPr>
        <w:tabs>
          <w:tab w:val="num" w:pos="2160"/>
        </w:tabs>
        <w:ind w:left="2160" w:hanging="360"/>
      </w:pPr>
      <w:rPr>
        <w:rFonts w:ascii="Wingdings" w:hAnsi="Wingdings" w:hint="default"/>
      </w:rPr>
    </w:lvl>
    <w:lvl w:ilvl="3" w:tplc="49E65AF2" w:tentative="1">
      <w:start w:val="1"/>
      <w:numFmt w:val="bullet"/>
      <w:lvlText w:val=""/>
      <w:lvlJc w:val="left"/>
      <w:pPr>
        <w:tabs>
          <w:tab w:val="num" w:pos="2880"/>
        </w:tabs>
        <w:ind w:left="2880" w:hanging="360"/>
      </w:pPr>
      <w:rPr>
        <w:rFonts w:ascii="Symbol" w:hAnsi="Symbol" w:hint="default"/>
      </w:rPr>
    </w:lvl>
    <w:lvl w:ilvl="4" w:tplc="8448279C" w:tentative="1">
      <w:start w:val="1"/>
      <w:numFmt w:val="bullet"/>
      <w:lvlText w:val="o"/>
      <w:lvlJc w:val="left"/>
      <w:pPr>
        <w:tabs>
          <w:tab w:val="num" w:pos="3600"/>
        </w:tabs>
        <w:ind w:left="3600" w:hanging="360"/>
      </w:pPr>
      <w:rPr>
        <w:rFonts w:ascii="Courier New" w:hAnsi="Courier New" w:cs="Courier New" w:hint="default"/>
      </w:rPr>
    </w:lvl>
    <w:lvl w:ilvl="5" w:tplc="FE30FD0E" w:tentative="1">
      <w:start w:val="1"/>
      <w:numFmt w:val="bullet"/>
      <w:lvlText w:val=""/>
      <w:lvlJc w:val="left"/>
      <w:pPr>
        <w:tabs>
          <w:tab w:val="num" w:pos="4320"/>
        </w:tabs>
        <w:ind w:left="4320" w:hanging="360"/>
      </w:pPr>
      <w:rPr>
        <w:rFonts w:ascii="Wingdings" w:hAnsi="Wingdings" w:hint="default"/>
      </w:rPr>
    </w:lvl>
    <w:lvl w:ilvl="6" w:tplc="8AD46F7C" w:tentative="1">
      <w:start w:val="1"/>
      <w:numFmt w:val="bullet"/>
      <w:lvlText w:val=""/>
      <w:lvlJc w:val="left"/>
      <w:pPr>
        <w:tabs>
          <w:tab w:val="num" w:pos="5040"/>
        </w:tabs>
        <w:ind w:left="5040" w:hanging="360"/>
      </w:pPr>
      <w:rPr>
        <w:rFonts w:ascii="Symbol" w:hAnsi="Symbol" w:hint="default"/>
      </w:rPr>
    </w:lvl>
    <w:lvl w:ilvl="7" w:tplc="78CEF258" w:tentative="1">
      <w:start w:val="1"/>
      <w:numFmt w:val="bullet"/>
      <w:lvlText w:val="o"/>
      <w:lvlJc w:val="left"/>
      <w:pPr>
        <w:tabs>
          <w:tab w:val="num" w:pos="5760"/>
        </w:tabs>
        <w:ind w:left="5760" w:hanging="360"/>
      </w:pPr>
      <w:rPr>
        <w:rFonts w:ascii="Courier New" w:hAnsi="Courier New" w:cs="Courier New" w:hint="default"/>
      </w:rPr>
    </w:lvl>
    <w:lvl w:ilvl="8" w:tplc="D48A3FB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32D573F"/>
    <w:multiLevelType w:val="hybridMultilevel"/>
    <w:tmpl w:val="6506102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41757D3"/>
    <w:multiLevelType w:val="hybridMultilevel"/>
    <w:tmpl w:val="3F3898EE"/>
    <w:lvl w:ilvl="0" w:tplc="177C3FC2">
      <w:start w:val="1"/>
      <w:numFmt w:val="decimal"/>
      <w:lvlText w:val="%1)"/>
      <w:lvlJc w:val="left"/>
      <w:pPr>
        <w:ind w:left="-360" w:hanging="360"/>
      </w:pPr>
      <w:rPr>
        <w:rFonts w:ascii="Arial" w:hAnsi="Arial" w:cs="Arial" w:hint="default"/>
        <w:b w:val="0"/>
        <w:sz w:val="2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15:restartNumberingAfterBreak="0">
    <w:nsid w:val="48EC4485"/>
    <w:multiLevelType w:val="hybridMultilevel"/>
    <w:tmpl w:val="E23812F6"/>
    <w:lvl w:ilvl="0" w:tplc="E7007FEC">
      <w:numFmt w:val="bullet"/>
      <w:lvlText w:val="-"/>
      <w:lvlJc w:val="left"/>
      <w:pPr>
        <w:ind w:left="720" w:hanging="360"/>
      </w:pPr>
      <w:rPr>
        <w:rFonts w:ascii="Calibri" w:eastAsia="PMingLiU"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4C423B53"/>
    <w:multiLevelType w:val="hybridMultilevel"/>
    <w:tmpl w:val="5D18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63D6A"/>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52D87192"/>
    <w:multiLevelType w:val="hybridMultilevel"/>
    <w:tmpl w:val="918E66D4"/>
    <w:lvl w:ilvl="0" w:tplc="4F388B1C">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A72550"/>
    <w:multiLevelType w:val="hybridMultilevel"/>
    <w:tmpl w:val="4142DD70"/>
    <w:lvl w:ilvl="0" w:tplc="04090001">
      <w:start w:val="1"/>
      <w:numFmt w:val="bullet"/>
      <w:pStyle w:val="Heading0"/>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7135B3"/>
    <w:multiLevelType w:val="hybridMultilevel"/>
    <w:tmpl w:val="35F453D0"/>
    <w:lvl w:ilvl="0" w:tplc="A3FA5EF4">
      <w:start w:val="1"/>
      <w:numFmt w:val="lowerRoman"/>
      <w:lvlText w:val="(%1)"/>
      <w:lvlJc w:val="left"/>
      <w:pPr>
        <w:ind w:left="1440" w:hanging="720"/>
      </w:pPr>
      <w:rPr>
        <w:rFonts w:ascii="Calibr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014587"/>
    <w:multiLevelType w:val="hybridMultilevel"/>
    <w:tmpl w:val="34DA0F0E"/>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134C72"/>
    <w:multiLevelType w:val="hybridMultilevel"/>
    <w:tmpl w:val="0C48A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575436"/>
    <w:multiLevelType w:val="hybridMultilevel"/>
    <w:tmpl w:val="B12C7CAC"/>
    <w:lvl w:ilvl="0" w:tplc="5B7AEECE">
      <w:start w:val="1"/>
      <w:numFmt w:val="bullet"/>
      <w:pStyle w:val="ListNumber"/>
      <w:lvlText w:val=""/>
      <w:lvlJc w:val="left"/>
      <w:pPr>
        <w:ind w:left="720" w:hanging="360"/>
      </w:pPr>
      <w:rPr>
        <w:rFonts w:ascii="Symbol" w:hAnsi="Symbol" w:hint="default"/>
      </w:rPr>
    </w:lvl>
    <w:lvl w:ilvl="1" w:tplc="E6B8A4EC" w:tentative="1">
      <w:start w:val="1"/>
      <w:numFmt w:val="bullet"/>
      <w:lvlText w:val="o"/>
      <w:lvlJc w:val="left"/>
      <w:pPr>
        <w:ind w:left="1440" w:hanging="360"/>
      </w:pPr>
      <w:rPr>
        <w:rFonts w:ascii="Courier New" w:hAnsi="Courier New" w:cs="Courier New" w:hint="default"/>
      </w:rPr>
    </w:lvl>
    <w:lvl w:ilvl="2" w:tplc="9A3C8FCA" w:tentative="1">
      <w:start w:val="1"/>
      <w:numFmt w:val="bullet"/>
      <w:lvlText w:val=""/>
      <w:lvlJc w:val="left"/>
      <w:pPr>
        <w:ind w:left="2160" w:hanging="360"/>
      </w:pPr>
      <w:rPr>
        <w:rFonts w:ascii="Wingdings" w:hAnsi="Wingdings" w:hint="default"/>
      </w:rPr>
    </w:lvl>
    <w:lvl w:ilvl="3" w:tplc="E01E8B38" w:tentative="1">
      <w:start w:val="1"/>
      <w:numFmt w:val="bullet"/>
      <w:lvlText w:val=""/>
      <w:lvlJc w:val="left"/>
      <w:pPr>
        <w:ind w:left="2880" w:hanging="360"/>
      </w:pPr>
      <w:rPr>
        <w:rFonts w:ascii="Symbol" w:hAnsi="Symbol" w:hint="default"/>
      </w:rPr>
    </w:lvl>
    <w:lvl w:ilvl="4" w:tplc="6DF278B8" w:tentative="1">
      <w:start w:val="1"/>
      <w:numFmt w:val="bullet"/>
      <w:lvlText w:val="o"/>
      <w:lvlJc w:val="left"/>
      <w:pPr>
        <w:ind w:left="3600" w:hanging="360"/>
      </w:pPr>
      <w:rPr>
        <w:rFonts w:ascii="Courier New" w:hAnsi="Courier New" w:cs="Courier New" w:hint="default"/>
      </w:rPr>
    </w:lvl>
    <w:lvl w:ilvl="5" w:tplc="D0EA3416" w:tentative="1">
      <w:start w:val="1"/>
      <w:numFmt w:val="bullet"/>
      <w:lvlText w:val=""/>
      <w:lvlJc w:val="left"/>
      <w:pPr>
        <w:ind w:left="4320" w:hanging="360"/>
      </w:pPr>
      <w:rPr>
        <w:rFonts w:ascii="Wingdings" w:hAnsi="Wingdings" w:hint="default"/>
      </w:rPr>
    </w:lvl>
    <w:lvl w:ilvl="6" w:tplc="A3F44C74" w:tentative="1">
      <w:start w:val="1"/>
      <w:numFmt w:val="bullet"/>
      <w:lvlText w:val=""/>
      <w:lvlJc w:val="left"/>
      <w:pPr>
        <w:ind w:left="5040" w:hanging="360"/>
      </w:pPr>
      <w:rPr>
        <w:rFonts w:ascii="Symbol" w:hAnsi="Symbol" w:hint="default"/>
      </w:rPr>
    </w:lvl>
    <w:lvl w:ilvl="7" w:tplc="53CAF8CE" w:tentative="1">
      <w:start w:val="1"/>
      <w:numFmt w:val="bullet"/>
      <w:lvlText w:val="o"/>
      <w:lvlJc w:val="left"/>
      <w:pPr>
        <w:ind w:left="5760" w:hanging="360"/>
      </w:pPr>
      <w:rPr>
        <w:rFonts w:ascii="Courier New" w:hAnsi="Courier New" w:cs="Courier New" w:hint="default"/>
      </w:rPr>
    </w:lvl>
    <w:lvl w:ilvl="8" w:tplc="BB008682" w:tentative="1">
      <w:start w:val="1"/>
      <w:numFmt w:val="bullet"/>
      <w:lvlText w:val=""/>
      <w:lvlJc w:val="left"/>
      <w:pPr>
        <w:ind w:left="6480" w:hanging="360"/>
      </w:pPr>
      <w:rPr>
        <w:rFonts w:ascii="Wingdings" w:hAnsi="Wingdings" w:hint="default"/>
      </w:rPr>
    </w:lvl>
  </w:abstractNum>
  <w:abstractNum w:abstractNumId="30" w15:restartNumberingAfterBreak="0">
    <w:nsid w:val="75EA5EDC"/>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782D229F"/>
    <w:multiLevelType w:val="hybridMultilevel"/>
    <w:tmpl w:val="0D2241E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662A9"/>
    <w:multiLevelType w:val="hybridMultilevel"/>
    <w:tmpl w:val="B0F2DCC4"/>
    <w:lvl w:ilvl="0" w:tplc="47C26D26">
      <w:start w:val="3"/>
      <w:numFmt w:val="bullet"/>
      <w:lvlText w:val="-"/>
      <w:lvlJc w:val="left"/>
      <w:pPr>
        <w:ind w:left="288" w:hanging="216"/>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482F58"/>
    <w:multiLevelType w:val="multilevel"/>
    <w:tmpl w:val="1CA08A28"/>
    <w:lvl w:ilvl="0">
      <w:start w:val="1"/>
      <w:numFmt w:val="decimal"/>
      <w:pStyle w:val="WBLevel1"/>
      <w:lvlText w:val="%1"/>
      <w:lvlJc w:val="left"/>
      <w:pPr>
        <w:tabs>
          <w:tab w:val="num" w:pos="709"/>
        </w:tabs>
        <w:ind w:left="709" w:hanging="709"/>
      </w:pPr>
      <w:rPr>
        <w:rFonts w:hint="default"/>
        <w:b w:val="0"/>
        <w:i w:val="0"/>
        <w:u w:val="none"/>
      </w:rPr>
    </w:lvl>
    <w:lvl w:ilvl="1">
      <w:start w:val="1"/>
      <w:numFmt w:val="decimal"/>
      <w:pStyle w:val="WBLevel2"/>
      <w:lvlText w:val="%1.%2"/>
      <w:lvlJc w:val="left"/>
      <w:pPr>
        <w:tabs>
          <w:tab w:val="num" w:pos="709"/>
        </w:tabs>
        <w:ind w:left="709" w:hanging="709"/>
      </w:pPr>
      <w:rPr>
        <w:rFonts w:hint="default"/>
        <w:b w:val="0"/>
        <w:i w:val="0"/>
      </w:rPr>
    </w:lvl>
    <w:lvl w:ilvl="2">
      <w:start w:val="1"/>
      <w:numFmt w:val="decimal"/>
      <w:pStyle w:val="WBLevel3"/>
      <w:lvlText w:val="%1.%2.%3"/>
      <w:lvlJc w:val="left"/>
      <w:pPr>
        <w:tabs>
          <w:tab w:val="num" w:pos="1559"/>
        </w:tabs>
        <w:ind w:left="1559" w:hanging="850"/>
      </w:pPr>
      <w:rPr>
        <w:rFonts w:hint="default"/>
      </w:rPr>
    </w:lvl>
    <w:lvl w:ilvl="3">
      <w:start w:val="1"/>
      <w:numFmt w:val="lowerLetter"/>
      <w:pStyle w:val="WBLevel4"/>
      <w:lvlText w:val="(%4)"/>
      <w:lvlJc w:val="left"/>
      <w:pPr>
        <w:tabs>
          <w:tab w:val="num" w:pos="2126"/>
        </w:tabs>
        <w:ind w:left="2126" w:hanging="567"/>
      </w:pPr>
      <w:rPr>
        <w:rFonts w:hint="default"/>
      </w:rPr>
    </w:lvl>
    <w:lvl w:ilvl="4">
      <w:start w:val="1"/>
      <w:numFmt w:val="lowerRoman"/>
      <w:pStyle w:val="WBLevel5"/>
      <w:lvlText w:val="(%5)"/>
      <w:lvlJc w:val="left"/>
      <w:pPr>
        <w:tabs>
          <w:tab w:val="num" w:pos="2693"/>
        </w:tabs>
        <w:ind w:left="2693" w:hanging="567"/>
      </w:pPr>
      <w:rPr>
        <w:rFonts w:hint="default"/>
      </w:rPr>
    </w:lvl>
    <w:lvl w:ilvl="5">
      <w:start w:val="1"/>
      <w:numFmt w:val="upperLetter"/>
      <w:pStyle w:val="WBLevel6"/>
      <w:lvlText w:val="(%6)"/>
      <w:lvlJc w:val="left"/>
      <w:pPr>
        <w:tabs>
          <w:tab w:val="num" w:pos="3260"/>
        </w:tabs>
        <w:ind w:left="3260" w:hanging="567"/>
      </w:pPr>
      <w:rPr>
        <w:rFonts w:hint="default"/>
      </w:rPr>
    </w:lvl>
    <w:lvl w:ilvl="6">
      <w:start w:val="1"/>
      <w:numFmt w:val="decimal"/>
      <w:pStyle w:val="WBLevel7"/>
      <w:lvlText w:val="%7"/>
      <w:lvlJc w:val="left"/>
      <w:pPr>
        <w:tabs>
          <w:tab w:val="num" w:pos="3827"/>
        </w:tabs>
        <w:ind w:left="3827" w:hanging="567"/>
      </w:pPr>
      <w:rPr>
        <w:rFonts w:hint="default"/>
      </w:rPr>
    </w:lvl>
    <w:lvl w:ilvl="7">
      <w:start w:val="1"/>
      <w:numFmt w:val="upperLetter"/>
      <w:pStyle w:val="WBLevel8"/>
      <w:lvlText w:val="%8"/>
      <w:lvlJc w:val="left"/>
      <w:pPr>
        <w:tabs>
          <w:tab w:val="num" w:pos="4394"/>
        </w:tabs>
        <w:ind w:left="4394" w:hanging="567"/>
      </w:pPr>
      <w:rPr>
        <w:rFonts w:hint="default"/>
      </w:rPr>
    </w:lvl>
    <w:lvl w:ilvl="8">
      <w:start w:val="1"/>
      <w:numFmt w:val="decimal"/>
      <w:pStyle w:val="WBLevel9"/>
      <w:lvlText w:val="(%9)"/>
      <w:lvlJc w:val="left"/>
      <w:pPr>
        <w:tabs>
          <w:tab w:val="num" w:pos="4961"/>
        </w:tabs>
        <w:ind w:left="4961" w:hanging="567"/>
      </w:pPr>
      <w:rPr>
        <w:rFonts w:hint="default"/>
      </w:rPr>
    </w:lvl>
  </w:abstractNum>
  <w:num w:numId="1">
    <w:abstractNumId w:val="6"/>
  </w:num>
  <w:num w:numId="2">
    <w:abstractNumId w:val="30"/>
  </w:num>
  <w:num w:numId="3">
    <w:abstractNumId w:val="8"/>
  </w:num>
  <w:num w:numId="4">
    <w:abstractNumId w:val="23"/>
  </w:num>
  <w:num w:numId="5">
    <w:abstractNumId w:val="18"/>
  </w:num>
  <w:num w:numId="6">
    <w:abstractNumId w:val="3"/>
  </w:num>
  <w:num w:numId="7">
    <w:abstractNumId w:val="7"/>
  </w:num>
  <w:num w:numId="8">
    <w:abstractNumId w:val="33"/>
  </w:num>
  <w:num w:numId="9">
    <w:abstractNumId w:val="25"/>
  </w:num>
  <w:num w:numId="10">
    <w:abstractNumId w:val="29"/>
  </w:num>
  <w:num w:numId="11">
    <w:abstractNumId w:val="0"/>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2"/>
    </w:lvlOverride>
    <w:lvlOverride w:ilvl="1">
      <w:startOverride w:val="1"/>
    </w:lvlOverride>
    <w:lvlOverride w:ilvl="2"/>
    <w:lvlOverride w:ilvl="3"/>
    <w:lvlOverride w:ilvl="4"/>
    <w:lvlOverride w:ilvl="5"/>
    <w:lvlOverride w:ilvl="6"/>
    <w:lvlOverride w:ilvl="7"/>
    <w:lvlOverride w:ilvl="8"/>
  </w:num>
  <w:num w:numId="13">
    <w:abstractNumId w:val="1"/>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4"/>
  </w:num>
  <w:num w:numId="15">
    <w:abstractNumId w:val="14"/>
  </w:num>
  <w:num w:numId="16">
    <w:abstractNumId w:val="19"/>
  </w:num>
  <w:num w:numId="17">
    <w:abstractNumId w:val="24"/>
  </w:num>
  <w:num w:numId="18">
    <w:abstractNumId w:val="17"/>
  </w:num>
  <w:num w:numId="19">
    <w:abstractNumId w:val="9"/>
  </w:num>
  <w:num w:numId="20">
    <w:abstractNumId w:val="5"/>
  </w:num>
  <w:num w:numId="21">
    <w:abstractNumId w:val="21"/>
  </w:num>
  <w:num w:numId="22">
    <w:abstractNumId w:val="32"/>
  </w:num>
  <w:num w:numId="23">
    <w:abstractNumId w:val="22"/>
  </w:num>
  <w:num w:numId="24">
    <w:abstractNumId w:val="10"/>
  </w:num>
  <w:num w:numId="25">
    <w:abstractNumId w:val="11"/>
  </w:num>
  <w:num w:numId="26">
    <w:abstractNumId w:val="27"/>
  </w:num>
  <w:num w:numId="27">
    <w:abstractNumId w:val="31"/>
  </w:num>
  <w:num w:numId="28">
    <w:abstractNumId w:val="26"/>
  </w:num>
  <w:num w:numId="29">
    <w:abstractNumId w:val="28"/>
  </w:num>
  <w:num w:numId="30">
    <w:abstractNumId w:val="20"/>
  </w:num>
  <w:num w:numId="31">
    <w:abstractNumId w:val="16"/>
  </w:num>
  <w:num w:numId="32">
    <w:abstractNumId w:val="13"/>
  </w:num>
  <w:num w:numId="33">
    <w:abstractNumId w:val="12"/>
  </w:num>
  <w:num w:numId="34">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n Hong NGOC">
    <w15:presenceInfo w15:providerId="None" w15:userId="Can Hong NGOC"/>
  </w15:person>
  <w15:person w15:author="Quý Nguyễn">
    <w15:presenceInfo w15:providerId="None" w15:userId="Quý Nguyễ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sWc5cA2JSE4CFQSOsj7yor2TGANCOIiFk2zEbKpM/I2z2sobtfWl/LFjKMVj4hKNBHOmLhh11Fg4mbDQq+wYUQ==" w:salt="3MWBhVmOJId9lQrmKaogUA=="/>
  <w:defaultTabStop w:val="709"/>
  <w:hyphenationZone w:val="425"/>
  <w:doNotHyphenateCaps/>
  <w:drawingGridHorizontalSpacing w:val="78"/>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22C"/>
    <w:rsid w:val="000045FF"/>
    <w:rsid w:val="0000590D"/>
    <w:rsid w:val="000136DF"/>
    <w:rsid w:val="00025312"/>
    <w:rsid w:val="00025DBB"/>
    <w:rsid w:val="0002748B"/>
    <w:rsid w:val="000442FD"/>
    <w:rsid w:val="00067DD3"/>
    <w:rsid w:val="00076B31"/>
    <w:rsid w:val="00086E2E"/>
    <w:rsid w:val="000B237C"/>
    <w:rsid w:val="000B6AA7"/>
    <w:rsid w:val="000C10D4"/>
    <w:rsid w:val="000C2BEA"/>
    <w:rsid w:val="000F558C"/>
    <w:rsid w:val="000F5F8C"/>
    <w:rsid w:val="0010350F"/>
    <w:rsid w:val="00106FC4"/>
    <w:rsid w:val="00114ABA"/>
    <w:rsid w:val="001154B2"/>
    <w:rsid w:val="001169DE"/>
    <w:rsid w:val="0011716C"/>
    <w:rsid w:val="00130753"/>
    <w:rsid w:val="001353DB"/>
    <w:rsid w:val="00161532"/>
    <w:rsid w:val="001634F2"/>
    <w:rsid w:val="00165E89"/>
    <w:rsid w:val="00171004"/>
    <w:rsid w:val="001752AA"/>
    <w:rsid w:val="00176739"/>
    <w:rsid w:val="0019463D"/>
    <w:rsid w:val="00196FCF"/>
    <w:rsid w:val="001A3882"/>
    <w:rsid w:val="001B512A"/>
    <w:rsid w:val="001D6513"/>
    <w:rsid w:val="001D764A"/>
    <w:rsid w:val="001E6931"/>
    <w:rsid w:val="001F5C30"/>
    <w:rsid w:val="001F6077"/>
    <w:rsid w:val="002134A2"/>
    <w:rsid w:val="00220E2F"/>
    <w:rsid w:val="00246EAA"/>
    <w:rsid w:val="00252144"/>
    <w:rsid w:val="0027351A"/>
    <w:rsid w:val="002A07C4"/>
    <w:rsid w:val="002E1961"/>
    <w:rsid w:val="003062C2"/>
    <w:rsid w:val="00317166"/>
    <w:rsid w:val="003200A9"/>
    <w:rsid w:val="0032205B"/>
    <w:rsid w:val="00332A60"/>
    <w:rsid w:val="00334545"/>
    <w:rsid w:val="00350047"/>
    <w:rsid w:val="003543CC"/>
    <w:rsid w:val="00357EAC"/>
    <w:rsid w:val="003715C1"/>
    <w:rsid w:val="003751CC"/>
    <w:rsid w:val="003878E2"/>
    <w:rsid w:val="0039113E"/>
    <w:rsid w:val="003A3641"/>
    <w:rsid w:val="003B0CC5"/>
    <w:rsid w:val="003C4286"/>
    <w:rsid w:val="003E2F5D"/>
    <w:rsid w:val="00402E0F"/>
    <w:rsid w:val="00406B8C"/>
    <w:rsid w:val="0042339E"/>
    <w:rsid w:val="00424C9D"/>
    <w:rsid w:val="00426712"/>
    <w:rsid w:val="0043753A"/>
    <w:rsid w:val="00437F21"/>
    <w:rsid w:val="00452588"/>
    <w:rsid w:val="00453C71"/>
    <w:rsid w:val="00463241"/>
    <w:rsid w:val="0046384D"/>
    <w:rsid w:val="00472313"/>
    <w:rsid w:val="004823E6"/>
    <w:rsid w:val="004A522C"/>
    <w:rsid w:val="004B7826"/>
    <w:rsid w:val="004D2A34"/>
    <w:rsid w:val="004E4316"/>
    <w:rsid w:val="004E7A49"/>
    <w:rsid w:val="004F7695"/>
    <w:rsid w:val="00500649"/>
    <w:rsid w:val="0051487B"/>
    <w:rsid w:val="00522D09"/>
    <w:rsid w:val="005265E8"/>
    <w:rsid w:val="00536A29"/>
    <w:rsid w:val="00542E7D"/>
    <w:rsid w:val="00572725"/>
    <w:rsid w:val="005824EB"/>
    <w:rsid w:val="005829B8"/>
    <w:rsid w:val="00583680"/>
    <w:rsid w:val="005872CE"/>
    <w:rsid w:val="00590031"/>
    <w:rsid w:val="005B4A0D"/>
    <w:rsid w:val="005D286B"/>
    <w:rsid w:val="005D517C"/>
    <w:rsid w:val="006046A0"/>
    <w:rsid w:val="00623C84"/>
    <w:rsid w:val="0062575A"/>
    <w:rsid w:val="006429B1"/>
    <w:rsid w:val="00651448"/>
    <w:rsid w:val="00651A9B"/>
    <w:rsid w:val="006834C2"/>
    <w:rsid w:val="0068685C"/>
    <w:rsid w:val="00691474"/>
    <w:rsid w:val="006925FE"/>
    <w:rsid w:val="006A07DF"/>
    <w:rsid w:val="006C5D9E"/>
    <w:rsid w:val="006D087B"/>
    <w:rsid w:val="006F0805"/>
    <w:rsid w:val="006F480D"/>
    <w:rsid w:val="00700EB4"/>
    <w:rsid w:val="00705D5F"/>
    <w:rsid w:val="00727E96"/>
    <w:rsid w:val="00750A15"/>
    <w:rsid w:val="00763115"/>
    <w:rsid w:val="007763A9"/>
    <w:rsid w:val="007806AA"/>
    <w:rsid w:val="007A0A21"/>
    <w:rsid w:val="007A1BA5"/>
    <w:rsid w:val="007A64E0"/>
    <w:rsid w:val="007B665E"/>
    <w:rsid w:val="007C5DA9"/>
    <w:rsid w:val="007D26C8"/>
    <w:rsid w:val="00800901"/>
    <w:rsid w:val="00806653"/>
    <w:rsid w:val="0081424B"/>
    <w:rsid w:val="00820DD6"/>
    <w:rsid w:val="008409D1"/>
    <w:rsid w:val="00850F14"/>
    <w:rsid w:val="00851A05"/>
    <w:rsid w:val="00897CB9"/>
    <w:rsid w:val="008A4695"/>
    <w:rsid w:val="008A757E"/>
    <w:rsid w:val="008E7250"/>
    <w:rsid w:val="0092735F"/>
    <w:rsid w:val="009340B6"/>
    <w:rsid w:val="009356FE"/>
    <w:rsid w:val="00936C83"/>
    <w:rsid w:val="009606FF"/>
    <w:rsid w:val="00961D32"/>
    <w:rsid w:val="00971835"/>
    <w:rsid w:val="009807ED"/>
    <w:rsid w:val="00991B0A"/>
    <w:rsid w:val="009A1469"/>
    <w:rsid w:val="009A27F3"/>
    <w:rsid w:val="009C538A"/>
    <w:rsid w:val="009C6FA9"/>
    <w:rsid w:val="009D0643"/>
    <w:rsid w:val="009D32C0"/>
    <w:rsid w:val="009F4459"/>
    <w:rsid w:val="009F56F0"/>
    <w:rsid w:val="00A072FB"/>
    <w:rsid w:val="00A10D25"/>
    <w:rsid w:val="00A56D04"/>
    <w:rsid w:val="00A606A9"/>
    <w:rsid w:val="00A61063"/>
    <w:rsid w:val="00A62F30"/>
    <w:rsid w:val="00A72015"/>
    <w:rsid w:val="00A804D7"/>
    <w:rsid w:val="00A84A70"/>
    <w:rsid w:val="00A95BF6"/>
    <w:rsid w:val="00AC256E"/>
    <w:rsid w:val="00AC2ED1"/>
    <w:rsid w:val="00AD407A"/>
    <w:rsid w:val="00AE3FEF"/>
    <w:rsid w:val="00AF2C66"/>
    <w:rsid w:val="00B103EE"/>
    <w:rsid w:val="00B1296B"/>
    <w:rsid w:val="00B136E5"/>
    <w:rsid w:val="00B273AC"/>
    <w:rsid w:val="00B46747"/>
    <w:rsid w:val="00B50D84"/>
    <w:rsid w:val="00B61FC6"/>
    <w:rsid w:val="00B64557"/>
    <w:rsid w:val="00B64804"/>
    <w:rsid w:val="00B67F9C"/>
    <w:rsid w:val="00B82AE6"/>
    <w:rsid w:val="00B96D8D"/>
    <w:rsid w:val="00BB09CB"/>
    <w:rsid w:val="00BB6631"/>
    <w:rsid w:val="00BC51F7"/>
    <w:rsid w:val="00BD5C93"/>
    <w:rsid w:val="00BE0DD8"/>
    <w:rsid w:val="00BE5AEC"/>
    <w:rsid w:val="00C05F8D"/>
    <w:rsid w:val="00C10101"/>
    <w:rsid w:val="00C20CC1"/>
    <w:rsid w:val="00C37F74"/>
    <w:rsid w:val="00C42515"/>
    <w:rsid w:val="00C546B6"/>
    <w:rsid w:val="00C70D8B"/>
    <w:rsid w:val="00C71788"/>
    <w:rsid w:val="00C917C9"/>
    <w:rsid w:val="00CA4A16"/>
    <w:rsid w:val="00CB0DEC"/>
    <w:rsid w:val="00CB14F7"/>
    <w:rsid w:val="00CB33AE"/>
    <w:rsid w:val="00CB4723"/>
    <w:rsid w:val="00CD0E05"/>
    <w:rsid w:val="00CD2191"/>
    <w:rsid w:val="00CD2594"/>
    <w:rsid w:val="00CE648B"/>
    <w:rsid w:val="00CF75A1"/>
    <w:rsid w:val="00D0344F"/>
    <w:rsid w:val="00D037E8"/>
    <w:rsid w:val="00D05C13"/>
    <w:rsid w:val="00D074A8"/>
    <w:rsid w:val="00D128DC"/>
    <w:rsid w:val="00D1749E"/>
    <w:rsid w:val="00D207AE"/>
    <w:rsid w:val="00D240F8"/>
    <w:rsid w:val="00D249B0"/>
    <w:rsid w:val="00D27587"/>
    <w:rsid w:val="00D308F9"/>
    <w:rsid w:val="00D47A0E"/>
    <w:rsid w:val="00D556BA"/>
    <w:rsid w:val="00D95D6B"/>
    <w:rsid w:val="00D96A4E"/>
    <w:rsid w:val="00DA4CD9"/>
    <w:rsid w:val="00DB0FAB"/>
    <w:rsid w:val="00DD2D6E"/>
    <w:rsid w:val="00DF1FA2"/>
    <w:rsid w:val="00DF3E01"/>
    <w:rsid w:val="00E14FDF"/>
    <w:rsid w:val="00E22A08"/>
    <w:rsid w:val="00E40040"/>
    <w:rsid w:val="00E40A27"/>
    <w:rsid w:val="00E475EF"/>
    <w:rsid w:val="00E52A51"/>
    <w:rsid w:val="00E61C5C"/>
    <w:rsid w:val="00E61E86"/>
    <w:rsid w:val="00E70682"/>
    <w:rsid w:val="00E87DBB"/>
    <w:rsid w:val="00E905C1"/>
    <w:rsid w:val="00EA0A11"/>
    <w:rsid w:val="00EA7879"/>
    <w:rsid w:val="00EB2911"/>
    <w:rsid w:val="00EC1340"/>
    <w:rsid w:val="00ED05DB"/>
    <w:rsid w:val="00ED6567"/>
    <w:rsid w:val="00EE30BA"/>
    <w:rsid w:val="00EE75E8"/>
    <w:rsid w:val="00EF5F1B"/>
    <w:rsid w:val="00F16DB6"/>
    <w:rsid w:val="00F179A6"/>
    <w:rsid w:val="00F24C1D"/>
    <w:rsid w:val="00F44AE1"/>
    <w:rsid w:val="00F539BD"/>
    <w:rsid w:val="00F565DB"/>
    <w:rsid w:val="00F80958"/>
    <w:rsid w:val="00FA0E28"/>
    <w:rsid w:val="00FA32FC"/>
    <w:rsid w:val="00FA7A9B"/>
    <w:rsid w:val="00FB0D2B"/>
    <w:rsid w:val="00FD0509"/>
    <w:rsid w:val="00FF74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114CEB"/>
  <w15:docId w15:val="{EAA9289D-04B0-47EC-937C-F68824DE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643"/>
    <w:pPr>
      <w:widowControl w:val="0"/>
      <w:overflowPunct w:val="0"/>
      <w:autoSpaceDE w:val="0"/>
      <w:autoSpaceDN w:val="0"/>
      <w:adjustRightInd w:val="0"/>
      <w:textAlignment w:val="baseline"/>
    </w:pPr>
    <w:rPr>
      <w:lang w:val="de-DE" w:eastAsia="de-DE"/>
    </w:rPr>
  </w:style>
  <w:style w:type="paragraph" w:styleId="Heading1">
    <w:name w:val="heading 1"/>
    <w:aliases w:val="H1,Section,Section Heading,Tempo Heading 1,h1,Section heading,Forward,Prophead level 1,Prophead 1,Level 1 Topic Heading,Heading A,Heading1,H1-Heading 1,1,Header 1,l1,Legal Line 1,head 1,list 1,II+,I,Head 1 (Chapter heading),tchead,(,heading 1"/>
    <w:basedOn w:val="Normal"/>
    <w:next w:val="Normal"/>
    <w:link w:val="Heading1Char"/>
    <w:uiPriority w:val="99"/>
    <w:qFormat/>
    <w:rsid w:val="009D0643"/>
    <w:pPr>
      <w:keepNext/>
      <w:outlineLvl w:val="0"/>
    </w:pPr>
    <w:rPr>
      <w:b/>
      <w:sz w:val="24"/>
    </w:rPr>
  </w:style>
  <w:style w:type="paragraph" w:styleId="Heading2">
    <w:name w:val="heading 2"/>
    <w:aliases w:val="HD2,Major,Reset numbering,Tempo Heading 2,Heading Two,h2,(1.1,1.2,1.3 etc),Prophead 2,2,RFP Heading 2,Activity,Heading 2rh,Major1,Major2,Major11,Subsection,H2,l2,h 3,list + change bar,Heading 2 + Numbering,Level 2 Topic Heading,sl2,I2,Head2A"/>
    <w:basedOn w:val="Normal"/>
    <w:next w:val="Normal"/>
    <w:link w:val="Heading2Char"/>
    <w:uiPriority w:val="99"/>
    <w:qFormat/>
    <w:rsid w:val="009D0643"/>
    <w:pPr>
      <w:keepNext/>
      <w:spacing w:before="240" w:after="60"/>
      <w:outlineLvl w:val="1"/>
    </w:pPr>
    <w:rPr>
      <w:rFonts w:ascii="Arial" w:hAnsi="Arial"/>
      <w:b/>
      <w:i/>
      <w:sz w:val="28"/>
    </w:rPr>
  </w:style>
  <w:style w:type="paragraph" w:styleId="Heading3">
    <w:name w:val="heading 3"/>
    <w:aliases w:val="Minor,Level 1 - 1,Tempo Heading 3,H3,Prophead 3,h3,HHHeading,Project 3,Proposa,H31,Heading 31,Heading 32,Heading 33,Heading 34,Heading 35,Heading 36,3,sub-sub,RFP Heading 3,Task,Tsk,H32,H33,H34,H35,H36,H37,H38,H39,H310,H311,H312,H313,H314,H315"/>
    <w:basedOn w:val="Normal"/>
    <w:next w:val="Normal"/>
    <w:link w:val="Heading3Char"/>
    <w:uiPriority w:val="99"/>
    <w:qFormat/>
    <w:rsid w:val="009D0643"/>
    <w:pPr>
      <w:keepNext/>
      <w:widowControl/>
      <w:outlineLvl w:val="2"/>
    </w:pPr>
    <w:rPr>
      <w:rFonts w:ascii="Arial" w:hAnsi="Arial"/>
      <w:b/>
      <w:lang w:val="en-GB"/>
    </w:rPr>
  </w:style>
  <w:style w:type="paragraph" w:styleId="Heading4">
    <w:name w:val="heading 4"/>
    <w:aliases w:val="Sub-Minor,Level 2 - a,Tempo Heading 4,h4,Project table,Propos,Bullet 11,Bullet 12,Bullet 13,Bullet 14,Bullet 15,Bullet 16,4heading,4,(Shift Ctrl 4),Titre 41,t4.T4,a) b) c),(Alt+4),H41,(Alt+4)1,H42,(Alt+4)2,H43,(Alt+4)3,H44,(Alt+4)4,H4,Fej 1"/>
    <w:basedOn w:val="Normal"/>
    <w:next w:val="Normal"/>
    <w:link w:val="Heading4Char"/>
    <w:uiPriority w:val="99"/>
    <w:qFormat/>
    <w:rsid w:val="009D0643"/>
    <w:pPr>
      <w:keepNext/>
      <w:jc w:val="both"/>
      <w:outlineLvl w:val="3"/>
    </w:pPr>
    <w:rPr>
      <w:rFonts w:ascii="Arial" w:hAnsi="Arial"/>
      <w:sz w:val="32"/>
      <w:szCs w:val="24"/>
    </w:rPr>
  </w:style>
  <w:style w:type="paragraph" w:styleId="Heading5">
    <w:name w:val="heading 5"/>
    <w:aliases w:val="h5,Second Subheading,H5,H5 Char,5,5 sub-bullet,sb,5 h2,ASAPHeading 5,(huge),H51,H52,H53,H511,Block Label,Level 3 - i,5 sub-bullet1,sb1,41,5 sub-bullet2,sb2,42,5 sub-bullet3,sb3,43,5 sub-bullet4,sb4,44,5 sub-bullet5,sb5,45,5 sub-bullet6,sb6"/>
    <w:basedOn w:val="Normal"/>
    <w:next w:val="Normal"/>
    <w:link w:val="Heading5Char"/>
    <w:uiPriority w:val="99"/>
    <w:qFormat/>
    <w:rsid w:val="009D0643"/>
    <w:pPr>
      <w:keepNext/>
      <w:jc w:val="both"/>
      <w:outlineLvl w:val="4"/>
    </w:pPr>
    <w:rPr>
      <w:rFonts w:ascii="Arial" w:hAnsi="Arial"/>
      <w:b/>
      <w:bCs/>
      <w:sz w:val="40"/>
      <w:szCs w:val="24"/>
      <w:lang w:val="en-GB"/>
    </w:rPr>
  </w:style>
  <w:style w:type="paragraph" w:styleId="Heading6">
    <w:name w:val="heading 6"/>
    <w:aliases w:val="h6,Third Subheading,H6,(in text big),sub-dash,sd,H61,H62,H63,H611,Legal Level 1.,sub-dash1,sd1,51,sub-dash2,sd2,52,sub-dash3,sd3,53,sub-dash4,sd4,54,sub-dash5,sd5,55,sub-dash6,sd6,56,Bullet list,Bullet list1,Bullet list2,Bullet list11"/>
    <w:basedOn w:val="Normal"/>
    <w:next w:val="Normal"/>
    <w:link w:val="Heading6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5"/>
    </w:pPr>
    <w:rPr>
      <w:rFonts w:ascii="Tahoma" w:hAnsi="Tahoma"/>
      <w:lang w:val="en-GB"/>
    </w:rPr>
  </w:style>
  <w:style w:type="paragraph" w:styleId="Heading7">
    <w:name w:val="heading 7"/>
    <w:aliases w:val="(in text small),Legal Level 1.1.,letter list,lettered list,letter list1,lettered list1,letter list2,lettered list2,letter list11,lettered list11,letter list3,lettered list3,letter list12,lettered list12,letter list21,lettered list21,letter lis"/>
    <w:basedOn w:val="Normal"/>
    <w:next w:val="Normal"/>
    <w:link w:val="Heading7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6"/>
    </w:pPr>
    <w:rPr>
      <w:rFonts w:ascii="Tahoma" w:hAnsi="Tahoma"/>
      <w:lang w:val="en-GB"/>
    </w:rPr>
  </w:style>
  <w:style w:type="paragraph" w:styleId="Heading8">
    <w:name w:val="heading 8"/>
    <w:aliases w:val="Center Bold,Legal Level 1.1.1.,Center Bold1,Center Bold2,Center Bold3,Center Bold4,Center Bold5,Center Bold6,action,action1,action2,action11,action3,action4,action5,action6,action7,action12,action21,action111,action31,action8,action13,action22"/>
    <w:basedOn w:val="Normal"/>
    <w:next w:val="Normal"/>
    <w:link w:val="Heading8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7"/>
    </w:pPr>
    <w:rPr>
      <w:rFonts w:ascii="Tahoma" w:hAnsi="Tahoma"/>
      <w:lang w:val="en-GB"/>
    </w:rPr>
  </w:style>
  <w:style w:type="paragraph" w:styleId="Heading9">
    <w:name w:val="heading 9"/>
    <w:aliases w:val="Legal Level 1.1.1.1.,App Heading,App Heading1,App Heading2,progress,progress1,progress2,progress11,progress3,progress4,progress5,progress6,progress7,progress12,progress21,progress111,progress31,progress8,progress13,progress22,progress112,h9"/>
    <w:basedOn w:val="Normal"/>
    <w:next w:val="Normal"/>
    <w:link w:val="Heading9Char"/>
    <w:uiPriority w:val="99"/>
    <w:qFormat/>
    <w:rsid w:val="00E87DBB"/>
    <w:pPr>
      <w:widowControl/>
      <w:overflowPunct/>
      <w:autoSpaceDE/>
      <w:autoSpaceDN/>
      <w:adjustRightInd/>
      <w:spacing w:before="240" w:after="60" w:line="264" w:lineRule="atLeast"/>
      <w:textAlignment w:val="auto"/>
      <w:outlineLvl w:val="8"/>
    </w:pPr>
    <w:rPr>
      <w:rFonts w:ascii="Arial" w:hAnsi="Arial"/>
      <w:color w:val="333333"/>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0643"/>
    <w:pPr>
      <w:tabs>
        <w:tab w:val="center" w:pos="4536"/>
        <w:tab w:val="right" w:pos="9072"/>
      </w:tabs>
    </w:pPr>
  </w:style>
  <w:style w:type="paragraph" w:styleId="Footer">
    <w:name w:val="footer"/>
    <w:basedOn w:val="Normal"/>
    <w:link w:val="FooterChar"/>
    <w:uiPriority w:val="99"/>
    <w:rsid w:val="009D0643"/>
    <w:pPr>
      <w:tabs>
        <w:tab w:val="center" w:pos="4536"/>
        <w:tab w:val="right" w:pos="9072"/>
      </w:tabs>
    </w:pPr>
  </w:style>
  <w:style w:type="character" w:styleId="PageNumber">
    <w:name w:val="page number"/>
    <w:uiPriority w:val="99"/>
    <w:rsid w:val="009D0643"/>
    <w:rPr>
      <w:rFonts w:ascii="Century Gothic" w:hAnsi="Century Gothic"/>
      <w:sz w:val="20"/>
    </w:rPr>
  </w:style>
  <w:style w:type="paragraph" w:customStyle="1" w:styleId="OmniPage2">
    <w:name w:val="OmniPage #2"/>
    <w:basedOn w:val="Normal"/>
    <w:rsid w:val="009D0643"/>
    <w:pPr>
      <w:tabs>
        <w:tab w:val="left" w:pos="100"/>
        <w:tab w:val="right" w:pos="791"/>
      </w:tabs>
      <w:ind w:left="493" w:right="9546"/>
    </w:pPr>
    <w:rPr>
      <w:rFonts w:ascii="Geneva" w:hAnsi="Geneva"/>
    </w:rPr>
  </w:style>
  <w:style w:type="paragraph" w:customStyle="1" w:styleId="OmniPage3">
    <w:name w:val="OmniPage #3"/>
    <w:basedOn w:val="Normal"/>
    <w:rsid w:val="009D0643"/>
    <w:pPr>
      <w:tabs>
        <w:tab w:val="left" w:pos="128"/>
        <w:tab w:val="right" w:pos="2115"/>
      </w:tabs>
      <w:ind w:left="128" w:right="8222"/>
    </w:pPr>
    <w:rPr>
      <w:rFonts w:ascii="Geneva" w:hAnsi="Geneva"/>
    </w:rPr>
  </w:style>
  <w:style w:type="paragraph" w:customStyle="1" w:styleId="OmniPage4">
    <w:name w:val="OmniPage #4"/>
    <w:basedOn w:val="Normal"/>
    <w:rsid w:val="009D0643"/>
    <w:pPr>
      <w:tabs>
        <w:tab w:val="left" w:pos="114"/>
        <w:tab w:val="right" w:pos="4973"/>
      </w:tabs>
      <w:ind w:left="507" w:right="5364"/>
    </w:pPr>
    <w:rPr>
      <w:rFonts w:ascii="Geneva" w:hAnsi="Geneva"/>
    </w:rPr>
  </w:style>
  <w:style w:type="paragraph" w:customStyle="1" w:styleId="OmniPage5">
    <w:name w:val="OmniPage #5"/>
    <w:basedOn w:val="Normal"/>
    <w:rsid w:val="009D0643"/>
    <w:pPr>
      <w:tabs>
        <w:tab w:val="left" w:pos="113"/>
        <w:tab w:val="right" w:pos="4490"/>
      </w:tabs>
      <w:ind w:left="113" w:right="5847"/>
    </w:pPr>
    <w:rPr>
      <w:rFonts w:ascii="Geneva" w:hAnsi="Geneva"/>
    </w:rPr>
  </w:style>
  <w:style w:type="paragraph" w:customStyle="1" w:styleId="OmniPage6">
    <w:name w:val="OmniPage #6"/>
    <w:basedOn w:val="Normal"/>
    <w:rsid w:val="009D0643"/>
    <w:pPr>
      <w:tabs>
        <w:tab w:val="left" w:pos="122"/>
        <w:tab w:val="right" w:pos="4602"/>
      </w:tabs>
      <w:ind w:left="515" w:right="5735"/>
    </w:pPr>
    <w:rPr>
      <w:rFonts w:ascii="Geneva" w:hAnsi="Geneva"/>
    </w:rPr>
  </w:style>
  <w:style w:type="paragraph" w:customStyle="1" w:styleId="OmniPage7">
    <w:name w:val="OmniPage #7"/>
    <w:basedOn w:val="Normal"/>
    <w:rsid w:val="009D0643"/>
    <w:pPr>
      <w:tabs>
        <w:tab w:val="left" w:pos="122"/>
        <w:tab w:val="right" w:pos="4885"/>
      </w:tabs>
      <w:ind w:left="515" w:right="5452"/>
    </w:pPr>
    <w:rPr>
      <w:rFonts w:ascii="Geneva" w:hAnsi="Geneva"/>
    </w:rPr>
  </w:style>
  <w:style w:type="paragraph" w:customStyle="1" w:styleId="OmniPage8">
    <w:name w:val="OmniPage #8"/>
    <w:basedOn w:val="Normal"/>
    <w:rsid w:val="009D0643"/>
    <w:pPr>
      <w:tabs>
        <w:tab w:val="left" w:pos="125"/>
        <w:tab w:val="right" w:pos="4968"/>
      </w:tabs>
      <w:ind w:left="125" w:right="5369"/>
    </w:pPr>
    <w:rPr>
      <w:rFonts w:ascii="Geneva" w:hAnsi="Geneva"/>
    </w:rPr>
  </w:style>
  <w:style w:type="paragraph" w:customStyle="1" w:styleId="OmniPage9">
    <w:name w:val="OmniPage #9"/>
    <w:basedOn w:val="Normal"/>
    <w:rsid w:val="009D0643"/>
    <w:pPr>
      <w:tabs>
        <w:tab w:val="left" w:pos="125"/>
        <w:tab w:val="right" w:pos="3127"/>
      </w:tabs>
      <w:ind w:left="518" w:right="7210"/>
    </w:pPr>
    <w:rPr>
      <w:rFonts w:ascii="Geneva" w:hAnsi="Geneva"/>
    </w:rPr>
  </w:style>
  <w:style w:type="paragraph" w:customStyle="1" w:styleId="OmniPage10">
    <w:name w:val="OmniPage #10"/>
    <w:basedOn w:val="Normal"/>
    <w:rsid w:val="009D0643"/>
    <w:pPr>
      <w:tabs>
        <w:tab w:val="left" w:pos="124"/>
        <w:tab w:val="right" w:pos="2792"/>
      </w:tabs>
      <w:ind w:left="124" w:right="7545"/>
    </w:pPr>
    <w:rPr>
      <w:rFonts w:ascii="Geneva" w:hAnsi="Geneva"/>
    </w:rPr>
  </w:style>
  <w:style w:type="paragraph" w:customStyle="1" w:styleId="OmniPage11">
    <w:name w:val="OmniPage #11"/>
    <w:basedOn w:val="Normal"/>
    <w:rsid w:val="009D0643"/>
    <w:pPr>
      <w:tabs>
        <w:tab w:val="left" w:pos="123"/>
        <w:tab w:val="right" w:pos="4868"/>
      </w:tabs>
      <w:ind w:left="516" w:right="5469"/>
    </w:pPr>
    <w:rPr>
      <w:rFonts w:ascii="Geneva" w:hAnsi="Geneva"/>
    </w:rPr>
  </w:style>
  <w:style w:type="paragraph" w:customStyle="1" w:styleId="OmniPage12">
    <w:name w:val="OmniPage #12"/>
    <w:basedOn w:val="Normal"/>
    <w:rsid w:val="009D0643"/>
    <w:pPr>
      <w:tabs>
        <w:tab w:val="left" w:pos="123"/>
        <w:tab w:val="right" w:pos="4999"/>
      </w:tabs>
      <w:ind w:left="516" w:right="5338"/>
    </w:pPr>
    <w:rPr>
      <w:rFonts w:ascii="Geneva" w:hAnsi="Geneva"/>
    </w:rPr>
  </w:style>
  <w:style w:type="paragraph" w:customStyle="1" w:styleId="OmniPage13">
    <w:name w:val="OmniPage #13"/>
    <w:basedOn w:val="Normal"/>
    <w:rsid w:val="009D0643"/>
    <w:pPr>
      <w:tabs>
        <w:tab w:val="left" w:pos="122"/>
        <w:tab w:val="right" w:pos="1932"/>
      </w:tabs>
      <w:ind w:left="515" w:right="8405"/>
    </w:pPr>
    <w:rPr>
      <w:rFonts w:ascii="Geneva" w:hAnsi="Geneva"/>
    </w:rPr>
  </w:style>
  <w:style w:type="paragraph" w:customStyle="1" w:styleId="OmniPage14">
    <w:name w:val="OmniPage #14"/>
    <w:basedOn w:val="Normal"/>
    <w:rsid w:val="009D0643"/>
    <w:pPr>
      <w:tabs>
        <w:tab w:val="left" w:pos="121"/>
        <w:tab w:val="right" w:pos="5019"/>
      </w:tabs>
      <w:ind w:left="514" w:right="5318"/>
    </w:pPr>
    <w:rPr>
      <w:rFonts w:ascii="Geneva" w:hAnsi="Geneva"/>
    </w:rPr>
  </w:style>
  <w:style w:type="paragraph" w:customStyle="1" w:styleId="OmniPage15">
    <w:name w:val="OmniPage #15"/>
    <w:basedOn w:val="Normal"/>
    <w:rsid w:val="009D0643"/>
    <w:pPr>
      <w:tabs>
        <w:tab w:val="left" w:pos="121"/>
        <w:tab w:val="right" w:pos="1694"/>
      </w:tabs>
      <w:ind w:left="121" w:right="8643"/>
    </w:pPr>
    <w:rPr>
      <w:rFonts w:ascii="Geneva" w:hAnsi="Geneva"/>
    </w:rPr>
  </w:style>
  <w:style w:type="paragraph" w:customStyle="1" w:styleId="OmniPage16">
    <w:name w:val="OmniPage #16"/>
    <w:basedOn w:val="Normal"/>
    <w:rsid w:val="009D0643"/>
    <w:pPr>
      <w:tabs>
        <w:tab w:val="left" w:pos="125"/>
        <w:tab w:val="right" w:pos="3915"/>
      </w:tabs>
      <w:ind w:left="518" w:right="6422"/>
    </w:pPr>
    <w:rPr>
      <w:rFonts w:ascii="Geneva" w:hAnsi="Geneva"/>
    </w:rPr>
  </w:style>
  <w:style w:type="paragraph" w:customStyle="1" w:styleId="OmniPage17">
    <w:name w:val="OmniPage #17"/>
    <w:basedOn w:val="Normal"/>
    <w:rsid w:val="009D0643"/>
    <w:pPr>
      <w:tabs>
        <w:tab w:val="left" w:pos="125"/>
        <w:tab w:val="right" w:pos="4858"/>
      </w:tabs>
      <w:ind w:left="518" w:right="5479"/>
    </w:pPr>
    <w:rPr>
      <w:rFonts w:ascii="Geneva" w:hAnsi="Geneva"/>
    </w:rPr>
  </w:style>
  <w:style w:type="paragraph" w:customStyle="1" w:styleId="OmniPage18">
    <w:name w:val="OmniPage #18"/>
    <w:basedOn w:val="Normal"/>
    <w:rsid w:val="009D0643"/>
    <w:pPr>
      <w:tabs>
        <w:tab w:val="left" w:pos="129"/>
        <w:tab w:val="right" w:pos="2439"/>
      </w:tabs>
      <w:ind w:left="129" w:right="7898"/>
    </w:pPr>
    <w:rPr>
      <w:rFonts w:ascii="Geneva" w:hAnsi="Geneva"/>
    </w:rPr>
  </w:style>
  <w:style w:type="paragraph" w:customStyle="1" w:styleId="OmniPage19">
    <w:name w:val="OmniPage #19"/>
    <w:basedOn w:val="Normal"/>
    <w:rsid w:val="009D0643"/>
    <w:pPr>
      <w:tabs>
        <w:tab w:val="left" w:pos="128"/>
        <w:tab w:val="right" w:pos="4846"/>
      </w:tabs>
      <w:ind w:left="521" w:right="5491"/>
    </w:pPr>
    <w:rPr>
      <w:rFonts w:ascii="Geneva" w:hAnsi="Geneva"/>
    </w:rPr>
  </w:style>
  <w:style w:type="paragraph" w:customStyle="1" w:styleId="OmniPage20">
    <w:name w:val="OmniPage #20"/>
    <w:basedOn w:val="Normal"/>
    <w:rsid w:val="009D0643"/>
    <w:pPr>
      <w:tabs>
        <w:tab w:val="left" w:pos="131"/>
        <w:tab w:val="right" w:pos="4895"/>
      </w:tabs>
      <w:ind w:left="524" w:right="5442"/>
    </w:pPr>
    <w:rPr>
      <w:rFonts w:ascii="Geneva" w:hAnsi="Geneva"/>
    </w:rPr>
  </w:style>
  <w:style w:type="paragraph" w:customStyle="1" w:styleId="OmniPage21">
    <w:name w:val="OmniPage #21"/>
    <w:basedOn w:val="Normal"/>
    <w:rsid w:val="009D0643"/>
    <w:pPr>
      <w:tabs>
        <w:tab w:val="left" w:pos="130"/>
        <w:tab w:val="right" w:pos="4969"/>
      </w:tabs>
      <w:ind w:left="523" w:right="5368"/>
    </w:pPr>
    <w:rPr>
      <w:rFonts w:ascii="Geneva" w:hAnsi="Geneva"/>
    </w:rPr>
  </w:style>
  <w:style w:type="paragraph" w:customStyle="1" w:styleId="OmniPage22">
    <w:name w:val="OmniPage #22"/>
    <w:basedOn w:val="Normal"/>
    <w:rsid w:val="009D0643"/>
    <w:pPr>
      <w:tabs>
        <w:tab w:val="left" w:pos="135"/>
        <w:tab w:val="right" w:pos="3625"/>
      </w:tabs>
      <w:ind w:left="135" w:right="6712"/>
    </w:pPr>
    <w:rPr>
      <w:rFonts w:ascii="Geneva" w:hAnsi="Geneva"/>
    </w:rPr>
  </w:style>
  <w:style w:type="paragraph" w:customStyle="1" w:styleId="OmniPage23">
    <w:name w:val="OmniPage #23"/>
    <w:basedOn w:val="Normal"/>
    <w:rsid w:val="009D0643"/>
    <w:pPr>
      <w:tabs>
        <w:tab w:val="left" w:pos="134"/>
        <w:tab w:val="right" w:pos="5023"/>
      </w:tabs>
      <w:ind w:left="527" w:right="5314"/>
    </w:pPr>
    <w:rPr>
      <w:rFonts w:ascii="Geneva" w:hAnsi="Geneva"/>
    </w:rPr>
  </w:style>
  <w:style w:type="paragraph" w:customStyle="1" w:styleId="OmniPage24">
    <w:name w:val="OmniPage #24"/>
    <w:basedOn w:val="Normal"/>
    <w:rsid w:val="009D0643"/>
    <w:pPr>
      <w:tabs>
        <w:tab w:val="left" w:pos="134"/>
        <w:tab w:val="right" w:pos="4946"/>
      </w:tabs>
      <w:ind w:left="527" w:right="5391"/>
    </w:pPr>
    <w:rPr>
      <w:rFonts w:ascii="Geneva" w:hAnsi="Geneva"/>
    </w:rPr>
  </w:style>
  <w:style w:type="paragraph" w:customStyle="1" w:styleId="OmniPage25">
    <w:name w:val="OmniPage #25"/>
    <w:basedOn w:val="Normal"/>
    <w:rsid w:val="009D0643"/>
    <w:pPr>
      <w:tabs>
        <w:tab w:val="left" w:pos="5226"/>
        <w:tab w:val="right" w:pos="6704"/>
      </w:tabs>
      <w:ind w:left="5226" w:right="3633"/>
    </w:pPr>
    <w:rPr>
      <w:rFonts w:ascii="Geneva" w:hAnsi="Geneva"/>
    </w:rPr>
  </w:style>
  <w:style w:type="paragraph" w:customStyle="1" w:styleId="OmniPage26">
    <w:name w:val="OmniPage #26"/>
    <w:basedOn w:val="Normal"/>
    <w:rsid w:val="009D0643"/>
    <w:pPr>
      <w:tabs>
        <w:tab w:val="left" w:pos="5225"/>
        <w:tab w:val="right" w:pos="9851"/>
      </w:tabs>
      <w:ind w:left="5618" w:right="486"/>
    </w:pPr>
    <w:rPr>
      <w:rFonts w:ascii="Geneva" w:hAnsi="Geneva"/>
    </w:rPr>
  </w:style>
  <w:style w:type="paragraph" w:customStyle="1" w:styleId="OmniPage27">
    <w:name w:val="OmniPage #27"/>
    <w:basedOn w:val="Normal"/>
    <w:rsid w:val="009D0643"/>
    <w:pPr>
      <w:tabs>
        <w:tab w:val="left" w:pos="5230"/>
        <w:tab w:val="right" w:pos="9967"/>
      </w:tabs>
      <w:ind w:left="5623" w:right="370"/>
    </w:pPr>
    <w:rPr>
      <w:rFonts w:ascii="Geneva" w:hAnsi="Geneva"/>
    </w:rPr>
  </w:style>
  <w:style w:type="paragraph" w:customStyle="1" w:styleId="OmniPage28">
    <w:name w:val="OmniPage #28"/>
    <w:basedOn w:val="Normal"/>
    <w:rsid w:val="009D0643"/>
    <w:pPr>
      <w:tabs>
        <w:tab w:val="left" w:pos="5232"/>
        <w:tab w:val="right" w:pos="10226"/>
      </w:tabs>
      <w:ind w:left="5625" w:right="111"/>
    </w:pPr>
    <w:rPr>
      <w:rFonts w:ascii="Geneva" w:hAnsi="Geneva"/>
    </w:rPr>
  </w:style>
  <w:style w:type="paragraph" w:customStyle="1" w:styleId="OmniPage29">
    <w:name w:val="OmniPage #29"/>
    <w:basedOn w:val="Normal"/>
    <w:rsid w:val="009D0643"/>
    <w:pPr>
      <w:tabs>
        <w:tab w:val="left" w:pos="5236"/>
        <w:tab w:val="right" w:pos="7446"/>
      </w:tabs>
      <w:ind w:left="5236" w:right="2891"/>
    </w:pPr>
    <w:rPr>
      <w:rFonts w:ascii="Geneva" w:hAnsi="Geneva"/>
    </w:rPr>
  </w:style>
  <w:style w:type="paragraph" w:customStyle="1" w:styleId="OmniPage30">
    <w:name w:val="OmniPage #30"/>
    <w:basedOn w:val="Normal"/>
    <w:rsid w:val="009D0643"/>
    <w:pPr>
      <w:tabs>
        <w:tab w:val="left" w:pos="5235"/>
        <w:tab w:val="right" w:pos="9856"/>
      </w:tabs>
      <w:ind w:left="5628" w:right="481"/>
    </w:pPr>
    <w:rPr>
      <w:rFonts w:ascii="Geneva" w:hAnsi="Geneva"/>
    </w:rPr>
  </w:style>
  <w:style w:type="paragraph" w:customStyle="1" w:styleId="OmniPage31">
    <w:name w:val="OmniPage #31"/>
    <w:basedOn w:val="Normal"/>
    <w:rsid w:val="009D0643"/>
    <w:pPr>
      <w:tabs>
        <w:tab w:val="left" w:pos="5234"/>
        <w:tab w:val="right" w:pos="10169"/>
      </w:tabs>
      <w:ind w:left="5627" w:right="168"/>
    </w:pPr>
    <w:rPr>
      <w:rFonts w:ascii="Geneva" w:hAnsi="Geneva"/>
    </w:rPr>
  </w:style>
  <w:style w:type="paragraph" w:customStyle="1" w:styleId="OmniPage32">
    <w:name w:val="OmniPage #32"/>
    <w:basedOn w:val="Normal"/>
    <w:rsid w:val="009D0643"/>
    <w:pPr>
      <w:tabs>
        <w:tab w:val="left" w:pos="5242"/>
        <w:tab w:val="right" w:pos="9808"/>
      </w:tabs>
      <w:ind w:left="5635" w:right="529"/>
    </w:pPr>
    <w:rPr>
      <w:rFonts w:ascii="Geneva" w:hAnsi="Geneva"/>
    </w:rPr>
  </w:style>
  <w:style w:type="paragraph" w:customStyle="1" w:styleId="OmniPage33">
    <w:name w:val="OmniPage #33"/>
    <w:basedOn w:val="Normal"/>
    <w:rsid w:val="009D0643"/>
    <w:pPr>
      <w:tabs>
        <w:tab w:val="left" w:pos="5245"/>
        <w:tab w:val="right" w:pos="10237"/>
      </w:tabs>
      <w:ind w:left="5638" w:right="100"/>
    </w:pPr>
    <w:rPr>
      <w:rFonts w:ascii="Geneva" w:hAnsi="Geneva"/>
    </w:rPr>
  </w:style>
  <w:style w:type="paragraph" w:customStyle="1" w:styleId="OmniPage34">
    <w:name w:val="OmniPage #34"/>
    <w:basedOn w:val="Normal"/>
    <w:rsid w:val="009D0643"/>
    <w:pPr>
      <w:tabs>
        <w:tab w:val="left" w:pos="5247"/>
        <w:tab w:val="right" w:pos="10227"/>
      </w:tabs>
      <w:ind w:left="5640" w:right="110"/>
    </w:pPr>
    <w:rPr>
      <w:rFonts w:ascii="Geneva" w:hAnsi="Geneva"/>
    </w:rPr>
  </w:style>
  <w:style w:type="paragraph" w:customStyle="1" w:styleId="OmniPage35">
    <w:name w:val="OmniPage #35"/>
    <w:basedOn w:val="Normal"/>
    <w:rsid w:val="009D0643"/>
    <w:pPr>
      <w:tabs>
        <w:tab w:val="left" w:pos="5246"/>
        <w:tab w:val="right" w:pos="6495"/>
      </w:tabs>
      <w:ind w:left="5246" w:right="3842"/>
    </w:pPr>
    <w:rPr>
      <w:rFonts w:ascii="Geneva" w:hAnsi="Geneva"/>
    </w:rPr>
  </w:style>
  <w:style w:type="paragraph" w:customStyle="1" w:styleId="OmniPage36">
    <w:name w:val="OmniPage #36"/>
    <w:basedOn w:val="Normal"/>
    <w:rsid w:val="009D0643"/>
    <w:pPr>
      <w:tabs>
        <w:tab w:val="left" w:pos="5251"/>
        <w:tab w:val="right" w:pos="9873"/>
      </w:tabs>
      <w:ind w:left="5644" w:right="464"/>
    </w:pPr>
    <w:rPr>
      <w:rFonts w:ascii="Geneva" w:hAnsi="Geneva"/>
    </w:rPr>
  </w:style>
  <w:style w:type="paragraph" w:customStyle="1" w:styleId="OmniPage37">
    <w:name w:val="OmniPage #37"/>
    <w:basedOn w:val="Normal"/>
    <w:rsid w:val="009D0643"/>
    <w:pPr>
      <w:tabs>
        <w:tab w:val="left" w:pos="5250"/>
        <w:tab w:val="right" w:pos="9955"/>
      </w:tabs>
      <w:ind w:left="5643" w:right="382"/>
    </w:pPr>
    <w:rPr>
      <w:rFonts w:ascii="Geneva" w:hAnsi="Geneva"/>
    </w:rPr>
  </w:style>
  <w:style w:type="paragraph" w:customStyle="1" w:styleId="OmniPage38">
    <w:name w:val="OmniPage #38"/>
    <w:basedOn w:val="Normal"/>
    <w:rsid w:val="009D0643"/>
    <w:pPr>
      <w:tabs>
        <w:tab w:val="left" w:pos="5254"/>
        <w:tab w:val="right" w:pos="7214"/>
      </w:tabs>
      <w:ind w:left="5254" w:right="3123"/>
    </w:pPr>
    <w:rPr>
      <w:rFonts w:ascii="Geneva" w:hAnsi="Geneva"/>
    </w:rPr>
  </w:style>
  <w:style w:type="paragraph" w:customStyle="1" w:styleId="OmniPage39">
    <w:name w:val="OmniPage #39"/>
    <w:basedOn w:val="Normal"/>
    <w:rsid w:val="009D0643"/>
    <w:pPr>
      <w:tabs>
        <w:tab w:val="left" w:pos="5254"/>
        <w:tab w:val="right" w:pos="9876"/>
      </w:tabs>
      <w:ind w:left="5647" w:right="461"/>
    </w:pPr>
    <w:rPr>
      <w:rFonts w:ascii="Geneva" w:hAnsi="Geneva"/>
    </w:rPr>
  </w:style>
  <w:style w:type="paragraph" w:customStyle="1" w:styleId="OmniPage1">
    <w:name w:val="OmniPage #1"/>
    <w:basedOn w:val="Normal"/>
    <w:rsid w:val="009D0643"/>
    <w:pPr>
      <w:tabs>
        <w:tab w:val="left" w:pos="100"/>
        <w:tab w:val="right" w:pos="4878"/>
      </w:tabs>
      <w:ind w:left="339" w:right="5307"/>
    </w:pPr>
    <w:rPr>
      <w:rFonts w:ascii="Geneva" w:hAnsi="Geneva"/>
    </w:rPr>
  </w:style>
  <w:style w:type="paragraph" w:styleId="BodyText">
    <w:name w:val="Body Text"/>
    <w:basedOn w:val="Normal"/>
    <w:link w:val="BodyTextChar"/>
    <w:uiPriority w:val="99"/>
    <w:rsid w:val="009D0643"/>
    <w:rPr>
      <w:rFonts w:ascii="Century Gothic" w:hAnsi="Century Gothic"/>
      <w:sz w:val="18"/>
    </w:rPr>
  </w:style>
  <w:style w:type="paragraph" w:customStyle="1" w:styleId="BodyText23">
    <w:name w:val="Body Text 23"/>
    <w:basedOn w:val="Normal"/>
    <w:rsid w:val="009D0643"/>
    <w:pPr>
      <w:ind w:left="284"/>
    </w:pPr>
    <w:rPr>
      <w:rFonts w:ascii="Century Gothic" w:hAnsi="Century Gothic"/>
    </w:rPr>
  </w:style>
  <w:style w:type="paragraph" w:customStyle="1" w:styleId="BodyTextIndent21">
    <w:name w:val="Body Text Indent 21"/>
    <w:basedOn w:val="Normal"/>
    <w:rsid w:val="009D0643"/>
    <w:pPr>
      <w:ind w:left="142"/>
    </w:pPr>
    <w:rPr>
      <w:rFonts w:ascii="Century Gothic" w:hAnsi="Century Gothic"/>
      <w:sz w:val="18"/>
    </w:rPr>
  </w:style>
  <w:style w:type="paragraph" w:customStyle="1" w:styleId="BodyText22">
    <w:name w:val="Body Text 22"/>
    <w:basedOn w:val="Normal"/>
    <w:rsid w:val="009D0643"/>
    <w:pPr>
      <w:ind w:right="141"/>
    </w:pPr>
    <w:rPr>
      <w:rFonts w:ascii="Century Gothic" w:hAnsi="Century Gothic"/>
      <w:sz w:val="18"/>
    </w:rPr>
  </w:style>
  <w:style w:type="paragraph" w:customStyle="1" w:styleId="Subhead1">
    <w:name w:val="Subhead 1"/>
    <w:basedOn w:val="BodyText1"/>
    <w:rsid w:val="009D0643"/>
    <w:pPr>
      <w:keepNext/>
      <w:spacing w:before="170" w:after="57"/>
    </w:pPr>
    <w:rPr>
      <w:b/>
      <w:color w:val="auto"/>
    </w:rPr>
  </w:style>
  <w:style w:type="paragraph" w:customStyle="1" w:styleId="BodyText1">
    <w:name w:val="Body Text1"/>
    <w:rsid w:val="009D0643"/>
    <w:pPr>
      <w:widowControl w:val="0"/>
      <w:tabs>
        <w:tab w:val="left" w:pos="397"/>
      </w:tabs>
      <w:overflowPunct w:val="0"/>
      <w:autoSpaceDE w:val="0"/>
      <w:autoSpaceDN w:val="0"/>
      <w:adjustRightInd w:val="0"/>
      <w:spacing w:line="210" w:lineRule="atLeast"/>
      <w:textAlignment w:val="baseline"/>
    </w:pPr>
    <w:rPr>
      <w:rFonts w:ascii="Century Gothic" w:hAnsi="Century Gothic"/>
      <w:color w:val="000000"/>
      <w:sz w:val="18"/>
      <w:lang w:val="de-DE" w:eastAsia="de-DE"/>
    </w:rPr>
  </w:style>
  <w:style w:type="paragraph" w:customStyle="1" w:styleId="DocumentMap1">
    <w:name w:val="Document Map1"/>
    <w:basedOn w:val="Normal"/>
    <w:rsid w:val="009D0643"/>
    <w:pPr>
      <w:shd w:val="clear" w:color="auto" w:fill="000080"/>
    </w:pPr>
    <w:rPr>
      <w:rFonts w:ascii="Tahoma" w:hAnsi="Tahoma"/>
    </w:rPr>
  </w:style>
  <w:style w:type="paragraph" w:customStyle="1" w:styleId="BodyTextIndent31">
    <w:name w:val="Body Text Indent 31"/>
    <w:basedOn w:val="Normal"/>
    <w:rsid w:val="009D0643"/>
    <w:pPr>
      <w:widowControl/>
      <w:tabs>
        <w:tab w:val="left" w:pos="-142"/>
        <w:tab w:val="left" w:pos="1440"/>
        <w:tab w:val="right" w:pos="5023"/>
        <w:tab w:val="right" w:pos="9781"/>
      </w:tabs>
      <w:ind w:left="900"/>
    </w:pPr>
    <w:rPr>
      <w:sz w:val="24"/>
    </w:rPr>
  </w:style>
  <w:style w:type="paragraph" w:customStyle="1" w:styleId="BodyText31">
    <w:name w:val="Body Text 31"/>
    <w:basedOn w:val="Normal"/>
    <w:rsid w:val="009D0643"/>
    <w:pPr>
      <w:tabs>
        <w:tab w:val="left" w:pos="567"/>
        <w:tab w:val="left" w:pos="1985"/>
      </w:tabs>
      <w:jc w:val="both"/>
    </w:pPr>
    <w:rPr>
      <w:sz w:val="24"/>
    </w:rPr>
  </w:style>
  <w:style w:type="paragraph" w:customStyle="1" w:styleId="BalloonText2">
    <w:name w:val="Balloon Text2"/>
    <w:basedOn w:val="Normal"/>
    <w:rsid w:val="009D0643"/>
    <w:rPr>
      <w:rFonts w:ascii="Tahoma" w:hAnsi="Tahoma"/>
      <w:sz w:val="16"/>
    </w:rPr>
  </w:style>
  <w:style w:type="paragraph" w:customStyle="1" w:styleId="BalloonText1">
    <w:name w:val="Balloon Text1"/>
    <w:basedOn w:val="Normal"/>
    <w:rsid w:val="009D0643"/>
    <w:rPr>
      <w:rFonts w:ascii="Tahoma" w:hAnsi="Tahoma"/>
      <w:sz w:val="16"/>
    </w:rPr>
  </w:style>
  <w:style w:type="paragraph" w:customStyle="1" w:styleId="BodyText21">
    <w:name w:val="Body Text 21"/>
    <w:basedOn w:val="Normal"/>
    <w:rsid w:val="009D0643"/>
    <w:pPr>
      <w:ind w:left="810"/>
      <w:jc w:val="both"/>
    </w:pPr>
    <w:rPr>
      <w:rFonts w:ascii="Arial" w:hAnsi="Arial"/>
      <w:sz w:val="24"/>
      <w:lang w:val="en-GB"/>
    </w:rPr>
  </w:style>
  <w:style w:type="paragraph" w:customStyle="1" w:styleId="Sprechblasentext">
    <w:name w:val="Sprechblasentext"/>
    <w:basedOn w:val="Normal"/>
    <w:semiHidden/>
    <w:rsid w:val="009D0643"/>
    <w:rPr>
      <w:rFonts w:ascii="Tahoma" w:hAnsi="Tahoma" w:cs="Tahoma"/>
      <w:sz w:val="16"/>
      <w:szCs w:val="16"/>
    </w:rPr>
  </w:style>
  <w:style w:type="paragraph" w:styleId="BodyTextIndent">
    <w:name w:val="Body Text Indent"/>
    <w:basedOn w:val="Normal"/>
    <w:link w:val="BodyTextIndentChar"/>
    <w:rsid w:val="009D0643"/>
    <w:pPr>
      <w:spacing w:after="120"/>
      <w:ind w:left="283"/>
    </w:pPr>
  </w:style>
  <w:style w:type="paragraph" w:styleId="BodyText2">
    <w:name w:val="Body Text 2"/>
    <w:basedOn w:val="Normal"/>
    <w:rsid w:val="009D0643"/>
    <w:pPr>
      <w:spacing w:after="120" w:line="480" w:lineRule="auto"/>
    </w:pPr>
  </w:style>
  <w:style w:type="paragraph" w:customStyle="1" w:styleId="DeltaViewTableBody">
    <w:name w:val="DeltaView Table Body"/>
    <w:basedOn w:val="Normal"/>
    <w:rsid w:val="009D0643"/>
    <w:pPr>
      <w:widowControl/>
      <w:overflowPunct/>
      <w:textAlignment w:val="auto"/>
    </w:pPr>
    <w:rPr>
      <w:rFonts w:ascii="Arial" w:hAnsi="Arial" w:cs="Arial"/>
      <w:sz w:val="24"/>
      <w:szCs w:val="24"/>
      <w:lang w:val="en-US" w:eastAsia="en-US"/>
    </w:rPr>
  </w:style>
  <w:style w:type="paragraph" w:styleId="TOC1">
    <w:name w:val="toc 1"/>
    <w:basedOn w:val="Normal"/>
    <w:next w:val="Normal"/>
    <w:uiPriority w:val="39"/>
    <w:rsid w:val="009D0643"/>
    <w:pPr>
      <w:keepNext/>
      <w:keepLines/>
      <w:tabs>
        <w:tab w:val="left" w:pos="720"/>
        <w:tab w:val="left" w:leader="dot" w:pos="7200"/>
      </w:tabs>
      <w:overflowPunct/>
      <w:autoSpaceDE/>
      <w:autoSpaceDN/>
      <w:adjustRightInd/>
      <w:spacing w:before="240" w:after="240"/>
      <w:jc w:val="both"/>
      <w:textAlignment w:val="auto"/>
    </w:pPr>
    <w:rPr>
      <w:rFonts w:ascii="Arial" w:hAnsi="Arial"/>
      <w:sz w:val="24"/>
      <w:lang w:val="en-GB" w:eastAsia="en-US"/>
    </w:rPr>
  </w:style>
  <w:style w:type="paragraph" w:styleId="BalloonText">
    <w:name w:val="Balloon Text"/>
    <w:basedOn w:val="Normal"/>
    <w:link w:val="BalloonTextChar"/>
    <w:uiPriority w:val="99"/>
    <w:rsid w:val="009D0643"/>
    <w:rPr>
      <w:rFonts w:ascii="Tahoma" w:hAnsi="Tahoma" w:cs="Tahoma"/>
      <w:sz w:val="16"/>
      <w:szCs w:val="16"/>
    </w:rPr>
  </w:style>
  <w:style w:type="paragraph" w:styleId="BodyText3">
    <w:name w:val="Body Text 3"/>
    <w:basedOn w:val="Normal"/>
    <w:rsid w:val="009D0643"/>
    <w:pPr>
      <w:overflowPunct/>
      <w:spacing w:after="120"/>
      <w:textAlignment w:val="auto"/>
    </w:pPr>
    <w:rPr>
      <w:sz w:val="16"/>
      <w:szCs w:val="16"/>
      <w:lang w:eastAsia="en-US"/>
    </w:rPr>
  </w:style>
  <w:style w:type="paragraph" w:customStyle="1" w:styleId="Formatvorlage">
    <w:name w:val="Formatvorlage"/>
    <w:basedOn w:val="Normal"/>
    <w:rsid w:val="009D0643"/>
    <w:pPr>
      <w:widowControl/>
      <w:overflowPunct/>
      <w:autoSpaceDE/>
      <w:autoSpaceDN/>
      <w:adjustRightInd/>
      <w:textAlignment w:val="auto"/>
    </w:pPr>
    <w:rPr>
      <w:rFonts w:ascii="Arial" w:hAnsi="Arial"/>
      <w:snapToGrid w:val="0"/>
      <w:sz w:val="22"/>
    </w:rPr>
  </w:style>
  <w:style w:type="paragraph" w:customStyle="1" w:styleId="AufzhlungE1Nr">
    <w:name w:val="Aufzählung E1 Nr."/>
    <w:basedOn w:val="Normal"/>
    <w:rsid w:val="009D0643"/>
    <w:pPr>
      <w:widowControl/>
      <w:tabs>
        <w:tab w:val="num" w:pos="1559"/>
      </w:tabs>
      <w:overflowPunct/>
      <w:autoSpaceDE/>
      <w:autoSpaceDN/>
      <w:adjustRightInd/>
      <w:spacing w:after="120"/>
      <w:ind w:left="1559" w:hanging="425"/>
      <w:textAlignment w:val="auto"/>
    </w:pPr>
    <w:rPr>
      <w:rFonts w:ascii="Arial" w:hAnsi="Arial"/>
    </w:rPr>
  </w:style>
  <w:style w:type="character" w:styleId="CommentReference">
    <w:name w:val="annotation reference"/>
    <w:rsid w:val="009D0643"/>
    <w:rPr>
      <w:sz w:val="16"/>
      <w:szCs w:val="16"/>
    </w:rPr>
  </w:style>
  <w:style w:type="paragraph" w:styleId="CommentText">
    <w:name w:val="annotation text"/>
    <w:basedOn w:val="Normal"/>
    <w:link w:val="CommentTextChar"/>
    <w:uiPriority w:val="99"/>
    <w:rsid w:val="009D0643"/>
  </w:style>
  <w:style w:type="paragraph" w:styleId="CommentSubject">
    <w:name w:val="annotation subject"/>
    <w:basedOn w:val="CommentText"/>
    <w:next w:val="CommentText"/>
    <w:link w:val="CommentSubjectChar"/>
    <w:uiPriority w:val="99"/>
    <w:rsid w:val="009D0643"/>
    <w:rPr>
      <w:b/>
      <w:bCs/>
    </w:rPr>
  </w:style>
  <w:style w:type="paragraph" w:styleId="FootnoteText">
    <w:name w:val="footnote text"/>
    <w:basedOn w:val="Normal"/>
    <w:link w:val="FootnoteTextChar"/>
    <w:uiPriority w:val="99"/>
    <w:rsid w:val="009D0643"/>
  </w:style>
  <w:style w:type="character" w:styleId="FootnoteReference">
    <w:name w:val="footnote reference"/>
    <w:uiPriority w:val="99"/>
    <w:rsid w:val="009D0643"/>
    <w:rPr>
      <w:vertAlign w:val="superscript"/>
    </w:rPr>
  </w:style>
  <w:style w:type="paragraph" w:styleId="BodyTextIndent2">
    <w:name w:val="Body Text Indent 2"/>
    <w:basedOn w:val="Normal"/>
    <w:rsid w:val="009D0643"/>
    <w:pPr>
      <w:spacing w:after="120" w:line="480" w:lineRule="auto"/>
      <w:ind w:left="283"/>
    </w:pPr>
  </w:style>
  <w:style w:type="paragraph" w:customStyle="1" w:styleId="Heading0">
    <w:name w:val="Heading 0"/>
    <w:basedOn w:val="Normal"/>
    <w:next w:val="Normal"/>
    <w:rsid w:val="009D0643"/>
    <w:pPr>
      <w:widowControl/>
      <w:numPr>
        <w:numId w:val="9"/>
      </w:numPr>
      <w:tabs>
        <w:tab w:val="left" w:pos="2131"/>
        <w:tab w:val="left" w:pos="3283"/>
        <w:tab w:val="left" w:pos="4003"/>
        <w:tab w:val="left" w:pos="4723"/>
      </w:tabs>
      <w:suppressAutoHyphens/>
      <w:overflowPunct/>
      <w:autoSpaceDE/>
      <w:autoSpaceDN/>
      <w:adjustRightInd/>
      <w:jc w:val="both"/>
      <w:textAlignment w:val="auto"/>
      <w:outlineLvl w:val="0"/>
    </w:pPr>
    <w:rPr>
      <w:rFonts w:ascii="Tahoma" w:hAnsi="Tahoma"/>
      <w:vanish/>
      <w:color w:val="FF0000"/>
      <w:lang w:val="en-GB" w:eastAsia="en-US"/>
    </w:rPr>
  </w:style>
  <w:style w:type="paragraph" w:customStyle="1" w:styleId="indent1">
    <w:name w:val="indent1"/>
    <w:basedOn w:val="Normal"/>
    <w:rsid w:val="009D0643"/>
    <w:pPr>
      <w:widowControl/>
      <w:overflowPunct/>
      <w:autoSpaceDE/>
      <w:autoSpaceDN/>
      <w:adjustRightInd/>
      <w:ind w:left="720" w:hanging="720"/>
      <w:jc w:val="both"/>
      <w:textAlignment w:val="auto"/>
    </w:pPr>
    <w:rPr>
      <w:rFonts w:ascii="Helvetica" w:hAnsi="Helvetica"/>
      <w:sz w:val="24"/>
      <w:lang w:val="en-GB" w:eastAsia="en-US"/>
    </w:rPr>
  </w:style>
  <w:style w:type="paragraph" w:customStyle="1" w:styleId="indent2">
    <w:name w:val="indent2"/>
    <w:basedOn w:val="indent1"/>
    <w:rsid w:val="009D0643"/>
    <w:pPr>
      <w:tabs>
        <w:tab w:val="left" w:pos="720"/>
      </w:tabs>
      <w:ind w:left="1440" w:hanging="1440"/>
    </w:pPr>
  </w:style>
  <w:style w:type="paragraph" w:customStyle="1" w:styleId="ABCIN">
    <w:name w:val="ABCIN"/>
    <w:basedOn w:val="Normal"/>
    <w:rsid w:val="009D0643"/>
    <w:pPr>
      <w:widowControl/>
      <w:tabs>
        <w:tab w:val="left" w:pos="720"/>
      </w:tabs>
      <w:overflowPunct/>
      <w:autoSpaceDE/>
      <w:autoSpaceDN/>
      <w:adjustRightInd/>
      <w:ind w:left="2520" w:hanging="720"/>
      <w:jc w:val="both"/>
      <w:textAlignment w:val="auto"/>
    </w:pPr>
    <w:rPr>
      <w:rFonts w:ascii="Helvetica" w:hAnsi="Helvetica"/>
      <w:sz w:val="24"/>
      <w:lang w:val="en-GB" w:eastAsia="en-US"/>
    </w:rPr>
  </w:style>
  <w:style w:type="paragraph" w:customStyle="1" w:styleId="CarCarCharCharCarCar">
    <w:name w:val="Car Car Char Char Car Car"/>
    <w:basedOn w:val="Normal"/>
    <w:rsid w:val="00CB4723"/>
    <w:pPr>
      <w:overflowPunct/>
      <w:autoSpaceDE/>
      <w:autoSpaceDN/>
      <w:spacing w:after="160" w:line="240" w:lineRule="exact"/>
      <w:jc w:val="both"/>
    </w:pPr>
    <w:rPr>
      <w:lang w:val="en-GB" w:eastAsia="en-US" w:bidi="he-IL"/>
    </w:rPr>
  </w:style>
  <w:style w:type="character" w:customStyle="1" w:styleId="Heading9Char">
    <w:name w:val="Heading 9 Char"/>
    <w:aliases w:val="Legal Level 1.1.1.1. Char,App Heading Char,App Heading1 Char,App Heading2 Char,progress Char,progress1 Char,progress2 Char,progress11 Char,progress3 Char,progress4 Char,progress5 Char,progress6 Char,progress7 Char,progress12 Char,h9 Char"/>
    <w:basedOn w:val="DefaultParagraphFont"/>
    <w:link w:val="Heading9"/>
    <w:uiPriority w:val="99"/>
    <w:rsid w:val="00E87DBB"/>
    <w:rPr>
      <w:rFonts w:ascii="Arial" w:hAnsi="Arial"/>
      <w:color w:val="333333"/>
      <w:sz w:val="22"/>
      <w:szCs w:val="22"/>
      <w:lang w:val="en-GB" w:eastAsia="en-GB"/>
    </w:rPr>
  </w:style>
  <w:style w:type="numbering" w:styleId="111111">
    <w:name w:val="Outline List 2"/>
    <w:basedOn w:val="NoList"/>
    <w:rsid w:val="00E87DBB"/>
    <w:pPr>
      <w:numPr>
        <w:numId w:val="2"/>
      </w:numPr>
    </w:pPr>
  </w:style>
  <w:style w:type="numbering" w:styleId="1ai">
    <w:name w:val="Outline List 1"/>
    <w:basedOn w:val="NoList"/>
    <w:rsid w:val="00E87DBB"/>
    <w:pPr>
      <w:numPr>
        <w:numId w:val="3"/>
      </w:numPr>
    </w:pPr>
  </w:style>
  <w:style w:type="numbering" w:styleId="ArticleSection">
    <w:name w:val="Outline List 3"/>
    <w:basedOn w:val="NoList"/>
    <w:rsid w:val="00E87DBB"/>
    <w:pPr>
      <w:numPr>
        <w:numId w:val="4"/>
      </w:numPr>
    </w:pPr>
  </w:style>
  <w:style w:type="paragraph" w:styleId="BlockText">
    <w:name w:val="Block Text"/>
    <w:basedOn w:val="Normal"/>
    <w:uiPriority w:val="99"/>
    <w:rsid w:val="00E87DBB"/>
    <w:pPr>
      <w:widowControl/>
      <w:overflowPunct/>
      <w:autoSpaceDE/>
      <w:autoSpaceDN/>
      <w:adjustRightInd/>
      <w:spacing w:after="120" w:line="264" w:lineRule="atLeast"/>
      <w:ind w:left="1440" w:right="1440"/>
      <w:textAlignment w:val="auto"/>
    </w:pPr>
    <w:rPr>
      <w:rFonts w:ascii="Arial" w:hAnsi="Arial"/>
      <w:color w:val="333333"/>
      <w:sz w:val="22"/>
      <w:szCs w:val="19"/>
      <w:lang w:val="en-GB" w:eastAsia="en-GB"/>
    </w:rPr>
  </w:style>
  <w:style w:type="paragraph" w:styleId="BodyTextFirstIndent">
    <w:name w:val="Body Text First Indent"/>
    <w:basedOn w:val="BodyText"/>
    <w:link w:val="BodyTextFirstIndent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Char">
    <w:name w:val="Body Text Char"/>
    <w:basedOn w:val="DefaultParagraphFont"/>
    <w:link w:val="BodyText"/>
    <w:uiPriority w:val="99"/>
    <w:rsid w:val="00E87DBB"/>
    <w:rPr>
      <w:rFonts w:ascii="Century Gothic" w:hAnsi="Century Gothic"/>
      <w:sz w:val="18"/>
      <w:lang w:val="de-DE" w:eastAsia="de-DE"/>
    </w:rPr>
  </w:style>
  <w:style w:type="character" w:customStyle="1" w:styleId="BodyTextFirstIndentChar">
    <w:name w:val="Body Text First Indent Char"/>
    <w:basedOn w:val="BodyTextChar"/>
    <w:link w:val="BodyTextFirstIndent"/>
    <w:rsid w:val="00E87DBB"/>
    <w:rPr>
      <w:rFonts w:ascii="Century Gothic" w:hAnsi="Century Gothic"/>
      <w:sz w:val="18"/>
      <w:lang w:val="de-DE" w:eastAsia="de-DE"/>
    </w:rPr>
  </w:style>
  <w:style w:type="paragraph" w:styleId="BodyTextFirstIndent2">
    <w:name w:val="Body Text First Indent 2"/>
    <w:basedOn w:val="BodyTextIndent"/>
    <w:link w:val="BodyTextFirstIndent2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IndentChar">
    <w:name w:val="Body Text Indent Char"/>
    <w:basedOn w:val="DefaultParagraphFont"/>
    <w:link w:val="BodyTextIndent"/>
    <w:rsid w:val="00E87DBB"/>
    <w:rPr>
      <w:lang w:val="de-DE" w:eastAsia="de-DE"/>
    </w:rPr>
  </w:style>
  <w:style w:type="character" w:customStyle="1" w:styleId="BodyTextFirstIndent2Char">
    <w:name w:val="Body Text First Indent 2 Char"/>
    <w:basedOn w:val="BodyTextIndentChar"/>
    <w:link w:val="BodyTextFirstIndent2"/>
    <w:rsid w:val="00E87DBB"/>
    <w:rPr>
      <w:lang w:val="de-DE" w:eastAsia="de-DE"/>
    </w:rPr>
  </w:style>
  <w:style w:type="paragraph" w:styleId="BodyTextIndent3">
    <w:name w:val="Body Text Indent 3"/>
    <w:basedOn w:val="Normal"/>
    <w:link w:val="BodyTextIndent3Char"/>
    <w:rsid w:val="00E87DBB"/>
    <w:pPr>
      <w:widowControl/>
      <w:overflowPunct/>
      <w:autoSpaceDE/>
      <w:autoSpaceDN/>
      <w:adjustRightInd/>
      <w:spacing w:after="120" w:line="264" w:lineRule="atLeast"/>
      <w:ind w:left="283"/>
      <w:textAlignment w:val="auto"/>
    </w:pPr>
    <w:rPr>
      <w:rFonts w:ascii="Arial" w:hAnsi="Arial"/>
      <w:color w:val="333333"/>
      <w:sz w:val="16"/>
      <w:szCs w:val="16"/>
      <w:lang w:val="en-GB" w:eastAsia="en-GB"/>
    </w:rPr>
  </w:style>
  <w:style w:type="character" w:customStyle="1" w:styleId="BodyTextIndent3Char">
    <w:name w:val="Body Text Indent 3 Char"/>
    <w:basedOn w:val="DefaultParagraphFont"/>
    <w:link w:val="BodyTextIndent3"/>
    <w:rsid w:val="00E87DBB"/>
    <w:rPr>
      <w:rFonts w:ascii="Arial" w:hAnsi="Arial"/>
      <w:color w:val="333333"/>
      <w:sz w:val="16"/>
      <w:szCs w:val="16"/>
      <w:lang w:val="en-GB" w:eastAsia="en-GB"/>
    </w:rPr>
  </w:style>
  <w:style w:type="paragraph" w:styleId="Closing">
    <w:name w:val="Closing"/>
    <w:basedOn w:val="Normal"/>
    <w:link w:val="ClosingChar"/>
    <w:rsid w:val="00E87DBB"/>
    <w:pPr>
      <w:widowControl/>
      <w:overflowPunct/>
      <w:autoSpaceDE/>
      <w:autoSpaceDN/>
      <w:adjustRightInd/>
      <w:spacing w:line="264" w:lineRule="atLeast"/>
      <w:ind w:left="4252"/>
      <w:textAlignment w:val="auto"/>
    </w:pPr>
    <w:rPr>
      <w:rFonts w:ascii="Arial" w:hAnsi="Arial"/>
      <w:color w:val="333333"/>
      <w:sz w:val="22"/>
      <w:szCs w:val="19"/>
      <w:lang w:val="en-GB" w:eastAsia="en-GB"/>
    </w:rPr>
  </w:style>
  <w:style w:type="character" w:customStyle="1" w:styleId="ClosingChar">
    <w:name w:val="Closing Char"/>
    <w:basedOn w:val="DefaultParagraphFont"/>
    <w:link w:val="Closing"/>
    <w:rsid w:val="00E87DBB"/>
    <w:rPr>
      <w:rFonts w:ascii="Arial" w:hAnsi="Arial"/>
      <w:color w:val="333333"/>
      <w:sz w:val="22"/>
      <w:szCs w:val="19"/>
      <w:lang w:val="en-GB" w:eastAsia="en-GB"/>
    </w:rPr>
  </w:style>
  <w:style w:type="paragraph" w:styleId="E-mailSignature">
    <w:name w:val="E-mail Signature"/>
    <w:basedOn w:val="Normal"/>
    <w:link w:val="E-mailSignatureChar"/>
    <w:rsid w:val="00E87DBB"/>
    <w:pPr>
      <w:widowControl/>
      <w:overflowPunct/>
      <w:autoSpaceDE/>
      <w:autoSpaceDN/>
      <w:adjustRightInd/>
      <w:spacing w:line="264" w:lineRule="atLeast"/>
      <w:textAlignment w:val="auto"/>
    </w:pPr>
    <w:rPr>
      <w:rFonts w:ascii="Arial" w:hAnsi="Arial"/>
      <w:color w:val="333333"/>
      <w:sz w:val="22"/>
      <w:szCs w:val="19"/>
      <w:lang w:val="en-GB" w:eastAsia="en-GB"/>
    </w:rPr>
  </w:style>
  <w:style w:type="character" w:customStyle="1" w:styleId="E-mailSignatureChar">
    <w:name w:val="E-mail Signature Char"/>
    <w:basedOn w:val="DefaultParagraphFont"/>
    <w:link w:val="E-mailSignature"/>
    <w:rsid w:val="00E87DBB"/>
    <w:rPr>
      <w:rFonts w:ascii="Arial" w:hAnsi="Arial"/>
      <w:color w:val="333333"/>
      <w:sz w:val="22"/>
      <w:szCs w:val="19"/>
      <w:lang w:val="en-GB" w:eastAsia="en-GB"/>
    </w:rPr>
  </w:style>
  <w:style w:type="character" w:styleId="Emphasis">
    <w:name w:val="Emphasis"/>
    <w:uiPriority w:val="99"/>
    <w:qFormat/>
    <w:rsid w:val="00E87DBB"/>
    <w:rPr>
      <w:i/>
      <w:iCs/>
    </w:rPr>
  </w:style>
  <w:style w:type="paragraph" w:styleId="EnvelopeAddress">
    <w:name w:val="envelope address"/>
    <w:basedOn w:val="Normal"/>
    <w:rsid w:val="00E87DBB"/>
    <w:pPr>
      <w:framePr w:w="7920" w:h="1980" w:hRule="exact" w:hSpace="180" w:wrap="auto" w:hAnchor="page" w:xAlign="center" w:yAlign="bottom"/>
      <w:widowControl/>
      <w:overflowPunct/>
      <w:autoSpaceDE/>
      <w:autoSpaceDN/>
      <w:adjustRightInd/>
      <w:spacing w:line="264" w:lineRule="atLeast"/>
      <w:ind w:left="2880"/>
      <w:textAlignment w:val="auto"/>
    </w:pPr>
    <w:rPr>
      <w:rFonts w:ascii="Arial" w:hAnsi="Arial" w:cs="Arial"/>
      <w:color w:val="333333"/>
      <w:sz w:val="19"/>
      <w:szCs w:val="19"/>
      <w:lang w:val="en-GB" w:eastAsia="en-GB"/>
    </w:rPr>
  </w:style>
  <w:style w:type="paragraph" w:styleId="EnvelopeReturn">
    <w:name w:val="envelope return"/>
    <w:basedOn w:val="Normal"/>
    <w:rsid w:val="00E87DBB"/>
    <w:pPr>
      <w:widowControl/>
      <w:overflowPunct/>
      <w:autoSpaceDE/>
      <w:autoSpaceDN/>
      <w:adjustRightInd/>
      <w:spacing w:line="264" w:lineRule="atLeast"/>
      <w:textAlignment w:val="auto"/>
    </w:pPr>
    <w:rPr>
      <w:rFonts w:ascii="Arial" w:hAnsi="Arial" w:cs="Arial"/>
      <w:color w:val="333333"/>
      <w:lang w:val="en-GB" w:eastAsia="en-GB"/>
    </w:rPr>
  </w:style>
  <w:style w:type="character" w:styleId="HTMLAcronym">
    <w:name w:val="HTML Acronym"/>
    <w:basedOn w:val="DefaultParagraphFont"/>
    <w:uiPriority w:val="99"/>
    <w:rsid w:val="00E87DBB"/>
  </w:style>
  <w:style w:type="paragraph" w:styleId="HTMLAddress">
    <w:name w:val="HTML Address"/>
    <w:basedOn w:val="Normal"/>
    <w:link w:val="HTMLAddressChar"/>
    <w:uiPriority w:val="99"/>
    <w:rsid w:val="00E87DBB"/>
    <w:pPr>
      <w:widowControl/>
      <w:overflowPunct/>
      <w:autoSpaceDE/>
      <w:autoSpaceDN/>
      <w:adjustRightInd/>
      <w:spacing w:line="264" w:lineRule="atLeast"/>
      <w:textAlignment w:val="auto"/>
    </w:pPr>
    <w:rPr>
      <w:rFonts w:ascii="Arial" w:hAnsi="Arial"/>
      <w:i/>
      <w:iCs/>
      <w:color w:val="333333"/>
      <w:sz w:val="22"/>
      <w:szCs w:val="19"/>
      <w:lang w:val="en-GB" w:eastAsia="en-GB"/>
    </w:rPr>
  </w:style>
  <w:style w:type="character" w:customStyle="1" w:styleId="HTMLAddressChar">
    <w:name w:val="HTML Address Char"/>
    <w:basedOn w:val="DefaultParagraphFont"/>
    <w:link w:val="HTMLAddress"/>
    <w:uiPriority w:val="99"/>
    <w:rsid w:val="00E87DBB"/>
    <w:rPr>
      <w:rFonts w:ascii="Arial" w:hAnsi="Arial"/>
      <w:i/>
      <w:iCs/>
      <w:color w:val="333333"/>
      <w:sz w:val="22"/>
      <w:szCs w:val="19"/>
      <w:lang w:val="en-GB" w:eastAsia="en-GB"/>
    </w:rPr>
  </w:style>
  <w:style w:type="character" w:styleId="HTMLCite">
    <w:name w:val="HTML Cite"/>
    <w:uiPriority w:val="99"/>
    <w:rsid w:val="00E87DBB"/>
    <w:rPr>
      <w:i/>
      <w:iCs/>
    </w:rPr>
  </w:style>
  <w:style w:type="character" w:styleId="HTMLCode">
    <w:name w:val="HTML Code"/>
    <w:uiPriority w:val="99"/>
    <w:rsid w:val="00E87DBB"/>
    <w:rPr>
      <w:rFonts w:ascii="Courier New" w:hAnsi="Courier New" w:cs="Courier New"/>
      <w:sz w:val="20"/>
      <w:szCs w:val="20"/>
    </w:rPr>
  </w:style>
  <w:style w:type="character" w:styleId="HTMLDefinition">
    <w:name w:val="HTML Definition"/>
    <w:uiPriority w:val="99"/>
    <w:rsid w:val="00E87DBB"/>
    <w:rPr>
      <w:i/>
      <w:iCs/>
    </w:rPr>
  </w:style>
  <w:style w:type="character" w:styleId="HTMLKeyboard">
    <w:name w:val="HTML Keyboard"/>
    <w:uiPriority w:val="99"/>
    <w:rsid w:val="00E87DBB"/>
    <w:rPr>
      <w:rFonts w:ascii="Courier New" w:hAnsi="Courier New" w:cs="Courier New"/>
      <w:sz w:val="20"/>
      <w:szCs w:val="20"/>
    </w:rPr>
  </w:style>
  <w:style w:type="paragraph" w:styleId="HTMLPreformatted">
    <w:name w:val="HTML Preformatted"/>
    <w:basedOn w:val="Normal"/>
    <w:link w:val="HTMLPreformattedChar"/>
    <w:uiPriority w:val="99"/>
    <w:rsid w:val="00E87DBB"/>
    <w:pPr>
      <w:widowControl/>
      <w:overflowPunct/>
      <w:autoSpaceDE/>
      <w:autoSpaceDN/>
      <w:adjustRightInd/>
      <w:spacing w:line="264" w:lineRule="atLeast"/>
      <w:textAlignment w:val="auto"/>
    </w:pPr>
    <w:rPr>
      <w:rFonts w:ascii="Courier New" w:hAnsi="Courier New"/>
      <w:color w:val="333333"/>
      <w:lang w:val="en-GB" w:eastAsia="en-GB"/>
    </w:rPr>
  </w:style>
  <w:style w:type="character" w:customStyle="1" w:styleId="HTMLPreformattedChar">
    <w:name w:val="HTML Preformatted Char"/>
    <w:basedOn w:val="DefaultParagraphFont"/>
    <w:link w:val="HTMLPreformatted"/>
    <w:uiPriority w:val="99"/>
    <w:rsid w:val="00E87DBB"/>
    <w:rPr>
      <w:rFonts w:ascii="Courier New" w:hAnsi="Courier New"/>
      <w:color w:val="333333"/>
      <w:lang w:val="en-GB" w:eastAsia="en-GB"/>
    </w:rPr>
  </w:style>
  <w:style w:type="character" w:styleId="HTMLSample">
    <w:name w:val="HTML Sample"/>
    <w:uiPriority w:val="99"/>
    <w:rsid w:val="00E87DBB"/>
    <w:rPr>
      <w:rFonts w:ascii="Courier New" w:hAnsi="Courier New" w:cs="Courier New"/>
    </w:rPr>
  </w:style>
  <w:style w:type="character" w:styleId="HTMLTypewriter">
    <w:name w:val="HTML Typewriter"/>
    <w:uiPriority w:val="99"/>
    <w:rsid w:val="00E87DBB"/>
    <w:rPr>
      <w:rFonts w:ascii="Courier New" w:hAnsi="Courier New" w:cs="Courier New"/>
      <w:sz w:val="20"/>
      <w:szCs w:val="20"/>
    </w:rPr>
  </w:style>
  <w:style w:type="character" w:styleId="HTMLVariable">
    <w:name w:val="HTML Variable"/>
    <w:uiPriority w:val="99"/>
    <w:rsid w:val="00E87DBB"/>
    <w:rPr>
      <w:i/>
      <w:iCs/>
    </w:rPr>
  </w:style>
  <w:style w:type="character" w:styleId="LineNumber">
    <w:name w:val="line number"/>
    <w:basedOn w:val="DefaultParagraphFont"/>
    <w:rsid w:val="00E87DBB"/>
  </w:style>
  <w:style w:type="paragraph" w:styleId="List4">
    <w:name w:val="List 4"/>
    <w:basedOn w:val="Normal"/>
    <w:rsid w:val="00E87DBB"/>
    <w:pPr>
      <w:widowControl/>
      <w:overflowPunct/>
      <w:autoSpaceDE/>
      <w:autoSpaceDN/>
      <w:adjustRightInd/>
      <w:spacing w:line="264" w:lineRule="atLeast"/>
      <w:ind w:left="1132" w:hanging="283"/>
      <w:textAlignment w:val="auto"/>
    </w:pPr>
    <w:rPr>
      <w:rFonts w:ascii="Arial" w:hAnsi="Arial"/>
      <w:color w:val="333333"/>
      <w:sz w:val="22"/>
      <w:szCs w:val="19"/>
      <w:lang w:val="en-GB" w:eastAsia="en-GB"/>
    </w:rPr>
  </w:style>
  <w:style w:type="paragraph" w:styleId="List5">
    <w:name w:val="List 5"/>
    <w:basedOn w:val="Normal"/>
    <w:rsid w:val="00E87DBB"/>
    <w:pPr>
      <w:widowControl/>
      <w:overflowPunct/>
      <w:autoSpaceDE/>
      <w:autoSpaceDN/>
      <w:adjustRightInd/>
      <w:spacing w:line="264" w:lineRule="atLeast"/>
      <w:ind w:left="1415" w:hanging="283"/>
      <w:textAlignment w:val="auto"/>
    </w:pPr>
    <w:rPr>
      <w:rFonts w:ascii="Arial" w:hAnsi="Arial"/>
      <w:color w:val="333333"/>
      <w:sz w:val="22"/>
      <w:szCs w:val="19"/>
      <w:lang w:val="en-GB" w:eastAsia="en-GB"/>
    </w:rPr>
  </w:style>
  <w:style w:type="paragraph" w:styleId="ListBullet4">
    <w:name w:val="List Bullet 4"/>
    <w:basedOn w:val="Normal"/>
    <w:rsid w:val="00E87DBB"/>
    <w:pPr>
      <w:widowControl/>
      <w:tabs>
        <w:tab w:val="num" w:pos="1209"/>
      </w:tabs>
      <w:overflowPunct/>
      <w:autoSpaceDE/>
      <w:autoSpaceDN/>
      <w:adjustRightInd/>
      <w:spacing w:line="264" w:lineRule="atLeast"/>
      <w:ind w:left="1209" w:hanging="360"/>
      <w:textAlignment w:val="auto"/>
    </w:pPr>
    <w:rPr>
      <w:rFonts w:ascii="Arial" w:hAnsi="Arial"/>
      <w:color w:val="333333"/>
      <w:sz w:val="22"/>
      <w:szCs w:val="19"/>
      <w:lang w:val="en-GB" w:eastAsia="en-GB"/>
    </w:rPr>
  </w:style>
  <w:style w:type="paragraph" w:styleId="ListBullet5">
    <w:name w:val="List Bullet 5"/>
    <w:basedOn w:val="Normal"/>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ListContinue">
    <w:name w:val="List Continue"/>
    <w:basedOn w:val="Normal"/>
    <w:rsid w:val="00E87DBB"/>
    <w:pPr>
      <w:widowControl/>
      <w:overflowPunct/>
      <w:autoSpaceDE/>
      <w:autoSpaceDN/>
      <w:adjustRightInd/>
      <w:spacing w:after="120" w:line="264" w:lineRule="atLeast"/>
      <w:ind w:left="283"/>
      <w:textAlignment w:val="auto"/>
    </w:pPr>
    <w:rPr>
      <w:rFonts w:ascii="Arial" w:hAnsi="Arial"/>
      <w:color w:val="333333"/>
      <w:sz w:val="22"/>
      <w:szCs w:val="19"/>
      <w:lang w:val="en-GB" w:eastAsia="en-GB"/>
    </w:rPr>
  </w:style>
  <w:style w:type="paragraph" w:styleId="ListContinue2">
    <w:name w:val="List Continue 2"/>
    <w:basedOn w:val="Normal"/>
    <w:rsid w:val="00E87DBB"/>
    <w:pPr>
      <w:widowControl/>
      <w:overflowPunct/>
      <w:autoSpaceDE/>
      <w:autoSpaceDN/>
      <w:adjustRightInd/>
      <w:spacing w:after="120" w:line="264" w:lineRule="atLeast"/>
      <w:ind w:left="566"/>
      <w:textAlignment w:val="auto"/>
    </w:pPr>
    <w:rPr>
      <w:rFonts w:ascii="Arial" w:hAnsi="Arial"/>
      <w:color w:val="333333"/>
      <w:sz w:val="22"/>
      <w:szCs w:val="19"/>
      <w:lang w:val="en-GB" w:eastAsia="en-GB"/>
    </w:rPr>
  </w:style>
  <w:style w:type="paragraph" w:styleId="ListContinue3">
    <w:name w:val="List Continue 3"/>
    <w:basedOn w:val="Normal"/>
    <w:rsid w:val="00E87DBB"/>
    <w:pPr>
      <w:widowControl/>
      <w:overflowPunct/>
      <w:autoSpaceDE/>
      <w:autoSpaceDN/>
      <w:adjustRightInd/>
      <w:spacing w:after="120" w:line="264" w:lineRule="atLeast"/>
      <w:ind w:left="849"/>
      <w:textAlignment w:val="auto"/>
    </w:pPr>
    <w:rPr>
      <w:rFonts w:ascii="Arial" w:hAnsi="Arial"/>
      <w:color w:val="333333"/>
      <w:sz w:val="22"/>
      <w:szCs w:val="19"/>
      <w:lang w:val="en-GB" w:eastAsia="en-GB"/>
    </w:rPr>
  </w:style>
  <w:style w:type="paragraph" w:styleId="ListContinue4">
    <w:name w:val="List Continue 4"/>
    <w:basedOn w:val="Normal"/>
    <w:rsid w:val="00E87DBB"/>
    <w:pPr>
      <w:widowControl/>
      <w:overflowPunct/>
      <w:autoSpaceDE/>
      <w:autoSpaceDN/>
      <w:adjustRightInd/>
      <w:spacing w:after="120" w:line="264" w:lineRule="atLeast"/>
      <w:ind w:left="1132"/>
      <w:textAlignment w:val="auto"/>
    </w:pPr>
    <w:rPr>
      <w:rFonts w:ascii="Arial" w:hAnsi="Arial"/>
      <w:color w:val="333333"/>
      <w:sz w:val="22"/>
      <w:szCs w:val="19"/>
      <w:lang w:val="en-GB" w:eastAsia="en-GB"/>
    </w:rPr>
  </w:style>
  <w:style w:type="paragraph" w:styleId="ListContinue5">
    <w:name w:val="List Continue 5"/>
    <w:basedOn w:val="Normal"/>
    <w:rsid w:val="00E87DBB"/>
    <w:pPr>
      <w:widowControl/>
      <w:overflowPunct/>
      <w:autoSpaceDE/>
      <w:autoSpaceDN/>
      <w:adjustRightInd/>
      <w:spacing w:after="120" w:line="264" w:lineRule="atLeast"/>
      <w:ind w:left="1415"/>
      <w:textAlignment w:val="auto"/>
    </w:pPr>
    <w:rPr>
      <w:rFonts w:ascii="Arial" w:hAnsi="Arial"/>
      <w:color w:val="333333"/>
      <w:sz w:val="22"/>
      <w:szCs w:val="19"/>
      <w:lang w:val="en-GB" w:eastAsia="en-GB"/>
    </w:rPr>
  </w:style>
  <w:style w:type="paragraph" w:styleId="ListNumber4">
    <w:name w:val="List Number 4"/>
    <w:basedOn w:val="Normal"/>
    <w:uiPriority w:val="99"/>
    <w:rsid w:val="00E87DBB"/>
    <w:pPr>
      <w:widowControl/>
      <w:tabs>
        <w:tab w:val="num" w:pos="1209"/>
      </w:tabs>
      <w:overflowPunct/>
      <w:autoSpaceDE/>
      <w:autoSpaceDN/>
      <w:adjustRightInd/>
      <w:spacing w:line="264" w:lineRule="atLeast"/>
      <w:ind w:left="1209" w:hanging="360"/>
      <w:textAlignment w:val="auto"/>
    </w:pPr>
    <w:rPr>
      <w:rFonts w:ascii="Verdana" w:hAnsi="Verdana"/>
      <w:color w:val="333333"/>
      <w:sz w:val="22"/>
      <w:szCs w:val="19"/>
      <w:lang w:val="en-GB" w:eastAsia="en-GB"/>
    </w:rPr>
  </w:style>
  <w:style w:type="paragraph" w:styleId="ListNumber5">
    <w:name w:val="List Number 5"/>
    <w:basedOn w:val="Normal"/>
    <w:uiPriority w:val="99"/>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MessageHeader">
    <w:name w:val="Message Header"/>
    <w:basedOn w:val="Normal"/>
    <w:link w:val="MessageHeaderChar"/>
    <w:rsid w:val="00E87DBB"/>
    <w:pPr>
      <w:widowControl/>
      <w:pBdr>
        <w:top w:val="single" w:sz="6" w:space="1" w:color="auto"/>
        <w:left w:val="single" w:sz="6" w:space="1" w:color="auto"/>
        <w:bottom w:val="single" w:sz="6" w:space="1" w:color="auto"/>
        <w:right w:val="single" w:sz="6" w:space="1" w:color="auto"/>
      </w:pBdr>
      <w:shd w:val="pct20" w:color="auto" w:fill="auto"/>
      <w:overflowPunct/>
      <w:autoSpaceDE/>
      <w:autoSpaceDN/>
      <w:adjustRightInd/>
      <w:spacing w:line="264" w:lineRule="atLeast"/>
      <w:ind w:left="1134" w:hanging="1134"/>
      <w:textAlignment w:val="auto"/>
    </w:pPr>
    <w:rPr>
      <w:rFonts w:ascii="Arial" w:hAnsi="Arial" w:cs="Arial"/>
      <w:color w:val="333333"/>
      <w:sz w:val="19"/>
      <w:szCs w:val="19"/>
      <w:lang w:val="en-GB" w:eastAsia="en-GB"/>
    </w:rPr>
  </w:style>
  <w:style w:type="character" w:customStyle="1" w:styleId="MessageHeaderChar">
    <w:name w:val="Message Header Char"/>
    <w:basedOn w:val="DefaultParagraphFont"/>
    <w:link w:val="MessageHeader"/>
    <w:rsid w:val="00E87DBB"/>
    <w:rPr>
      <w:rFonts w:ascii="Arial" w:hAnsi="Arial" w:cs="Arial"/>
      <w:color w:val="333333"/>
      <w:sz w:val="19"/>
      <w:szCs w:val="19"/>
      <w:shd w:val="pct20" w:color="auto" w:fill="auto"/>
      <w:lang w:val="en-GB" w:eastAsia="en-GB"/>
    </w:rPr>
  </w:style>
  <w:style w:type="paragraph" w:styleId="NormalWeb">
    <w:name w:val="Normal (Web)"/>
    <w:basedOn w:val="Normal"/>
    <w:uiPriority w:val="99"/>
    <w:rsid w:val="00E87DBB"/>
    <w:pPr>
      <w:widowControl/>
      <w:overflowPunct/>
      <w:autoSpaceDE/>
      <w:autoSpaceDN/>
      <w:adjustRightInd/>
      <w:spacing w:line="228" w:lineRule="atLeast"/>
      <w:textAlignment w:val="auto"/>
    </w:pPr>
    <w:rPr>
      <w:color w:val="333333"/>
      <w:sz w:val="24"/>
      <w:szCs w:val="19"/>
      <w:lang w:val="en-GB" w:eastAsia="en-GB"/>
    </w:rPr>
  </w:style>
  <w:style w:type="paragraph" w:styleId="NoteHeading">
    <w:name w:val="Note Heading"/>
    <w:basedOn w:val="Normal"/>
    <w:next w:val="Normal"/>
    <w:link w:val="NoteHeading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NoteHeadingChar">
    <w:name w:val="Note Heading Char"/>
    <w:basedOn w:val="DefaultParagraphFont"/>
    <w:link w:val="NoteHeading"/>
    <w:rsid w:val="00E87DBB"/>
    <w:rPr>
      <w:rFonts w:ascii="Verdana" w:hAnsi="Verdana"/>
      <w:color w:val="333333"/>
      <w:sz w:val="19"/>
      <w:szCs w:val="19"/>
      <w:lang w:val="en-GB" w:eastAsia="en-GB"/>
    </w:rPr>
  </w:style>
  <w:style w:type="paragraph" w:styleId="PlainText">
    <w:name w:val="Plain Text"/>
    <w:basedOn w:val="Normal"/>
    <w:link w:val="PlainTextChar"/>
    <w:rsid w:val="00E87DBB"/>
    <w:pPr>
      <w:widowControl/>
      <w:overflowPunct/>
      <w:autoSpaceDE/>
      <w:autoSpaceDN/>
      <w:adjustRightInd/>
      <w:spacing w:line="228" w:lineRule="atLeast"/>
      <w:textAlignment w:val="auto"/>
    </w:pPr>
    <w:rPr>
      <w:rFonts w:ascii="Courier New" w:hAnsi="Courier New" w:cs="Courier New"/>
      <w:color w:val="333333"/>
      <w:lang w:val="en-GB" w:eastAsia="en-GB"/>
    </w:rPr>
  </w:style>
  <w:style w:type="character" w:customStyle="1" w:styleId="PlainTextChar">
    <w:name w:val="Plain Text Char"/>
    <w:basedOn w:val="DefaultParagraphFont"/>
    <w:link w:val="PlainText"/>
    <w:rsid w:val="00E87DBB"/>
    <w:rPr>
      <w:rFonts w:ascii="Courier New" w:hAnsi="Courier New" w:cs="Courier New"/>
      <w:color w:val="333333"/>
      <w:lang w:val="en-GB" w:eastAsia="en-GB"/>
    </w:rPr>
  </w:style>
  <w:style w:type="paragraph" w:styleId="Salutation">
    <w:name w:val="Salutation"/>
    <w:basedOn w:val="Normal"/>
    <w:next w:val="Normal"/>
    <w:link w:val="Salutation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SalutationChar">
    <w:name w:val="Salutation Char"/>
    <w:basedOn w:val="DefaultParagraphFont"/>
    <w:link w:val="Salutation"/>
    <w:rsid w:val="00E87DBB"/>
    <w:rPr>
      <w:rFonts w:ascii="Verdana" w:hAnsi="Verdana"/>
      <w:color w:val="333333"/>
      <w:sz w:val="19"/>
      <w:szCs w:val="19"/>
      <w:lang w:val="en-GB" w:eastAsia="en-GB"/>
    </w:rPr>
  </w:style>
  <w:style w:type="paragraph" w:styleId="Signature">
    <w:name w:val="Signature"/>
    <w:basedOn w:val="Normal"/>
    <w:link w:val="SignatureChar"/>
    <w:rsid w:val="00E87DBB"/>
    <w:pPr>
      <w:widowControl/>
      <w:overflowPunct/>
      <w:autoSpaceDE/>
      <w:autoSpaceDN/>
      <w:adjustRightInd/>
      <w:spacing w:line="228" w:lineRule="atLeast"/>
      <w:ind w:left="4252"/>
      <w:textAlignment w:val="auto"/>
    </w:pPr>
    <w:rPr>
      <w:rFonts w:ascii="Verdana" w:hAnsi="Verdana"/>
      <w:color w:val="333333"/>
      <w:sz w:val="19"/>
      <w:szCs w:val="19"/>
      <w:lang w:val="en-GB" w:eastAsia="en-GB"/>
    </w:rPr>
  </w:style>
  <w:style w:type="character" w:customStyle="1" w:styleId="SignatureChar">
    <w:name w:val="Signature Char"/>
    <w:basedOn w:val="DefaultParagraphFont"/>
    <w:link w:val="Signature"/>
    <w:rsid w:val="00E87DBB"/>
    <w:rPr>
      <w:rFonts w:ascii="Verdana" w:hAnsi="Verdana"/>
      <w:color w:val="333333"/>
      <w:sz w:val="19"/>
      <w:szCs w:val="19"/>
      <w:lang w:val="en-GB" w:eastAsia="en-GB"/>
    </w:rPr>
  </w:style>
  <w:style w:type="character" w:styleId="Strong">
    <w:name w:val="Strong"/>
    <w:uiPriority w:val="22"/>
    <w:qFormat/>
    <w:rsid w:val="00E87DBB"/>
    <w:rPr>
      <w:b/>
      <w:bCs/>
    </w:rPr>
  </w:style>
  <w:style w:type="table" w:styleId="Table3Deffects1">
    <w:name w:val="Table 3D effects 1"/>
    <w:basedOn w:val="TableNormal"/>
    <w:rsid w:val="00E87DBB"/>
    <w:pPr>
      <w:spacing w:line="264"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87DBB"/>
    <w:pPr>
      <w:spacing w:line="264"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87DBB"/>
    <w:pPr>
      <w:spacing w:line="264"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87DBB"/>
    <w:pPr>
      <w:spacing w:line="264"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87DBB"/>
    <w:pPr>
      <w:spacing w:line="264"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87DBB"/>
    <w:pPr>
      <w:spacing w:line="264"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87DBB"/>
    <w:pPr>
      <w:spacing w:line="264"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87DBB"/>
    <w:pPr>
      <w:spacing w:line="264"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87DBB"/>
    <w:pPr>
      <w:spacing w:line="264"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87DBB"/>
    <w:pPr>
      <w:spacing w:line="264"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87DBB"/>
    <w:pPr>
      <w:spacing w:line="264"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87DBB"/>
    <w:pPr>
      <w:spacing w:line="264"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87DBB"/>
    <w:pPr>
      <w:spacing w:line="264"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87DBB"/>
    <w:pPr>
      <w:spacing w:line="264"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87DBB"/>
    <w:pPr>
      <w:spacing w:line="264"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87DBB"/>
    <w:pPr>
      <w:spacing w:line="264"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87DBB"/>
    <w:pPr>
      <w:spacing w:line="264"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87DBB"/>
    <w:pPr>
      <w:spacing w:line="264"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87DBB"/>
    <w:pPr>
      <w:spacing w:line="264"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87DBB"/>
    <w:pPr>
      <w:spacing w:line="264"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87DBB"/>
    <w:pPr>
      <w:spacing w:line="264"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87DBB"/>
    <w:pPr>
      <w:spacing w:line="264"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87DBB"/>
    <w:pPr>
      <w:spacing w:line="264"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87DBB"/>
    <w:pPr>
      <w:spacing w:line="264"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87DBB"/>
    <w:pPr>
      <w:spacing w:line="264"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87DBB"/>
    <w:pPr>
      <w:spacing w:line="264"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87DBB"/>
    <w:pPr>
      <w:spacing w:line="264"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87DBB"/>
    <w:pPr>
      <w:spacing w:line="264"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87DBB"/>
    <w:pPr>
      <w:spacing w:line="264"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87DBB"/>
    <w:pPr>
      <w:spacing w:line="264"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87DBB"/>
    <w:pPr>
      <w:spacing w:line="264"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E87DBB"/>
    <w:pPr>
      <w:widowControl/>
      <w:overflowPunct/>
      <w:autoSpaceDE/>
      <w:autoSpaceDN/>
      <w:adjustRightInd/>
      <w:spacing w:before="120" w:line="228" w:lineRule="atLeast"/>
      <w:textAlignment w:val="auto"/>
    </w:pPr>
    <w:rPr>
      <w:rFonts w:ascii="Verdana" w:hAnsi="Verdana" w:cs="Arial"/>
      <w:b/>
      <w:bCs/>
      <w:color w:val="333333"/>
      <w:sz w:val="24"/>
      <w:szCs w:val="19"/>
      <w:lang w:val="en-GB" w:eastAsia="en-GB"/>
    </w:rPr>
  </w:style>
  <w:style w:type="paragraph" w:styleId="TOC2">
    <w:name w:val="toc 2"/>
    <w:basedOn w:val="Normal"/>
    <w:next w:val="Normal"/>
    <w:autoRedefine/>
    <w:uiPriority w:val="39"/>
    <w:rsid w:val="00B136E5"/>
    <w:pPr>
      <w:widowControl/>
      <w:tabs>
        <w:tab w:val="left" w:pos="616"/>
        <w:tab w:val="right" w:pos="10478"/>
      </w:tabs>
      <w:overflowPunct/>
      <w:autoSpaceDE/>
      <w:autoSpaceDN/>
      <w:adjustRightInd/>
      <w:spacing w:before="100" w:beforeAutospacing="1" w:after="60" w:line="228" w:lineRule="atLeast"/>
      <w:ind w:left="221" w:right="2528"/>
      <w:textAlignment w:val="auto"/>
    </w:pPr>
    <w:rPr>
      <w:rFonts w:ascii="Verdana" w:hAnsi="Verdana"/>
      <w:noProof/>
      <w:color w:val="333333"/>
      <w:sz w:val="19"/>
      <w:szCs w:val="19"/>
      <w:lang w:val="en-GB" w:eastAsia="en-GB"/>
    </w:rPr>
  </w:style>
  <w:style w:type="paragraph" w:styleId="TOC3">
    <w:name w:val="toc 3"/>
    <w:basedOn w:val="Normal"/>
    <w:next w:val="Normal"/>
    <w:autoRedefine/>
    <w:uiPriority w:val="39"/>
    <w:rsid w:val="00E87DBB"/>
    <w:pPr>
      <w:widowControl/>
      <w:tabs>
        <w:tab w:val="right" w:pos="10478"/>
      </w:tabs>
      <w:overflowPunct/>
      <w:autoSpaceDE/>
      <w:autoSpaceDN/>
      <w:adjustRightInd/>
      <w:spacing w:before="120" w:after="60" w:line="228" w:lineRule="atLeast"/>
      <w:ind w:left="11"/>
      <w:textAlignment w:val="auto"/>
    </w:pPr>
    <w:rPr>
      <w:rFonts w:ascii="Verdana" w:hAnsi="Verdana"/>
      <w:b/>
      <w:noProof/>
      <w:color w:val="333333"/>
      <w:sz w:val="19"/>
      <w:szCs w:val="19"/>
      <w:lang w:val="en-GB" w:eastAsia="en-GB"/>
    </w:rPr>
  </w:style>
  <w:style w:type="paragraph" w:styleId="ListBullet">
    <w:name w:val="List Bullet"/>
    <w:basedOn w:val="Normal"/>
    <w:rsid w:val="00E87DBB"/>
    <w:pPr>
      <w:widowControl/>
      <w:numPr>
        <w:numId w:val="5"/>
      </w:numPr>
      <w:tabs>
        <w:tab w:val="clear" w:pos="720"/>
        <w:tab w:val="num" w:pos="658"/>
      </w:tabs>
      <w:overflowPunct/>
      <w:autoSpaceDE/>
      <w:autoSpaceDN/>
      <w:adjustRightInd/>
      <w:spacing w:before="120" w:after="120" w:line="228" w:lineRule="atLeast"/>
      <w:ind w:left="644" w:hanging="630"/>
      <w:textAlignment w:val="auto"/>
    </w:pPr>
    <w:rPr>
      <w:rFonts w:ascii="Verdana" w:hAnsi="Verdana"/>
      <w:color w:val="333333"/>
      <w:sz w:val="19"/>
      <w:szCs w:val="19"/>
      <w:lang w:val="en-GB" w:eastAsia="en-GB"/>
    </w:rPr>
  </w:style>
  <w:style w:type="paragraph" w:styleId="ListBullet2">
    <w:name w:val="List Bullet 2"/>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styleId="ListBullet3">
    <w:name w:val="List Bullet 3"/>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customStyle="1" w:styleId="TableHeadingstyle">
    <w:name w:val="Table Heading style"/>
    <w:basedOn w:val="Normal"/>
    <w:rsid w:val="00E87DBB"/>
    <w:pPr>
      <w:widowControl/>
      <w:overflowPunct/>
      <w:autoSpaceDE/>
      <w:autoSpaceDN/>
      <w:adjustRightInd/>
      <w:ind w:left="28"/>
      <w:textAlignment w:val="auto"/>
    </w:pPr>
    <w:rPr>
      <w:rFonts w:ascii="Verdana" w:hAnsi="Verdana"/>
      <w:caps/>
      <w:color w:val="FFFFFF"/>
      <w:sz w:val="19"/>
      <w:szCs w:val="19"/>
      <w:lang w:val="en-GB" w:eastAsia="en-GB"/>
    </w:rPr>
  </w:style>
  <w:style w:type="paragraph" w:customStyle="1" w:styleId="Contentsstyle">
    <w:name w:val="Contents style"/>
    <w:basedOn w:val="Heading4"/>
    <w:rsid w:val="00E87DBB"/>
    <w:pPr>
      <w:widowControl/>
      <w:overflowPunct/>
      <w:autoSpaceDE/>
      <w:autoSpaceDN/>
      <w:adjustRightInd/>
      <w:spacing w:after="120" w:line="384" w:lineRule="atLeast"/>
      <w:jc w:val="left"/>
      <w:textAlignment w:val="auto"/>
    </w:pPr>
    <w:rPr>
      <w:rFonts w:ascii="Verdana" w:hAnsi="Verdana"/>
      <w:bCs/>
      <w:caps/>
      <w:color w:val="5C7F92"/>
      <w:szCs w:val="28"/>
      <w:lang w:val="en-GB" w:eastAsia="en-GB"/>
    </w:rPr>
  </w:style>
  <w:style w:type="paragraph" w:styleId="ListNumber">
    <w:name w:val="List Number"/>
    <w:basedOn w:val="Normal"/>
    <w:rsid w:val="00E87DBB"/>
    <w:pPr>
      <w:widowControl/>
      <w:numPr>
        <w:numId w:val="10"/>
      </w:numPr>
      <w:overflowPunct/>
      <w:autoSpaceDE/>
      <w:autoSpaceDN/>
      <w:adjustRightInd/>
      <w:spacing w:line="228" w:lineRule="atLeast"/>
      <w:textAlignment w:val="auto"/>
    </w:pPr>
    <w:rPr>
      <w:rFonts w:ascii="Verdana" w:hAnsi="Verdana"/>
      <w:caps/>
      <w:color w:val="00338D"/>
      <w:sz w:val="32"/>
      <w:szCs w:val="19"/>
      <w:lang w:val="en-GB" w:eastAsia="en-GB"/>
    </w:rPr>
  </w:style>
  <w:style w:type="paragraph" w:customStyle="1" w:styleId="Captionstyle">
    <w:name w:val="Caption style"/>
    <w:basedOn w:val="Normal"/>
    <w:next w:val="Normal"/>
    <w:rsid w:val="00E87DBB"/>
    <w:pPr>
      <w:widowControl/>
      <w:overflowPunct/>
      <w:autoSpaceDE/>
      <w:autoSpaceDN/>
      <w:adjustRightInd/>
      <w:spacing w:before="120" w:after="240" w:line="228" w:lineRule="atLeast"/>
      <w:textAlignment w:val="auto"/>
    </w:pPr>
    <w:rPr>
      <w:rFonts w:ascii="Verdana" w:hAnsi="Verdana"/>
      <w:i/>
      <w:color w:val="333333"/>
      <w:sz w:val="19"/>
      <w:szCs w:val="19"/>
      <w:lang w:val="en-GB" w:eastAsia="en-GB"/>
    </w:rPr>
  </w:style>
  <w:style w:type="paragraph" w:customStyle="1" w:styleId="Contents">
    <w:name w:val="Contents"/>
    <w:rsid w:val="00E87DBB"/>
    <w:pPr>
      <w:spacing w:line="280" w:lineRule="atLeast"/>
    </w:pPr>
    <w:rPr>
      <w:rFonts w:ascii="Arial" w:hAnsi="Arial"/>
      <w:b/>
      <w:color w:val="482A60"/>
      <w:sz w:val="36"/>
      <w:lang w:val="en-GB"/>
    </w:rPr>
  </w:style>
  <w:style w:type="paragraph" w:customStyle="1" w:styleId="InfoGrey">
    <w:name w:val="Info Grey"/>
    <w:basedOn w:val="Normal"/>
    <w:next w:val="Normal"/>
    <w:rsid w:val="00E87DBB"/>
    <w:pPr>
      <w:widowControl/>
      <w:shd w:val="clear" w:color="auto" w:fill="E6E6E6"/>
      <w:overflowPunct/>
      <w:autoSpaceDE/>
      <w:autoSpaceDN/>
      <w:adjustRightInd/>
      <w:spacing w:line="280" w:lineRule="atLeast"/>
      <w:textAlignment w:val="auto"/>
    </w:pPr>
    <w:rPr>
      <w:rFonts w:ascii="Arial" w:hAnsi="Arial"/>
      <w:i/>
      <w:color w:val="000000"/>
      <w:sz w:val="22"/>
      <w:lang w:val="en-GB" w:eastAsia="en-US"/>
    </w:rPr>
  </w:style>
  <w:style w:type="table" w:styleId="MediumGrid1-Accent5">
    <w:name w:val="Medium Grid 1 Accent 5"/>
    <w:basedOn w:val="TableNormal"/>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ListParagraph">
    <w:name w:val="List Paragraph"/>
    <w:aliases w:val="List Paragraph 2,Bullet List,Bullet 1,List Paragraph1,List Paragraph Char Char,b1,Number_1,SGLText List Paragraph,ListPar1,new,List Paragraph2,List Paragraph11,Normal Sentence,List Paragraph21,list1 Char,list1"/>
    <w:basedOn w:val="Normal"/>
    <w:link w:val="ListParagraphChar"/>
    <w:uiPriority w:val="34"/>
    <w:qFormat/>
    <w:rsid w:val="00E87DBB"/>
    <w:pPr>
      <w:widowControl/>
      <w:overflowPunct/>
      <w:autoSpaceDE/>
      <w:autoSpaceDN/>
      <w:adjustRightInd/>
      <w:spacing w:after="200" w:line="276" w:lineRule="auto"/>
      <w:ind w:left="720"/>
      <w:contextualSpacing/>
      <w:textAlignment w:val="auto"/>
    </w:pPr>
    <w:rPr>
      <w:rFonts w:ascii="Calibri" w:hAnsi="Calibri"/>
      <w:sz w:val="22"/>
      <w:szCs w:val="22"/>
      <w:lang w:val="en-GB" w:eastAsia="en-GB"/>
    </w:rPr>
  </w:style>
  <w:style w:type="paragraph" w:styleId="TOC4">
    <w:name w:val="toc 4"/>
    <w:basedOn w:val="Normal"/>
    <w:next w:val="Normal"/>
    <w:autoRedefine/>
    <w:uiPriority w:val="39"/>
    <w:unhideWhenUsed/>
    <w:rsid w:val="00E87DBB"/>
    <w:pPr>
      <w:widowControl/>
      <w:overflowPunct/>
      <w:autoSpaceDE/>
      <w:autoSpaceDN/>
      <w:adjustRightInd/>
      <w:spacing w:after="100" w:line="276" w:lineRule="auto"/>
      <w:ind w:left="660"/>
      <w:textAlignment w:val="auto"/>
    </w:pPr>
    <w:rPr>
      <w:rFonts w:ascii="Calibri" w:hAnsi="Calibri"/>
      <w:sz w:val="22"/>
      <w:szCs w:val="22"/>
      <w:lang w:val="en-GB" w:eastAsia="en-GB"/>
    </w:rPr>
  </w:style>
  <w:style w:type="paragraph" w:styleId="TOC5">
    <w:name w:val="toc 5"/>
    <w:basedOn w:val="Normal"/>
    <w:next w:val="Normal"/>
    <w:autoRedefine/>
    <w:uiPriority w:val="39"/>
    <w:unhideWhenUsed/>
    <w:rsid w:val="00E87DBB"/>
    <w:pPr>
      <w:widowControl/>
      <w:overflowPunct/>
      <w:autoSpaceDE/>
      <w:autoSpaceDN/>
      <w:adjustRightInd/>
      <w:spacing w:after="100" w:line="276" w:lineRule="auto"/>
      <w:ind w:left="880"/>
      <w:textAlignment w:val="auto"/>
    </w:pPr>
    <w:rPr>
      <w:rFonts w:ascii="Calibri" w:hAnsi="Calibri"/>
      <w:sz w:val="22"/>
      <w:szCs w:val="22"/>
      <w:lang w:val="en-GB" w:eastAsia="en-GB"/>
    </w:rPr>
  </w:style>
  <w:style w:type="paragraph" w:styleId="TOC6">
    <w:name w:val="toc 6"/>
    <w:basedOn w:val="Normal"/>
    <w:next w:val="Normal"/>
    <w:autoRedefine/>
    <w:uiPriority w:val="39"/>
    <w:unhideWhenUsed/>
    <w:rsid w:val="00E87DBB"/>
    <w:pPr>
      <w:widowControl/>
      <w:overflowPunct/>
      <w:autoSpaceDE/>
      <w:autoSpaceDN/>
      <w:adjustRightInd/>
      <w:spacing w:after="100" w:line="276" w:lineRule="auto"/>
      <w:ind w:left="1100"/>
      <w:textAlignment w:val="auto"/>
    </w:pPr>
    <w:rPr>
      <w:rFonts w:ascii="Calibri" w:hAnsi="Calibri"/>
      <w:sz w:val="22"/>
      <w:szCs w:val="22"/>
      <w:lang w:val="en-GB" w:eastAsia="en-GB"/>
    </w:rPr>
  </w:style>
  <w:style w:type="paragraph" w:styleId="TOC7">
    <w:name w:val="toc 7"/>
    <w:basedOn w:val="Normal"/>
    <w:next w:val="Normal"/>
    <w:autoRedefine/>
    <w:uiPriority w:val="39"/>
    <w:unhideWhenUsed/>
    <w:rsid w:val="00E87DBB"/>
    <w:pPr>
      <w:widowControl/>
      <w:overflowPunct/>
      <w:autoSpaceDE/>
      <w:autoSpaceDN/>
      <w:adjustRightInd/>
      <w:spacing w:after="100" w:line="276" w:lineRule="auto"/>
      <w:ind w:left="1320"/>
      <w:textAlignment w:val="auto"/>
    </w:pPr>
    <w:rPr>
      <w:rFonts w:ascii="Calibri" w:hAnsi="Calibri"/>
      <w:sz w:val="22"/>
      <w:szCs w:val="22"/>
      <w:lang w:val="en-GB" w:eastAsia="en-GB"/>
    </w:rPr>
  </w:style>
  <w:style w:type="paragraph" w:styleId="TOC8">
    <w:name w:val="toc 8"/>
    <w:basedOn w:val="Normal"/>
    <w:next w:val="Normal"/>
    <w:autoRedefine/>
    <w:uiPriority w:val="39"/>
    <w:unhideWhenUsed/>
    <w:rsid w:val="00E87DBB"/>
    <w:pPr>
      <w:widowControl/>
      <w:overflowPunct/>
      <w:autoSpaceDE/>
      <w:autoSpaceDN/>
      <w:adjustRightInd/>
      <w:spacing w:after="100" w:line="276" w:lineRule="auto"/>
      <w:ind w:left="1540"/>
      <w:textAlignment w:val="auto"/>
    </w:pPr>
    <w:rPr>
      <w:rFonts w:ascii="Calibri" w:hAnsi="Calibri"/>
      <w:sz w:val="22"/>
      <w:szCs w:val="22"/>
      <w:lang w:val="en-GB" w:eastAsia="en-GB"/>
    </w:rPr>
  </w:style>
  <w:style w:type="paragraph" w:styleId="TOC9">
    <w:name w:val="toc 9"/>
    <w:basedOn w:val="Normal"/>
    <w:next w:val="Normal"/>
    <w:autoRedefine/>
    <w:uiPriority w:val="39"/>
    <w:unhideWhenUsed/>
    <w:rsid w:val="00E87DBB"/>
    <w:pPr>
      <w:widowControl/>
      <w:overflowPunct/>
      <w:autoSpaceDE/>
      <w:autoSpaceDN/>
      <w:adjustRightInd/>
      <w:spacing w:after="100" w:line="276" w:lineRule="auto"/>
      <w:ind w:left="1760"/>
      <w:textAlignment w:val="auto"/>
    </w:pPr>
    <w:rPr>
      <w:rFonts w:ascii="Calibri" w:hAnsi="Calibri"/>
      <w:sz w:val="22"/>
      <w:szCs w:val="22"/>
      <w:lang w:val="en-GB" w:eastAsia="en-GB"/>
    </w:rPr>
  </w:style>
  <w:style w:type="character" w:customStyle="1" w:styleId="hps">
    <w:name w:val="hps"/>
    <w:rsid w:val="00E87DBB"/>
  </w:style>
  <w:style w:type="character" w:customStyle="1" w:styleId="shorttext">
    <w:name w:val="short_text"/>
    <w:rsid w:val="00E87DBB"/>
  </w:style>
  <w:style w:type="table" w:styleId="MediumShading1-Accent4">
    <w:name w:val="Medium Shading 1 Accent 4"/>
    <w:basedOn w:val="TableNormal"/>
    <w:uiPriority w:val="63"/>
    <w:rsid w:val="00E87DBB"/>
    <w:rPr>
      <w:rFonts w:ascii="Calibri" w:hAnsi="Calibri" w:cs="Arial"/>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paragraph" w:customStyle="1" w:styleId="TableText">
    <w:name w:val="Table Text"/>
    <w:basedOn w:val="Normal"/>
    <w:link w:val="TableTextChar"/>
    <w:rsid w:val="00E87DBB"/>
    <w:pPr>
      <w:keepLines/>
      <w:widowControl/>
      <w:suppressAutoHyphens/>
      <w:overflowPunct/>
      <w:autoSpaceDE/>
      <w:autoSpaceDN/>
      <w:adjustRightInd/>
      <w:spacing w:before="40" w:after="100"/>
      <w:textAlignment w:val="auto"/>
    </w:pPr>
    <w:rPr>
      <w:rFonts w:ascii="Arial" w:hAnsi="Arial"/>
      <w:color w:val="000000"/>
      <w:lang w:val="en-GB"/>
    </w:rPr>
  </w:style>
  <w:style w:type="character" w:customStyle="1" w:styleId="TableTextChar">
    <w:name w:val="Table Text Char"/>
    <w:link w:val="TableText"/>
    <w:rsid w:val="00E87DBB"/>
    <w:rPr>
      <w:rFonts w:ascii="Arial" w:hAnsi="Arial"/>
      <w:color w:val="000000"/>
      <w:lang w:val="en-GB"/>
    </w:rPr>
  </w:style>
  <w:style w:type="paragraph" w:customStyle="1" w:styleId="BulletLong">
    <w:name w:val="Bullet Long"/>
    <w:basedOn w:val="Normal"/>
    <w:rsid w:val="00E87DBB"/>
    <w:pPr>
      <w:keepLines/>
      <w:widowControl/>
      <w:numPr>
        <w:numId w:val="7"/>
      </w:numPr>
      <w:tabs>
        <w:tab w:val="left" w:pos="284"/>
      </w:tabs>
      <w:overflowPunct/>
      <w:autoSpaceDE/>
      <w:autoSpaceDN/>
      <w:adjustRightInd/>
      <w:spacing w:after="100"/>
      <w:ind w:left="284"/>
      <w:jc w:val="both"/>
      <w:textAlignment w:val="auto"/>
    </w:pPr>
    <w:rPr>
      <w:rFonts w:ascii="Arial" w:hAnsi="Arial"/>
      <w:lang w:val="en-GB" w:eastAsia="en-US"/>
    </w:rPr>
  </w:style>
  <w:style w:type="paragraph" w:customStyle="1" w:styleId="TableBulletShort">
    <w:name w:val="Table Bullet Short"/>
    <w:basedOn w:val="Normal"/>
    <w:rsid w:val="00E87DBB"/>
    <w:pPr>
      <w:widowControl/>
      <w:numPr>
        <w:numId w:val="6"/>
      </w:numPr>
      <w:tabs>
        <w:tab w:val="clear" w:pos="360"/>
        <w:tab w:val="left" w:pos="284"/>
      </w:tabs>
      <w:overflowPunct/>
      <w:autoSpaceDE/>
      <w:autoSpaceDN/>
      <w:adjustRightInd/>
      <w:textAlignment w:val="auto"/>
    </w:pPr>
    <w:rPr>
      <w:rFonts w:ascii="Arial" w:hAnsi="Arial"/>
      <w:lang w:val="en-GB" w:eastAsia="en-US"/>
    </w:rPr>
  </w:style>
  <w:style w:type="table" w:customStyle="1" w:styleId="MediumGrid1-Accent51">
    <w:name w:val="Medium Grid 1 - Accent 51"/>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Heading6Char">
    <w:name w:val="Heading 6 Char"/>
    <w:aliases w:val="h6 Char,Third Subheading Char,H6 Char,(in text big) Char,sub-dash Char,sd Char,H61 Char,H62 Char,H63 Char,H611 Char,Legal Level 1. Char,sub-dash1 Char,sd1 Char,51 Char,sub-dash2 Char,sd2 Char,52 Char,sub-dash3 Char,sd3 Char,53 Char"/>
    <w:link w:val="Heading6"/>
    <w:uiPriority w:val="99"/>
    <w:rsid w:val="00E87DBB"/>
    <w:rPr>
      <w:rFonts w:ascii="Tahoma" w:hAnsi="Tahoma"/>
      <w:lang w:val="en-GB"/>
    </w:rPr>
  </w:style>
  <w:style w:type="table" w:customStyle="1" w:styleId="MediumGrid1-Accent52">
    <w:name w:val="Medium Grid 1 - Accent 52"/>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
    <w:name w:val="Medium Grid 1 - Accent 53"/>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4">
    <w:name w:val="Medium Grid 1 - Accent 54"/>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5">
    <w:name w:val="Medium Grid 1 - Accent 55"/>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6">
    <w:name w:val="Medium Grid 1 - Accent 5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7">
    <w:name w:val="Medium Grid 1 - Accent 5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8">
    <w:name w:val="Medium Grid 1 - Accent 5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9">
    <w:name w:val="Medium Grid 1 - Accent 5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0">
    <w:name w:val="Medium Grid 1 - Accent 510"/>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1">
    <w:name w:val="Medium Grid 1 - Accent 511"/>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2">
    <w:name w:val="Medium Grid 1 - Accent 51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3">
    <w:name w:val="Medium Grid 1 - Accent 513"/>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4">
    <w:name w:val="Medium Grid 1 - Accent 514"/>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5">
    <w:name w:val="Medium Grid 1 - Accent 51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6">
    <w:name w:val="Medium Grid 1 - Accent 51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7">
    <w:name w:val="Medium Grid 1 - Accent 51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8">
    <w:name w:val="Medium Grid 1 - Accent 51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9">
    <w:name w:val="Medium Grid 1 - Accent 51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0">
    <w:name w:val="Medium Grid 1 - Accent 52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1">
    <w:name w:val="Medium Grid 1 - Accent 521"/>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2">
    <w:name w:val="Medium Grid 1 - Accent 52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3">
    <w:name w:val="Medium Grid 1 - Accent 523"/>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4">
    <w:name w:val="Medium Grid 1 - Accent 524"/>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5">
    <w:name w:val="Medium Grid 1 - Accent 52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6">
    <w:name w:val="Medium Grid 1 - Accent 526"/>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7">
    <w:name w:val="Medium Grid 1 - Accent 527"/>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uiPriority w:val="99"/>
    <w:rsid w:val="00E87DBB"/>
    <w:rPr>
      <w:color w:val="0000FF"/>
      <w:u w:val="single"/>
    </w:rPr>
  </w:style>
  <w:style w:type="table" w:customStyle="1" w:styleId="MediumGrid1-Accent528">
    <w:name w:val="Medium Grid 1 - Accent 52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9">
    <w:name w:val="Medium Grid 1 - Accent 52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0">
    <w:name w:val="Medium Grid 1 - Accent 53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BalloonTextChar">
    <w:name w:val="Balloon Text Char"/>
    <w:basedOn w:val="DefaultParagraphFont"/>
    <w:link w:val="BalloonText"/>
    <w:uiPriority w:val="99"/>
    <w:rsid w:val="00E87DBB"/>
    <w:rPr>
      <w:rFonts w:ascii="Tahoma" w:hAnsi="Tahoma" w:cs="Tahoma"/>
      <w:sz w:val="16"/>
      <w:szCs w:val="16"/>
      <w:lang w:val="de-DE" w:eastAsia="de-DE"/>
    </w:rPr>
  </w:style>
  <w:style w:type="paragraph" w:styleId="TOCHeading">
    <w:name w:val="TOC Heading"/>
    <w:basedOn w:val="Heading1"/>
    <w:next w:val="Normal"/>
    <w:uiPriority w:val="39"/>
    <w:unhideWhenUsed/>
    <w:qFormat/>
    <w:rsid w:val="00E87DBB"/>
    <w:pPr>
      <w:keepLines/>
      <w:widowControl/>
      <w:overflowPunct/>
      <w:autoSpaceDE/>
      <w:autoSpaceDN/>
      <w:adjustRightInd/>
      <w:spacing w:before="480" w:line="228" w:lineRule="atLeast"/>
      <w:textAlignment w:val="auto"/>
      <w:outlineLvl w:val="9"/>
    </w:pPr>
    <w:rPr>
      <w:rFonts w:ascii="Cambria" w:hAnsi="Cambria"/>
      <w:bCs/>
      <w:color w:val="365F91"/>
      <w:sz w:val="28"/>
      <w:szCs w:val="28"/>
      <w:lang w:val="en-GB" w:eastAsia="en-GB"/>
    </w:rPr>
  </w:style>
  <w:style w:type="character" w:customStyle="1" w:styleId="Heading1Char">
    <w:name w:val="Heading 1 Char"/>
    <w:aliases w:val="H1 Char,Section Char,Section Heading Char,Tempo Heading 1 Char,h1 Char,Section heading Char,Forward Char,Prophead level 1 Char,Prophead 1 Char,Level 1 Topic Heading Char,Heading A Char,Heading1 Char,H1-Heading 1 Char,1 Char,Header 1 Char"/>
    <w:link w:val="Heading1"/>
    <w:uiPriority w:val="99"/>
    <w:locked/>
    <w:rsid w:val="00E87DBB"/>
    <w:rPr>
      <w:b/>
      <w:sz w:val="24"/>
      <w:lang w:val="de-DE" w:eastAsia="de-DE"/>
    </w:rPr>
  </w:style>
  <w:style w:type="character" w:customStyle="1" w:styleId="Heading2Char">
    <w:name w:val="Heading 2 Char"/>
    <w:aliases w:val="HD2 Char,Major Char,Reset numbering Char,Tempo Heading 2 Char,Heading Two Char,h2 Char,(1.1 Char,1.2 Char,1.3 etc) Char,Prophead 2 Char,2 Char,RFP Heading 2 Char,Activity Char,Heading 2rh Char,Major1 Char,Major2 Char,Major11 Char,H2 Char"/>
    <w:link w:val="Heading2"/>
    <w:uiPriority w:val="99"/>
    <w:locked/>
    <w:rsid w:val="00E87DBB"/>
    <w:rPr>
      <w:rFonts w:ascii="Arial" w:hAnsi="Arial"/>
      <w:b/>
      <w:i/>
      <w:sz w:val="28"/>
      <w:lang w:val="de-DE" w:eastAsia="de-DE"/>
    </w:rPr>
  </w:style>
  <w:style w:type="character" w:customStyle="1" w:styleId="Heading3Char">
    <w:name w:val="Heading 3 Char"/>
    <w:aliases w:val="Minor Char,Level 1 - 1 Char,Tempo Heading 3 Char,H3 Char,Prophead 3 Char,h3 Char,HHHeading Char,Project 3 Char,Proposa Char,H31 Char,Heading 31 Char,Heading 32 Char,Heading 33 Char,Heading 34 Char,Heading 35 Char,Heading 36 Char,3 Char"/>
    <w:link w:val="Heading3"/>
    <w:uiPriority w:val="99"/>
    <w:locked/>
    <w:rsid w:val="00E87DBB"/>
    <w:rPr>
      <w:rFonts w:ascii="Arial" w:hAnsi="Arial"/>
      <w:b/>
      <w:lang w:val="en-GB" w:eastAsia="de-DE"/>
    </w:rPr>
  </w:style>
  <w:style w:type="character" w:customStyle="1" w:styleId="Heading4Char">
    <w:name w:val="Heading 4 Char"/>
    <w:aliases w:val="Sub-Minor Char,Level 2 - a Char,Tempo Heading 4 Char,h4 Char,Project table Char,Propos Char,Bullet 11 Char,Bullet 12 Char,Bullet 13 Char,Bullet 14 Char,Bullet 15 Char,Bullet 16 Char,4heading Char,4 Char,(Shift Ctrl 4) Char,Titre 41 Char"/>
    <w:link w:val="Heading4"/>
    <w:uiPriority w:val="99"/>
    <w:locked/>
    <w:rsid w:val="00E87DBB"/>
    <w:rPr>
      <w:rFonts w:ascii="Arial" w:hAnsi="Arial" w:cs="Arial"/>
      <w:sz w:val="32"/>
      <w:szCs w:val="24"/>
      <w:lang w:val="de-DE" w:eastAsia="de-DE"/>
    </w:rPr>
  </w:style>
  <w:style w:type="character" w:customStyle="1" w:styleId="Heading5Char">
    <w:name w:val="Heading 5 Char"/>
    <w:aliases w:val="h5 Char,Second Subheading Char,H5 Char1,H5 Char Char,5 Char,5 sub-bullet Char,sb Char,5 h2 Char,ASAPHeading 5 Char,(huge) Char,H51 Char,H52 Char,H53 Char,H511 Char,Block Label Char,Level 3 - i Char,5 sub-bullet1 Char,sb1 Char,41 Char"/>
    <w:link w:val="Heading5"/>
    <w:uiPriority w:val="99"/>
    <w:locked/>
    <w:rsid w:val="00E87DBB"/>
    <w:rPr>
      <w:rFonts w:ascii="Arial" w:hAnsi="Arial" w:cs="Arial"/>
      <w:b/>
      <w:bCs/>
      <w:sz w:val="40"/>
      <w:szCs w:val="24"/>
      <w:lang w:val="en-GB" w:eastAsia="de-DE"/>
    </w:rPr>
  </w:style>
  <w:style w:type="character" w:customStyle="1" w:styleId="Heading7Char">
    <w:name w:val="Heading 7 Char"/>
    <w:aliases w:val="(in text small) Char,Legal Level 1.1. Char,letter list Char,lettered list Char,letter list1 Char,lettered list1 Char,letter list2 Char,lettered list2 Char,letter list11 Char,lettered list11 Char,letter list3 Char,lettered list3 Char"/>
    <w:link w:val="Heading7"/>
    <w:uiPriority w:val="99"/>
    <w:locked/>
    <w:rsid w:val="00E87DBB"/>
    <w:rPr>
      <w:rFonts w:ascii="Tahoma" w:hAnsi="Tahoma"/>
      <w:lang w:val="en-GB"/>
    </w:rPr>
  </w:style>
  <w:style w:type="character" w:customStyle="1" w:styleId="Heading8Char">
    <w:name w:val="Heading 8 Char"/>
    <w:aliases w:val="Center Bold Char,Legal Level 1.1.1. Char,Center Bold1 Char,Center Bold2 Char,Center Bold3 Char,Center Bold4 Char,Center Bold5 Char,Center Bold6 Char,action Char,action1 Char,action2 Char,action11 Char,action3 Char,action4 Char"/>
    <w:link w:val="Heading8"/>
    <w:uiPriority w:val="99"/>
    <w:locked/>
    <w:rsid w:val="00E87DBB"/>
    <w:rPr>
      <w:rFonts w:ascii="Tahoma" w:hAnsi="Tahoma"/>
      <w:lang w:val="en-GB"/>
    </w:rPr>
  </w:style>
  <w:style w:type="paragraph" w:customStyle="1" w:styleId="CharCharCharChar">
    <w:name w:val="Char Char Char Char"/>
    <w:basedOn w:val="Normal"/>
    <w:uiPriority w:val="99"/>
    <w:rsid w:val="00E87DBB"/>
    <w:pPr>
      <w:widowControl/>
      <w:overflowPunct/>
      <w:autoSpaceDE/>
      <w:autoSpaceDN/>
      <w:adjustRightInd/>
      <w:spacing w:after="160" w:line="240" w:lineRule="exact"/>
      <w:jc w:val="both"/>
      <w:textAlignment w:val="auto"/>
    </w:pPr>
    <w:rPr>
      <w:rFonts w:ascii="Tahoma" w:eastAsia="MS Mincho" w:hAnsi="Tahoma" w:cs="Arial"/>
      <w:color w:val="000000"/>
      <w:lang w:val="en-GB" w:eastAsia="ja-JP"/>
    </w:rPr>
  </w:style>
  <w:style w:type="character" w:customStyle="1" w:styleId="BalloonTextChar1">
    <w:name w:val="Balloon Text Char1"/>
    <w:uiPriority w:val="99"/>
    <w:locked/>
    <w:rsid w:val="00E87DBB"/>
    <w:rPr>
      <w:rFonts w:ascii="Tahoma" w:hAnsi="Tahoma"/>
      <w:color w:val="666666"/>
      <w:sz w:val="16"/>
      <w:lang w:val="en-GB"/>
    </w:rPr>
  </w:style>
  <w:style w:type="character" w:customStyle="1" w:styleId="CharacterStyle2">
    <w:name w:val="Character Style 2"/>
    <w:uiPriority w:val="99"/>
    <w:rsid w:val="00E87DBB"/>
    <w:rPr>
      <w:rFonts w:ascii="Univers-Bold" w:hAnsi="Univers-Bold"/>
      <w:b/>
      <w:color w:val="626466"/>
      <w:spacing w:val="-6"/>
      <w:sz w:val="28"/>
      <w:lang w:val="en-GB"/>
    </w:rPr>
  </w:style>
  <w:style w:type="character" w:customStyle="1" w:styleId="CharacterStyle3">
    <w:name w:val="Character Style 3"/>
    <w:uiPriority w:val="99"/>
    <w:rsid w:val="00E87DBB"/>
    <w:rPr>
      <w:rFonts w:ascii="Univers-Light" w:hAnsi="Univers-Light"/>
      <w:color w:val="626466"/>
      <w:spacing w:val="-6"/>
      <w:sz w:val="28"/>
      <w:lang w:val="en-GB"/>
    </w:rPr>
  </w:style>
  <w:style w:type="character" w:customStyle="1" w:styleId="CommentTextChar">
    <w:name w:val="Comment Text Char"/>
    <w:basedOn w:val="DefaultParagraphFont"/>
    <w:link w:val="CommentText"/>
    <w:uiPriority w:val="99"/>
    <w:rsid w:val="00E87DBB"/>
    <w:rPr>
      <w:lang w:val="de-DE" w:eastAsia="de-DE"/>
    </w:rPr>
  </w:style>
  <w:style w:type="character" w:customStyle="1" w:styleId="CommentSubjectChar">
    <w:name w:val="Comment Subject Char"/>
    <w:basedOn w:val="CommentTextChar"/>
    <w:link w:val="CommentSubject"/>
    <w:uiPriority w:val="99"/>
    <w:rsid w:val="00E87DBB"/>
    <w:rPr>
      <w:b/>
      <w:bCs/>
      <w:lang w:val="de-DE" w:eastAsia="de-DE"/>
    </w:rPr>
  </w:style>
  <w:style w:type="character" w:styleId="EndnoteReference">
    <w:name w:val="endnote reference"/>
    <w:uiPriority w:val="99"/>
    <w:rsid w:val="00E87DBB"/>
    <w:rPr>
      <w:rFonts w:ascii="Univers 45 Light" w:hAnsi="Univers 45 Light" w:cs="Times New Roman"/>
      <w:sz w:val="20"/>
      <w:vertAlign w:val="superscript"/>
    </w:rPr>
  </w:style>
  <w:style w:type="paragraph" w:styleId="EndnoteText">
    <w:name w:val="endnote text"/>
    <w:basedOn w:val="Normal"/>
    <w:link w:val="EndnoteTextChar"/>
    <w:uiPriority w:val="99"/>
    <w:rsid w:val="00E87DBB"/>
    <w:pPr>
      <w:widowControl/>
      <w:overflowPunct/>
      <w:autoSpaceDE/>
      <w:autoSpaceDN/>
      <w:adjustRightInd/>
      <w:jc w:val="both"/>
      <w:textAlignment w:val="auto"/>
    </w:pPr>
    <w:rPr>
      <w:rFonts w:ascii="Univers 45 Light" w:eastAsia="MS Mincho" w:hAnsi="Univers 45 Light"/>
      <w:color w:val="666666"/>
      <w:lang w:val="en-GB" w:eastAsia="ja-JP"/>
    </w:rPr>
  </w:style>
  <w:style w:type="character" w:customStyle="1" w:styleId="EndnoteTextChar">
    <w:name w:val="Endnote Text Char"/>
    <w:basedOn w:val="DefaultParagraphFont"/>
    <w:link w:val="EndnoteText"/>
    <w:uiPriority w:val="99"/>
    <w:rsid w:val="00E87DBB"/>
    <w:rPr>
      <w:rFonts w:ascii="Univers 45 Light" w:eastAsia="MS Mincho" w:hAnsi="Univers 45 Light"/>
      <w:color w:val="666666"/>
      <w:lang w:val="en-GB" w:eastAsia="ja-JP"/>
    </w:rPr>
  </w:style>
  <w:style w:type="character" w:styleId="FollowedHyperlink">
    <w:name w:val="FollowedHyperlink"/>
    <w:uiPriority w:val="99"/>
    <w:rsid w:val="00E87DBB"/>
    <w:rPr>
      <w:rFonts w:ascii="Univers 45 Light" w:hAnsi="Univers 45 Light" w:cs="Times New Roman"/>
      <w:color w:val="99CC00"/>
      <w:sz w:val="22"/>
      <w:u w:val="single"/>
    </w:rPr>
  </w:style>
  <w:style w:type="character" w:customStyle="1" w:styleId="FooterChar">
    <w:name w:val="Footer Char"/>
    <w:link w:val="Footer"/>
    <w:uiPriority w:val="99"/>
    <w:locked/>
    <w:rsid w:val="00E87DBB"/>
    <w:rPr>
      <w:lang w:val="de-DE" w:eastAsia="de-DE"/>
    </w:rPr>
  </w:style>
  <w:style w:type="character" w:customStyle="1" w:styleId="FootnoteTextChar">
    <w:name w:val="Footnote Text Char"/>
    <w:basedOn w:val="DefaultParagraphFont"/>
    <w:link w:val="FootnoteText"/>
    <w:uiPriority w:val="99"/>
    <w:rsid w:val="00E87DBB"/>
    <w:rPr>
      <w:lang w:val="de-DE" w:eastAsia="de-DE"/>
    </w:rPr>
  </w:style>
  <w:style w:type="character" w:customStyle="1" w:styleId="HeaderChar">
    <w:name w:val="Header Char"/>
    <w:link w:val="Header"/>
    <w:uiPriority w:val="99"/>
    <w:locked/>
    <w:rsid w:val="00E87DBB"/>
    <w:rPr>
      <w:lang w:val="de-DE" w:eastAsia="de-DE"/>
    </w:rPr>
  </w:style>
  <w:style w:type="paragraph" w:styleId="ListNumber2">
    <w:name w:val="List Number 2"/>
    <w:basedOn w:val="ListNumber"/>
    <w:uiPriority w:val="99"/>
    <w:rsid w:val="00E87DBB"/>
    <w:pPr>
      <w:numPr>
        <w:numId w:val="0"/>
      </w:numPr>
      <w:tabs>
        <w:tab w:val="num" w:pos="1440"/>
      </w:tabs>
      <w:spacing w:before="60" w:after="60" w:line="240" w:lineRule="atLeast"/>
      <w:ind w:left="1440" w:hanging="360"/>
      <w:jc w:val="both"/>
    </w:pPr>
    <w:rPr>
      <w:rFonts w:ascii="Calibri" w:eastAsia="MS Mincho" w:hAnsi="Calibri"/>
      <w:caps w:val="0"/>
      <w:color w:val="auto"/>
      <w:sz w:val="20"/>
      <w:szCs w:val="24"/>
      <w:lang w:eastAsia="ja-JP"/>
    </w:rPr>
  </w:style>
  <w:style w:type="paragraph" w:styleId="ListNumber3">
    <w:name w:val="List Number 3"/>
    <w:basedOn w:val="Normal"/>
    <w:uiPriority w:val="99"/>
    <w:rsid w:val="00E87DBB"/>
    <w:pPr>
      <w:widowControl/>
      <w:tabs>
        <w:tab w:val="num" w:pos="1800"/>
      </w:tabs>
      <w:overflowPunct/>
      <w:autoSpaceDE/>
      <w:autoSpaceDN/>
      <w:adjustRightInd/>
      <w:ind w:left="1800" w:hanging="360"/>
      <w:jc w:val="both"/>
      <w:textAlignment w:val="auto"/>
    </w:pPr>
    <w:rPr>
      <w:rFonts w:eastAsia="MS Mincho"/>
      <w:color w:val="000000"/>
      <w:sz w:val="22"/>
      <w:szCs w:val="22"/>
      <w:lang w:val="en-GB" w:eastAsia="ja-JP"/>
    </w:rPr>
  </w:style>
  <w:style w:type="paragraph" w:customStyle="1" w:styleId="mainbodytext">
    <w:name w:val="main body text"/>
    <w:basedOn w:val="BodyText"/>
    <w:uiPriority w:val="99"/>
    <w:rsid w:val="00E87DBB"/>
    <w:pPr>
      <w:widowControl/>
      <w:overflowPunct/>
      <w:autoSpaceDE/>
      <w:autoSpaceDN/>
      <w:adjustRightInd/>
      <w:spacing w:after="360"/>
      <w:jc w:val="both"/>
      <w:textAlignment w:val="auto"/>
    </w:pPr>
    <w:rPr>
      <w:rFonts w:ascii="Univers-Light" w:eastAsia="MS Mincho" w:hAnsi="Univers-Light"/>
      <w:sz w:val="20"/>
      <w:szCs w:val="40"/>
      <w:lang w:val="en-US" w:eastAsia="en-US"/>
    </w:rPr>
  </w:style>
  <w:style w:type="paragraph" w:customStyle="1" w:styleId="MandatoryRequirementbold">
    <w:name w:val="Mandatory Requirement bold"/>
    <w:basedOn w:val="Normal"/>
    <w:uiPriority w:val="99"/>
    <w:rsid w:val="00E87DBB"/>
    <w:pPr>
      <w:widowControl/>
      <w:overflowPunct/>
      <w:autoSpaceDE/>
      <w:autoSpaceDN/>
      <w:adjustRightInd/>
      <w:spacing w:before="120" w:after="120"/>
      <w:jc w:val="both"/>
      <w:textAlignment w:val="auto"/>
    </w:pPr>
    <w:rPr>
      <w:rFonts w:ascii="Calibri" w:eastAsia="MS Mincho" w:hAnsi="Calibri"/>
      <w:b/>
      <w:color w:val="000000"/>
      <w:szCs w:val="22"/>
      <w:lang w:val="en-CA" w:eastAsia="ja-JP"/>
    </w:rPr>
  </w:style>
  <w:style w:type="paragraph" w:customStyle="1" w:styleId="newheader">
    <w:name w:val="new header"/>
    <w:basedOn w:val="Normal"/>
    <w:uiPriority w:val="99"/>
    <w:rsid w:val="00E87DBB"/>
    <w:pPr>
      <w:suppressAutoHyphens/>
      <w:overflowPunct/>
      <w:spacing w:line="240" w:lineRule="atLeast"/>
      <w:jc w:val="both"/>
      <w:textAlignment w:val="center"/>
    </w:pPr>
    <w:rPr>
      <w:rFonts w:ascii="Univers-Light" w:eastAsia="MS Mincho" w:hAnsi="Univers-Light"/>
      <w:color w:val="626466"/>
      <w:spacing w:val="-5"/>
      <w:sz w:val="22"/>
      <w:szCs w:val="22"/>
      <w:lang w:val="en-GB" w:eastAsia="ja-JP"/>
    </w:rPr>
  </w:style>
  <w:style w:type="paragraph" w:styleId="NormalIndent">
    <w:name w:val="Normal Indent"/>
    <w:basedOn w:val="Normal"/>
    <w:uiPriority w:val="99"/>
    <w:rsid w:val="00E87DBB"/>
    <w:pPr>
      <w:widowControl/>
      <w:overflowPunct/>
      <w:autoSpaceDE/>
      <w:autoSpaceDN/>
      <w:adjustRightInd/>
      <w:ind w:left="720"/>
      <w:jc w:val="both"/>
      <w:textAlignment w:val="auto"/>
    </w:pPr>
    <w:rPr>
      <w:rFonts w:ascii="Calibri" w:eastAsia="MS Mincho" w:hAnsi="Calibri"/>
      <w:color w:val="000000"/>
      <w:sz w:val="22"/>
      <w:szCs w:val="22"/>
      <w:lang w:val="en-GB" w:eastAsia="ja-JP"/>
    </w:rPr>
  </w:style>
  <w:style w:type="character" w:customStyle="1" w:styleId="NormalIndentChar">
    <w:name w:val="Normal Indent Char"/>
    <w:uiPriority w:val="99"/>
    <w:rsid w:val="00E87DBB"/>
    <w:rPr>
      <w:rFonts w:ascii="Univers 45 Light" w:hAnsi="Univers 45 Light"/>
      <w:color w:val="666666"/>
      <w:sz w:val="22"/>
      <w:lang w:val="en-GB" w:eastAsia="en-US"/>
    </w:rPr>
  </w:style>
  <w:style w:type="paragraph" w:customStyle="1" w:styleId="Tablebody">
    <w:name w:val="Table body"/>
    <w:basedOn w:val="Normal"/>
    <w:uiPriority w:val="99"/>
    <w:rsid w:val="00E87DBB"/>
    <w:pPr>
      <w:widowControl/>
      <w:tabs>
        <w:tab w:val="left" w:pos="180"/>
        <w:tab w:val="left" w:pos="420"/>
      </w:tabs>
      <w:suppressAutoHyphens/>
      <w:overflowPunct/>
      <w:spacing w:after="40" w:line="200" w:lineRule="atLeast"/>
      <w:ind w:left="57"/>
      <w:jc w:val="both"/>
      <w:textAlignment w:val="center"/>
    </w:pPr>
    <w:rPr>
      <w:rFonts w:ascii="Calibri" w:eastAsia="MS Mincho" w:hAnsi="Calibri" w:cs="Univers 45 Light"/>
      <w:color w:val="000000"/>
      <w:spacing w:val="-2"/>
      <w:sz w:val="16"/>
      <w:szCs w:val="16"/>
      <w:lang w:val="en-GB" w:eastAsia="ja-JP"/>
    </w:rPr>
  </w:style>
  <w:style w:type="paragraph" w:customStyle="1" w:styleId="AgreementText">
    <w:name w:val="Agreement Text"/>
    <w:basedOn w:val="Heading2"/>
    <w:uiPriority w:val="99"/>
    <w:rsid w:val="00E87DBB"/>
    <w:pPr>
      <w:keepNext w:val="0"/>
      <w:widowControl/>
      <w:numPr>
        <w:ilvl w:val="1"/>
      </w:numPr>
      <w:tabs>
        <w:tab w:val="num" w:pos="360"/>
      </w:tabs>
      <w:overflowPunct/>
      <w:autoSpaceDE/>
      <w:autoSpaceDN/>
      <w:adjustRightInd/>
      <w:spacing w:before="120" w:after="0"/>
      <w:ind w:left="936" w:hanging="576"/>
      <w:jc w:val="both"/>
      <w:textAlignment w:val="auto"/>
      <w:outlineLvl w:val="9"/>
    </w:pPr>
    <w:rPr>
      <w:rFonts w:ascii="Times New Roman" w:eastAsia="MS Mincho" w:hAnsi="Times New Roman"/>
      <w:b w:val="0"/>
      <w:i w:val="0"/>
      <w:sz w:val="24"/>
      <w:lang w:val="en-GB" w:eastAsia="en-US"/>
    </w:rPr>
  </w:style>
  <w:style w:type="paragraph" w:customStyle="1" w:styleId="TableHead">
    <w:name w:val="Table Head"/>
    <w:basedOn w:val="TableText"/>
    <w:rsid w:val="00E87DBB"/>
  </w:style>
  <w:style w:type="table" w:styleId="LightList-Accent6">
    <w:name w:val="Light List Accent 6"/>
    <w:basedOn w:val="TableNormal"/>
    <w:uiPriority w:val="61"/>
    <w:rsid w:val="00E87DBB"/>
    <w:rPr>
      <w:rFonts w:ascii="Calibri" w:eastAsia="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WBLevel1">
    <w:name w:val="WB Level 1"/>
    <w:basedOn w:val="Normal"/>
    <w:rsid w:val="00E87DBB"/>
    <w:pPr>
      <w:widowControl/>
      <w:numPr>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2">
    <w:name w:val="WB Level 2"/>
    <w:basedOn w:val="Normal"/>
    <w:link w:val="WBLevel2Char"/>
    <w:rsid w:val="00E87DBB"/>
    <w:pPr>
      <w:widowControl/>
      <w:numPr>
        <w:ilvl w:val="1"/>
        <w:numId w:val="8"/>
      </w:numPr>
      <w:overflowPunct/>
      <w:autoSpaceDE/>
      <w:autoSpaceDN/>
      <w:adjustRightInd/>
      <w:spacing w:after="240" w:line="260" w:lineRule="atLeast"/>
      <w:jc w:val="both"/>
      <w:textAlignment w:val="auto"/>
    </w:pPr>
    <w:rPr>
      <w:rFonts w:ascii="Arial" w:hAnsi="Arial"/>
      <w:color w:val="000000"/>
      <w:lang w:val="en-GB" w:eastAsia="en-GB"/>
    </w:rPr>
  </w:style>
  <w:style w:type="paragraph" w:customStyle="1" w:styleId="WBLevel3">
    <w:name w:val="WB Level 3"/>
    <w:basedOn w:val="Normal"/>
    <w:rsid w:val="00E87DBB"/>
    <w:pPr>
      <w:widowControl/>
      <w:numPr>
        <w:ilvl w:val="2"/>
        <w:numId w:val="8"/>
      </w:numPr>
      <w:overflowPunct/>
      <w:autoSpaceDE/>
      <w:autoSpaceDN/>
      <w:adjustRightInd/>
      <w:spacing w:after="240" w:line="260" w:lineRule="atLeast"/>
      <w:ind w:left="1560" w:hanging="851"/>
      <w:jc w:val="both"/>
      <w:textAlignment w:val="auto"/>
    </w:pPr>
    <w:rPr>
      <w:rFonts w:ascii="Calibri" w:hAnsi="Calibri" w:cs="Arial"/>
      <w:color w:val="000000"/>
      <w:lang w:val="en-GB" w:eastAsia="en-GB"/>
    </w:rPr>
  </w:style>
  <w:style w:type="paragraph" w:customStyle="1" w:styleId="WBLevel4">
    <w:name w:val="WB Level 4"/>
    <w:basedOn w:val="Normal"/>
    <w:rsid w:val="00E87DBB"/>
    <w:pPr>
      <w:widowControl/>
      <w:numPr>
        <w:ilvl w:val="3"/>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5">
    <w:name w:val="WB Level 5"/>
    <w:basedOn w:val="Normal"/>
    <w:rsid w:val="00E87DBB"/>
    <w:pPr>
      <w:widowControl/>
      <w:numPr>
        <w:ilvl w:val="4"/>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6">
    <w:name w:val="WB Level 6"/>
    <w:basedOn w:val="Normal"/>
    <w:rsid w:val="00E87DBB"/>
    <w:pPr>
      <w:widowControl/>
      <w:numPr>
        <w:ilvl w:val="5"/>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7">
    <w:name w:val="WB Level 7"/>
    <w:basedOn w:val="Normal"/>
    <w:semiHidden/>
    <w:rsid w:val="00E87DBB"/>
    <w:pPr>
      <w:widowControl/>
      <w:numPr>
        <w:ilvl w:val="6"/>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8">
    <w:name w:val="WB Level 8"/>
    <w:basedOn w:val="Normal"/>
    <w:semiHidden/>
    <w:rsid w:val="00E87DBB"/>
    <w:pPr>
      <w:widowControl/>
      <w:numPr>
        <w:ilvl w:val="7"/>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9">
    <w:name w:val="WB Level 9"/>
    <w:basedOn w:val="Normal"/>
    <w:semiHidden/>
    <w:rsid w:val="00E87DBB"/>
    <w:pPr>
      <w:widowControl/>
      <w:numPr>
        <w:ilvl w:val="8"/>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character" w:customStyle="1" w:styleId="WBLevel2Char">
    <w:name w:val="WB Level 2 Char"/>
    <w:link w:val="WBLevel2"/>
    <w:rsid w:val="00E87DBB"/>
    <w:rPr>
      <w:rFonts w:ascii="Arial" w:hAnsi="Arial"/>
      <w:color w:val="000000"/>
      <w:lang w:val="en-GB" w:eastAsia="en-GB"/>
    </w:rPr>
  </w:style>
  <w:style w:type="paragraph" w:customStyle="1" w:styleId="BodyTextTable">
    <w:name w:val="Body Text Table"/>
    <w:basedOn w:val="BodyText"/>
    <w:rsid w:val="00E87DBB"/>
    <w:pPr>
      <w:overflowPunct/>
      <w:autoSpaceDE/>
      <w:autoSpaceDN/>
      <w:adjustRightInd/>
      <w:spacing w:after="60" w:line="240" w:lineRule="atLeast"/>
      <w:jc w:val="both"/>
      <w:textAlignment w:val="auto"/>
    </w:pPr>
    <w:rPr>
      <w:rFonts w:ascii="Arial" w:hAnsi="Arial"/>
      <w:spacing w:val="-5"/>
      <w:sz w:val="20"/>
      <w:szCs w:val="24"/>
      <w:lang w:val="en-GB" w:eastAsia="en-US"/>
    </w:rPr>
  </w:style>
  <w:style w:type="paragraph" w:styleId="Revision">
    <w:name w:val="Revision"/>
    <w:hidden/>
    <w:uiPriority w:val="99"/>
    <w:semiHidden/>
    <w:rsid w:val="00E87DBB"/>
    <w:rPr>
      <w:rFonts w:ascii="Arial" w:eastAsia="MS Mincho" w:hAnsi="Arial"/>
      <w:color w:val="000000"/>
      <w:sz w:val="22"/>
      <w:szCs w:val="22"/>
      <w:lang w:val="en-GB" w:eastAsia="ja-JP"/>
    </w:rPr>
  </w:style>
  <w:style w:type="paragraph" w:customStyle="1" w:styleId="bodytext0">
    <w:name w:val="bodytext"/>
    <w:basedOn w:val="Normal"/>
    <w:rsid w:val="00E87DBB"/>
    <w:pPr>
      <w:overflowPunct/>
      <w:autoSpaceDE/>
      <w:autoSpaceDN/>
      <w:adjustRightInd/>
      <w:spacing w:before="120" w:line="260" w:lineRule="exact"/>
      <w:jc w:val="both"/>
      <w:textAlignment w:val="auto"/>
    </w:pPr>
    <w:rPr>
      <w:rFonts w:ascii="Calibri" w:eastAsia="MS Mincho" w:hAnsi="Calibri" w:cs="Arial"/>
      <w:sz w:val="22"/>
      <w:szCs w:val="22"/>
      <w:lang w:val="en-GB" w:eastAsia="nl-NL"/>
    </w:rPr>
  </w:style>
  <w:style w:type="character" w:styleId="IntenseReference">
    <w:name w:val="Intense Reference"/>
    <w:basedOn w:val="DefaultParagraphFont"/>
    <w:uiPriority w:val="32"/>
    <w:qFormat/>
    <w:rsid w:val="00E87DBB"/>
    <w:rPr>
      <w:b/>
      <w:bCs/>
      <w:smallCaps/>
      <w:color w:val="C0504D"/>
      <w:spacing w:val="5"/>
      <w:u w:val="single"/>
    </w:rPr>
  </w:style>
  <w:style w:type="paragraph" w:customStyle="1" w:styleId="ResponsibilitiesList">
    <w:name w:val="Responsibilities List"/>
    <w:basedOn w:val="Normal"/>
    <w:rsid w:val="00E87DBB"/>
    <w:pPr>
      <w:keepNext/>
      <w:keepLines/>
      <w:widowControl/>
      <w:overflowPunct/>
      <w:autoSpaceDE/>
      <w:autoSpaceDN/>
      <w:adjustRightInd/>
      <w:spacing w:before="60" w:after="60"/>
      <w:textAlignment w:val="auto"/>
    </w:pPr>
    <w:rPr>
      <w:sz w:val="22"/>
      <w:lang w:val="en-US" w:eastAsia="en-US"/>
    </w:rPr>
  </w:style>
  <w:style w:type="paragraph" w:customStyle="1" w:styleId="Normal1">
    <w:name w:val="Normal1"/>
    <w:basedOn w:val="Normal"/>
    <w:rsid w:val="00E87DBB"/>
    <w:pPr>
      <w:overflowPunct/>
      <w:autoSpaceDE/>
      <w:autoSpaceDN/>
      <w:adjustRightInd/>
      <w:jc w:val="both"/>
      <w:textAlignment w:val="auto"/>
    </w:pPr>
    <w:rPr>
      <w:rFonts w:ascii="Arial" w:eastAsia="MS Mincho" w:hAnsi="Arial" w:cs="Arial"/>
      <w:lang w:val="en-GB" w:eastAsia="en-US"/>
    </w:rPr>
  </w:style>
  <w:style w:type="table" w:styleId="LightList-Accent4">
    <w:name w:val="Light List Accent 4"/>
    <w:basedOn w:val="TableNormal"/>
    <w:uiPriority w:val="61"/>
    <w:rsid w:val="00E87DBB"/>
    <w:rPr>
      <w:rFonts w:ascii="Cambria" w:eastAsia="MS Mincho" w:hAnsi="Cambria"/>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ColorfulList-Accent11">
    <w:name w:val="Colorful List - Accent 11"/>
    <w:basedOn w:val="Normal"/>
    <w:uiPriority w:val="1"/>
    <w:qFormat/>
    <w:rsid w:val="00E87DBB"/>
    <w:pPr>
      <w:widowControl/>
      <w:overflowPunct/>
      <w:autoSpaceDE/>
      <w:autoSpaceDN/>
      <w:adjustRightInd/>
      <w:ind w:left="720"/>
      <w:contextualSpacing/>
      <w:textAlignment w:val="auto"/>
    </w:pPr>
    <w:rPr>
      <w:sz w:val="24"/>
      <w:szCs w:val="24"/>
      <w:lang w:val="en-US" w:eastAsia="en-US"/>
    </w:rPr>
  </w:style>
  <w:style w:type="paragraph" w:customStyle="1" w:styleId="BodyText4">
    <w:name w:val="BodyText"/>
    <w:basedOn w:val="Normal"/>
    <w:qFormat/>
    <w:rsid w:val="00E87DBB"/>
    <w:pPr>
      <w:widowControl/>
      <w:overflowPunct/>
      <w:autoSpaceDE/>
      <w:autoSpaceDN/>
      <w:adjustRightInd/>
      <w:spacing w:after="120"/>
      <w:textAlignment w:val="auto"/>
    </w:pPr>
    <w:rPr>
      <w:rFonts w:ascii="Arial" w:eastAsia="Calibri" w:hAnsi="Arial"/>
      <w:szCs w:val="22"/>
      <w:lang w:val="en-IN" w:eastAsia="en-US"/>
    </w:rPr>
  </w:style>
  <w:style w:type="paragraph" w:customStyle="1" w:styleId="Table">
    <w:name w:val="Table"/>
    <w:basedOn w:val="Normal"/>
    <w:link w:val="TableChar"/>
    <w:uiPriority w:val="99"/>
    <w:rsid w:val="00E87DBB"/>
    <w:pPr>
      <w:widowControl/>
      <w:tabs>
        <w:tab w:val="left" w:pos="432"/>
        <w:tab w:val="left" w:pos="864"/>
      </w:tabs>
      <w:overflowPunct/>
      <w:autoSpaceDE/>
      <w:autoSpaceDN/>
      <w:adjustRightInd/>
      <w:textAlignment w:val="auto"/>
    </w:pPr>
    <w:rPr>
      <w:rFonts w:ascii="Arial" w:hAnsi="Arial"/>
      <w:bCs/>
      <w:lang w:val="en-GB" w:eastAsia="en-GB"/>
    </w:rPr>
  </w:style>
  <w:style w:type="character" w:customStyle="1" w:styleId="TableChar">
    <w:name w:val="Table Char"/>
    <w:link w:val="Table"/>
    <w:uiPriority w:val="99"/>
    <w:rsid w:val="00E87DBB"/>
    <w:rPr>
      <w:rFonts w:ascii="Arial" w:hAnsi="Arial"/>
      <w:bCs/>
      <w:lang w:val="en-GB" w:eastAsia="en-GB"/>
    </w:rPr>
  </w:style>
  <w:style w:type="character" w:customStyle="1" w:styleId="ListParagraphChar">
    <w:name w:val="List Paragraph Char"/>
    <w:aliases w:val="List Paragraph 2 Char,Bullet List Char,Bullet 1 Char,List Paragraph1 Char,List Paragraph Char Char Char,b1 Char,Number_1 Char,SGLText List Paragraph Char,ListPar1 Char,new Char,List Paragraph2 Char,List Paragraph11 Char,list1 Char1"/>
    <w:link w:val="ListParagraph"/>
    <w:uiPriority w:val="34"/>
    <w:qFormat/>
    <w:locked/>
    <w:rsid w:val="00E87DBB"/>
    <w:rPr>
      <w:rFonts w:ascii="Calibri" w:hAnsi="Calibri"/>
      <w:sz w:val="22"/>
      <w:szCs w:val="22"/>
      <w:lang w:val="en-GB" w:eastAsia="en-GB"/>
    </w:rPr>
  </w:style>
  <w:style w:type="paragraph" w:customStyle="1" w:styleId="Normal10">
    <w:name w:val="Normal1"/>
    <w:basedOn w:val="Normal"/>
    <w:rsid w:val="006C5D9E"/>
    <w:pPr>
      <w:overflowPunct/>
      <w:autoSpaceDE/>
      <w:autoSpaceDN/>
      <w:adjustRightInd/>
      <w:jc w:val="both"/>
      <w:textAlignment w:val="auto"/>
    </w:pPr>
    <w:rPr>
      <w:rFonts w:ascii="Arial" w:eastAsia="MS Mincho" w:hAnsi="Arial" w:cs="Arial"/>
      <w:lang w:val="en-GB" w:eastAsia="en-US"/>
    </w:rPr>
  </w:style>
  <w:style w:type="paragraph" w:customStyle="1" w:styleId="Default">
    <w:name w:val="Default"/>
    <w:rsid w:val="000B237C"/>
    <w:pPr>
      <w:autoSpaceDE w:val="0"/>
      <w:autoSpaceDN w:val="0"/>
      <w:adjustRightInd w:val="0"/>
    </w:pPr>
    <w:rPr>
      <w:rFonts w:ascii="Arial" w:hAnsi="Arial" w:cs="Arial"/>
      <w:color w:val="000000"/>
      <w:sz w:val="24"/>
      <w:szCs w:val="24"/>
      <w:lang w:val="en-IN"/>
    </w:rPr>
  </w:style>
  <w:style w:type="paragraph" w:customStyle="1" w:styleId="InTable">
    <w:name w:val="InTable"/>
    <w:basedOn w:val="Normal"/>
    <w:link w:val="InTableChar"/>
    <w:autoRedefine/>
    <w:qFormat/>
    <w:rsid w:val="00ED6567"/>
    <w:pPr>
      <w:widowControl/>
      <w:overflowPunct/>
      <w:autoSpaceDE/>
      <w:autoSpaceDN/>
      <w:adjustRightInd/>
      <w:textAlignment w:val="auto"/>
    </w:pPr>
    <w:rPr>
      <w:rFonts w:ascii="Calibri" w:eastAsia="PMingLiU" w:hAnsi="Calibri" w:cstheme="minorBidi"/>
      <w:bCs/>
      <w:sz w:val="22"/>
      <w:szCs w:val="22"/>
      <w:lang w:val="en-US" w:eastAsia="en-US"/>
    </w:rPr>
  </w:style>
  <w:style w:type="character" w:customStyle="1" w:styleId="InTableChar">
    <w:name w:val="InTable Char"/>
    <w:basedOn w:val="DefaultParagraphFont"/>
    <w:link w:val="InTable"/>
    <w:rsid w:val="00ED6567"/>
    <w:rPr>
      <w:rFonts w:ascii="Calibri" w:eastAsia="PMingLiU" w:hAnsi="Calibri" w:cstheme="minorBidi"/>
      <w:bCs/>
      <w:sz w:val="22"/>
      <w:szCs w:val="22"/>
    </w:rPr>
  </w:style>
  <w:style w:type="table" w:customStyle="1" w:styleId="GridTable4-Accent13">
    <w:name w:val="Grid Table 4 - Accent 13"/>
    <w:basedOn w:val="TableNormal"/>
    <w:uiPriority w:val="49"/>
    <w:rsid w:val="00ED6567"/>
    <w:rPr>
      <w:rFonts w:asciiTheme="minorHAnsi" w:eastAsia="PMingLiU" w:hAnsiTheme="minorHAnsi" w:cstheme="minorBidi"/>
      <w:color w:val="000000" w:themeColor="text1"/>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basedOn w:val="Normal"/>
    <w:link w:val="NoSpacingChar"/>
    <w:autoRedefine/>
    <w:uiPriority w:val="1"/>
    <w:qFormat/>
    <w:rsid w:val="00B61FC6"/>
    <w:pPr>
      <w:widowControl/>
      <w:tabs>
        <w:tab w:val="left" w:pos="3680"/>
      </w:tabs>
      <w:overflowPunct/>
      <w:autoSpaceDE/>
      <w:autoSpaceDN/>
      <w:adjustRightInd/>
      <w:spacing w:line="276" w:lineRule="auto"/>
      <w:textAlignment w:val="auto"/>
    </w:pPr>
    <w:rPr>
      <w:rFonts w:asciiTheme="majorHAnsi" w:hAnsiTheme="majorHAnsi" w:cs="Calibri"/>
      <w:color w:val="1F497D" w:themeColor="text2"/>
      <w:lang w:val="en-US" w:eastAsia="en-US"/>
    </w:rPr>
  </w:style>
  <w:style w:type="character" w:customStyle="1" w:styleId="NoSpacingChar">
    <w:name w:val="No Spacing Char"/>
    <w:basedOn w:val="DefaultParagraphFont"/>
    <w:link w:val="NoSpacing"/>
    <w:uiPriority w:val="1"/>
    <w:rsid w:val="00B61FC6"/>
    <w:rPr>
      <w:rFonts w:asciiTheme="majorHAnsi" w:hAnsiTheme="majorHAnsi" w:cs="Calibri"/>
      <w:color w:val="1F497D" w:themeColor="text2"/>
    </w:rPr>
  </w:style>
  <w:style w:type="table" w:customStyle="1" w:styleId="GridTable4-Accent12">
    <w:name w:val="Grid Table 4 - Accent 12"/>
    <w:basedOn w:val="TableNormal"/>
    <w:uiPriority w:val="49"/>
    <w:rsid w:val="00936C83"/>
    <w:rPr>
      <w:rFonts w:asciiTheme="minorHAnsi" w:eastAsia="PMingLiU"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7570">
      <w:bodyDiv w:val="1"/>
      <w:marLeft w:val="0"/>
      <w:marRight w:val="0"/>
      <w:marTop w:val="0"/>
      <w:marBottom w:val="0"/>
      <w:divBdr>
        <w:top w:val="none" w:sz="0" w:space="0" w:color="auto"/>
        <w:left w:val="none" w:sz="0" w:space="0" w:color="auto"/>
        <w:bottom w:val="none" w:sz="0" w:space="0" w:color="auto"/>
        <w:right w:val="none" w:sz="0" w:space="0" w:color="auto"/>
      </w:divBdr>
    </w:div>
    <w:div w:id="81463072">
      <w:bodyDiv w:val="1"/>
      <w:marLeft w:val="0"/>
      <w:marRight w:val="0"/>
      <w:marTop w:val="0"/>
      <w:marBottom w:val="0"/>
      <w:divBdr>
        <w:top w:val="none" w:sz="0" w:space="0" w:color="auto"/>
        <w:left w:val="none" w:sz="0" w:space="0" w:color="auto"/>
        <w:bottom w:val="none" w:sz="0" w:space="0" w:color="auto"/>
        <w:right w:val="none" w:sz="0" w:space="0" w:color="auto"/>
      </w:divBdr>
    </w:div>
    <w:div w:id="144245742">
      <w:bodyDiv w:val="1"/>
      <w:marLeft w:val="0"/>
      <w:marRight w:val="0"/>
      <w:marTop w:val="0"/>
      <w:marBottom w:val="0"/>
      <w:divBdr>
        <w:top w:val="none" w:sz="0" w:space="0" w:color="auto"/>
        <w:left w:val="none" w:sz="0" w:space="0" w:color="auto"/>
        <w:bottom w:val="none" w:sz="0" w:space="0" w:color="auto"/>
        <w:right w:val="none" w:sz="0" w:space="0" w:color="auto"/>
      </w:divBdr>
    </w:div>
    <w:div w:id="159196015">
      <w:bodyDiv w:val="1"/>
      <w:marLeft w:val="0"/>
      <w:marRight w:val="0"/>
      <w:marTop w:val="0"/>
      <w:marBottom w:val="0"/>
      <w:divBdr>
        <w:top w:val="none" w:sz="0" w:space="0" w:color="auto"/>
        <w:left w:val="none" w:sz="0" w:space="0" w:color="auto"/>
        <w:bottom w:val="none" w:sz="0" w:space="0" w:color="auto"/>
        <w:right w:val="none" w:sz="0" w:space="0" w:color="auto"/>
      </w:divBdr>
    </w:div>
    <w:div w:id="485978904">
      <w:bodyDiv w:val="1"/>
      <w:marLeft w:val="0"/>
      <w:marRight w:val="0"/>
      <w:marTop w:val="0"/>
      <w:marBottom w:val="0"/>
      <w:divBdr>
        <w:top w:val="none" w:sz="0" w:space="0" w:color="auto"/>
        <w:left w:val="none" w:sz="0" w:space="0" w:color="auto"/>
        <w:bottom w:val="none" w:sz="0" w:space="0" w:color="auto"/>
        <w:right w:val="none" w:sz="0" w:space="0" w:color="auto"/>
      </w:divBdr>
    </w:div>
    <w:div w:id="584655789">
      <w:bodyDiv w:val="1"/>
      <w:marLeft w:val="0"/>
      <w:marRight w:val="0"/>
      <w:marTop w:val="0"/>
      <w:marBottom w:val="0"/>
      <w:divBdr>
        <w:top w:val="none" w:sz="0" w:space="0" w:color="auto"/>
        <w:left w:val="none" w:sz="0" w:space="0" w:color="auto"/>
        <w:bottom w:val="none" w:sz="0" w:space="0" w:color="auto"/>
        <w:right w:val="none" w:sz="0" w:space="0" w:color="auto"/>
      </w:divBdr>
    </w:div>
    <w:div w:id="707336651">
      <w:bodyDiv w:val="1"/>
      <w:marLeft w:val="0"/>
      <w:marRight w:val="0"/>
      <w:marTop w:val="0"/>
      <w:marBottom w:val="0"/>
      <w:divBdr>
        <w:top w:val="none" w:sz="0" w:space="0" w:color="auto"/>
        <w:left w:val="none" w:sz="0" w:space="0" w:color="auto"/>
        <w:bottom w:val="none" w:sz="0" w:space="0" w:color="auto"/>
        <w:right w:val="none" w:sz="0" w:space="0" w:color="auto"/>
      </w:divBdr>
    </w:div>
    <w:div w:id="812912587">
      <w:bodyDiv w:val="1"/>
      <w:marLeft w:val="0"/>
      <w:marRight w:val="0"/>
      <w:marTop w:val="0"/>
      <w:marBottom w:val="0"/>
      <w:divBdr>
        <w:top w:val="none" w:sz="0" w:space="0" w:color="auto"/>
        <w:left w:val="none" w:sz="0" w:space="0" w:color="auto"/>
        <w:bottom w:val="none" w:sz="0" w:space="0" w:color="auto"/>
        <w:right w:val="none" w:sz="0" w:space="0" w:color="auto"/>
      </w:divBdr>
    </w:div>
    <w:div w:id="960496623">
      <w:bodyDiv w:val="1"/>
      <w:marLeft w:val="0"/>
      <w:marRight w:val="0"/>
      <w:marTop w:val="0"/>
      <w:marBottom w:val="0"/>
      <w:divBdr>
        <w:top w:val="none" w:sz="0" w:space="0" w:color="auto"/>
        <w:left w:val="none" w:sz="0" w:space="0" w:color="auto"/>
        <w:bottom w:val="none" w:sz="0" w:space="0" w:color="auto"/>
        <w:right w:val="none" w:sz="0" w:space="0" w:color="auto"/>
      </w:divBdr>
    </w:div>
    <w:div w:id="999504890">
      <w:bodyDiv w:val="1"/>
      <w:marLeft w:val="0"/>
      <w:marRight w:val="0"/>
      <w:marTop w:val="0"/>
      <w:marBottom w:val="0"/>
      <w:divBdr>
        <w:top w:val="none" w:sz="0" w:space="0" w:color="auto"/>
        <w:left w:val="none" w:sz="0" w:space="0" w:color="auto"/>
        <w:bottom w:val="none" w:sz="0" w:space="0" w:color="auto"/>
        <w:right w:val="none" w:sz="0" w:space="0" w:color="auto"/>
      </w:divBdr>
      <w:divsChild>
        <w:div w:id="767430425">
          <w:marLeft w:val="0"/>
          <w:marRight w:val="0"/>
          <w:marTop w:val="0"/>
          <w:marBottom w:val="0"/>
          <w:divBdr>
            <w:top w:val="single" w:sz="6" w:space="0" w:color="000000"/>
            <w:left w:val="none" w:sz="0" w:space="0" w:color="auto"/>
            <w:bottom w:val="none" w:sz="0" w:space="0" w:color="auto"/>
            <w:right w:val="none" w:sz="0" w:space="0" w:color="auto"/>
          </w:divBdr>
        </w:div>
      </w:divsChild>
    </w:div>
    <w:div w:id="1000347788">
      <w:bodyDiv w:val="1"/>
      <w:marLeft w:val="0"/>
      <w:marRight w:val="0"/>
      <w:marTop w:val="0"/>
      <w:marBottom w:val="0"/>
      <w:divBdr>
        <w:top w:val="none" w:sz="0" w:space="0" w:color="auto"/>
        <w:left w:val="none" w:sz="0" w:space="0" w:color="auto"/>
        <w:bottom w:val="none" w:sz="0" w:space="0" w:color="auto"/>
        <w:right w:val="none" w:sz="0" w:space="0" w:color="auto"/>
      </w:divBdr>
    </w:div>
    <w:div w:id="1143738011">
      <w:bodyDiv w:val="1"/>
      <w:marLeft w:val="0"/>
      <w:marRight w:val="0"/>
      <w:marTop w:val="0"/>
      <w:marBottom w:val="0"/>
      <w:divBdr>
        <w:top w:val="none" w:sz="0" w:space="0" w:color="auto"/>
        <w:left w:val="none" w:sz="0" w:space="0" w:color="auto"/>
        <w:bottom w:val="none" w:sz="0" w:space="0" w:color="auto"/>
        <w:right w:val="none" w:sz="0" w:space="0" w:color="auto"/>
      </w:divBdr>
    </w:div>
    <w:div w:id="1284270047">
      <w:bodyDiv w:val="1"/>
      <w:marLeft w:val="0"/>
      <w:marRight w:val="0"/>
      <w:marTop w:val="0"/>
      <w:marBottom w:val="0"/>
      <w:divBdr>
        <w:top w:val="none" w:sz="0" w:space="0" w:color="auto"/>
        <w:left w:val="none" w:sz="0" w:space="0" w:color="auto"/>
        <w:bottom w:val="none" w:sz="0" w:space="0" w:color="auto"/>
        <w:right w:val="none" w:sz="0" w:space="0" w:color="auto"/>
      </w:divBdr>
    </w:div>
    <w:div w:id="1377924714">
      <w:bodyDiv w:val="1"/>
      <w:marLeft w:val="0"/>
      <w:marRight w:val="0"/>
      <w:marTop w:val="0"/>
      <w:marBottom w:val="0"/>
      <w:divBdr>
        <w:top w:val="none" w:sz="0" w:space="0" w:color="auto"/>
        <w:left w:val="none" w:sz="0" w:space="0" w:color="auto"/>
        <w:bottom w:val="none" w:sz="0" w:space="0" w:color="auto"/>
        <w:right w:val="none" w:sz="0" w:space="0" w:color="auto"/>
      </w:divBdr>
    </w:div>
    <w:div w:id="1498885146">
      <w:bodyDiv w:val="1"/>
      <w:marLeft w:val="0"/>
      <w:marRight w:val="0"/>
      <w:marTop w:val="0"/>
      <w:marBottom w:val="0"/>
      <w:divBdr>
        <w:top w:val="none" w:sz="0" w:space="0" w:color="auto"/>
        <w:left w:val="none" w:sz="0" w:space="0" w:color="auto"/>
        <w:bottom w:val="none" w:sz="0" w:space="0" w:color="auto"/>
        <w:right w:val="none" w:sz="0" w:space="0" w:color="auto"/>
      </w:divBdr>
    </w:div>
    <w:div w:id="1873154113">
      <w:bodyDiv w:val="1"/>
      <w:marLeft w:val="0"/>
      <w:marRight w:val="0"/>
      <w:marTop w:val="0"/>
      <w:marBottom w:val="0"/>
      <w:divBdr>
        <w:top w:val="none" w:sz="0" w:space="0" w:color="auto"/>
        <w:left w:val="none" w:sz="0" w:space="0" w:color="auto"/>
        <w:bottom w:val="none" w:sz="0" w:space="0" w:color="auto"/>
        <w:right w:val="none" w:sz="0" w:space="0" w:color="auto"/>
      </w:divBdr>
    </w:div>
    <w:div w:id="21005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E8544-D437-4626-BEA2-800E0C0F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7806</Words>
  <Characters>44495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Viking - VPBank Interfaces</vt:lpstr>
    </vt:vector>
  </TitlesOfParts>
  <Manager/>
  <Company>Finastra</Company>
  <LinksUpToDate>false</LinksUpToDate>
  <CharactersWithSpaces>52197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Viking - VPBank Interfaces</dc:title>
  <dc:subject/>
  <cp:keywords/>
  <dc:description/>
  <cp:lastModifiedBy>Quý Nguyễn</cp:lastModifiedBy>
  <cp:revision>13</cp:revision>
  <cp:lastPrinted>2005-09-22T13:42:00Z</cp:lastPrinted>
  <dcterms:created xsi:type="dcterms:W3CDTF">2019-03-03T11:15:00Z</dcterms:created>
  <dcterms:modified xsi:type="dcterms:W3CDTF">2020-09-13T15:25:00Z</dcterms:modified>
  <cp:category/>
</cp:coreProperties>
</file>