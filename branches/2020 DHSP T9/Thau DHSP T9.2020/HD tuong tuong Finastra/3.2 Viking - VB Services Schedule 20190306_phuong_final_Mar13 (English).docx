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37C" w:rsidRPr="00F05BAC" w:rsidRDefault="00F565DB">
      <w:pPr>
        <w:jc w:val="center"/>
        <w:rPr>
          <w:rFonts w:asciiTheme="minorBidi" w:hAnsiTheme="minorBidi" w:cstheme="minorBidi"/>
          <w:b/>
          <w:sz w:val="32"/>
          <w:szCs w:val="32"/>
          <w:lang w:val="en-US"/>
        </w:rPr>
      </w:pPr>
      <w:bookmarkStart w:id="0" w:name="_GoBack"/>
      <w:bookmarkEnd w:id="0"/>
      <w:r w:rsidRPr="007B665E">
        <w:rPr>
          <w:rFonts w:asciiTheme="minorBidi" w:hAnsiTheme="minorBidi" w:cstheme="minorBidi"/>
          <w:b/>
          <w:sz w:val="32"/>
          <w:szCs w:val="32"/>
          <w:lang w:val="en-US"/>
        </w:rPr>
        <w:t xml:space="preserve">SCHEDULE No. </w:t>
      </w:r>
      <w:r w:rsidRPr="00F05BAC">
        <w:rPr>
          <w:rFonts w:asciiTheme="minorBidi" w:hAnsiTheme="minorBidi" w:cstheme="minorBidi"/>
          <w:b/>
          <w:sz w:val="32"/>
          <w:szCs w:val="32"/>
          <w:lang w:val="en-US"/>
        </w:rPr>
        <w:t>#</w:t>
      </w:r>
      <w:r w:rsidR="00BB6631" w:rsidRPr="00F05BAC">
        <w:t xml:space="preserve"> </w:t>
      </w:r>
      <w:r w:rsidR="00E62471" w:rsidRPr="00F05BAC">
        <w:rPr>
          <w:rFonts w:asciiTheme="minorBidi" w:hAnsiTheme="minorBidi" w:cstheme="minorBidi"/>
          <w:b/>
          <w:sz w:val="32"/>
          <w:szCs w:val="32"/>
          <w:lang w:val="en-US"/>
        </w:rPr>
        <w:t>IV92</w:t>
      </w:r>
    </w:p>
    <w:p w:rsidR="000B237C" w:rsidRPr="00F05BAC" w:rsidRDefault="000B237C">
      <w:pPr>
        <w:jc w:val="center"/>
        <w:rPr>
          <w:rFonts w:asciiTheme="minorBidi" w:hAnsiTheme="minorBidi" w:cstheme="minorBidi"/>
          <w:b/>
          <w:sz w:val="24"/>
          <w:szCs w:val="24"/>
          <w:lang w:val="en-US"/>
        </w:rPr>
      </w:pPr>
    </w:p>
    <w:p w:rsidR="0027351A" w:rsidRPr="007B665E" w:rsidRDefault="00BB6631" w:rsidP="00C70D8B">
      <w:pPr>
        <w:jc w:val="center"/>
        <w:rPr>
          <w:rFonts w:asciiTheme="minorBidi" w:eastAsia="Arial Unicode MS" w:hAnsiTheme="minorBidi" w:cstheme="minorBidi"/>
          <w:sz w:val="22"/>
          <w:szCs w:val="22"/>
          <w:lang w:val="en-US"/>
        </w:rPr>
      </w:pPr>
      <w:r w:rsidRPr="00F05BAC">
        <w:rPr>
          <w:rFonts w:asciiTheme="minorBidi" w:hAnsiTheme="minorBidi" w:cstheme="minorBidi"/>
          <w:b/>
          <w:sz w:val="22"/>
          <w:szCs w:val="22"/>
          <w:lang w:val="en-US"/>
        </w:rPr>
        <w:t>Viet</w:t>
      </w:r>
      <w:r w:rsidRPr="00F05BAC">
        <w:rPr>
          <w:rFonts w:asciiTheme="minorBidi" w:hAnsiTheme="minorBidi" w:cstheme="minorBidi"/>
          <w:b/>
          <w:sz w:val="22"/>
          <w:szCs w:val="22"/>
          <w:lang w:val="vi-VN"/>
        </w:rPr>
        <w:t xml:space="preserve"> Bank – Kond</w:t>
      </w:r>
      <w:r w:rsidRPr="00F05BAC">
        <w:rPr>
          <w:rFonts w:asciiTheme="minorBidi" w:hAnsiTheme="minorBidi" w:cstheme="minorBidi"/>
          <w:b/>
          <w:sz w:val="22"/>
          <w:szCs w:val="22"/>
          <w:lang w:val="en-US"/>
        </w:rPr>
        <w:t>or+ Implementation</w:t>
      </w:r>
      <w:r w:rsidR="003062C2" w:rsidRPr="00F05BAC">
        <w:rPr>
          <w:rFonts w:asciiTheme="minorBidi" w:hAnsiTheme="minorBidi" w:cstheme="minorBidi"/>
          <w:b/>
          <w:sz w:val="22"/>
          <w:szCs w:val="22"/>
          <w:lang w:val="en-US"/>
        </w:rPr>
        <w:t xml:space="preserve"> (Referenc</w:t>
      </w:r>
      <w:r w:rsidR="003062C2" w:rsidRPr="00F05BAC">
        <w:rPr>
          <w:rFonts w:asciiTheme="minorBidi" w:hAnsiTheme="minorBidi" w:cstheme="minorBidi"/>
          <w:b/>
          <w:sz w:val="22"/>
          <w:szCs w:val="22"/>
          <w:lang w:val="vi-VN"/>
        </w:rPr>
        <w:t xml:space="preserve">e </w:t>
      </w:r>
      <w:r w:rsidRPr="00F05BAC">
        <w:rPr>
          <w:rFonts w:asciiTheme="minorBidi" w:hAnsiTheme="minorBidi" w:cstheme="minorBidi"/>
          <w:b/>
          <w:sz w:val="22"/>
          <w:szCs w:val="22"/>
          <w:lang w:val="vi-VN"/>
        </w:rPr>
        <w:t>ON1</w:t>
      </w:r>
      <w:r w:rsidR="00AA32C9" w:rsidRPr="00F05BAC">
        <w:rPr>
          <w:rFonts w:asciiTheme="minorBidi" w:hAnsiTheme="minorBidi" w:cstheme="minorBidi"/>
          <w:b/>
          <w:sz w:val="22"/>
          <w:szCs w:val="22"/>
          <w:lang w:val="vi-VN"/>
        </w:rPr>
        <w:t>31953</w:t>
      </w:r>
      <w:r w:rsidR="000B237C" w:rsidRPr="00F05BAC">
        <w:rPr>
          <w:rFonts w:asciiTheme="minorBidi" w:hAnsiTheme="minorBidi" w:cstheme="minorBidi"/>
          <w:b/>
          <w:sz w:val="22"/>
          <w:szCs w:val="22"/>
          <w:lang w:val="vi-VN"/>
        </w:rPr>
        <w:t>)</w:t>
      </w:r>
    </w:p>
    <w:p w:rsidR="000B237C" w:rsidRPr="007B665E" w:rsidRDefault="000B237C" w:rsidP="00EB2911">
      <w:pPr>
        <w:jc w:val="center"/>
        <w:rPr>
          <w:rFonts w:asciiTheme="minorBidi" w:eastAsia="Arial Unicode MS" w:hAnsiTheme="minorBidi" w:cstheme="minorBidi"/>
          <w:lang w:val="en-US"/>
        </w:rPr>
      </w:pPr>
    </w:p>
    <w:p w:rsidR="00EB2911" w:rsidRPr="007B665E" w:rsidRDefault="00F565DB" w:rsidP="000B237C">
      <w:pPr>
        <w:jc w:val="center"/>
        <w:rPr>
          <w:rFonts w:asciiTheme="minorBidi" w:eastAsia="Arial Unicode MS" w:hAnsiTheme="minorBidi" w:cstheme="minorBidi"/>
          <w:lang w:val="en-US"/>
        </w:rPr>
      </w:pPr>
      <w:r w:rsidRPr="007B665E">
        <w:rPr>
          <w:rFonts w:asciiTheme="minorBidi" w:eastAsia="Arial Unicode MS" w:hAnsiTheme="minorBidi" w:cstheme="minorBidi"/>
          <w:lang w:val="en-US"/>
        </w:rPr>
        <w:t xml:space="preserve">This Schedule Number </w:t>
      </w:r>
      <w:r w:rsidRPr="00424C9D">
        <w:rPr>
          <w:rFonts w:asciiTheme="minorBidi" w:eastAsia="Arial Unicode MS" w:hAnsiTheme="minorBidi" w:cstheme="minorBidi"/>
          <w:lang w:val="en-US"/>
        </w:rPr>
        <w:t>#</w:t>
      </w:r>
      <w:r w:rsidR="00E62471">
        <w:rPr>
          <w:rFonts w:asciiTheme="minorBidi" w:eastAsia="Arial Unicode MS" w:hAnsiTheme="minorBidi" w:cstheme="minorBidi"/>
          <w:lang w:val="en-US"/>
        </w:rPr>
        <w:t>IV92</w:t>
      </w:r>
      <w:r w:rsidR="000B237C" w:rsidRPr="00B103EE">
        <w:rPr>
          <w:rFonts w:asciiTheme="minorBidi" w:eastAsia="Arial Unicode MS" w:hAnsiTheme="minorBidi" w:cstheme="minorBidi"/>
          <w:lang w:val="en-US"/>
        </w:rPr>
        <w:t xml:space="preserve"> to </w:t>
      </w:r>
      <w:r w:rsidR="00E62471">
        <w:rPr>
          <w:rFonts w:asciiTheme="minorBidi" w:eastAsia="Arial Unicode MS" w:hAnsiTheme="minorBidi" w:cstheme="minorBidi"/>
          <w:lang w:val="en-US"/>
        </w:rPr>
        <w:t xml:space="preserve">SUBCONTRATOR </w:t>
      </w:r>
      <w:r w:rsidR="000B237C" w:rsidRPr="007B665E">
        <w:rPr>
          <w:rFonts w:asciiTheme="minorBidi" w:eastAsia="Arial Unicode MS" w:hAnsiTheme="minorBidi" w:cstheme="minorBidi"/>
          <w:lang w:val="en-US"/>
        </w:rPr>
        <w:t>SERVICES AGREEMENT Number</w:t>
      </w:r>
      <w:r w:rsidR="003878E2">
        <w:rPr>
          <w:rFonts w:asciiTheme="minorBidi" w:eastAsia="Arial Unicode MS" w:hAnsiTheme="minorBidi" w:cstheme="minorBidi"/>
          <w:lang w:val="en-US"/>
        </w:rPr>
        <w:t xml:space="preserve"> #IO07</w:t>
      </w:r>
      <w:r w:rsidR="00E62471">
        <w:rPr>
          <w:rFonts w:asciiTheme="minorBidi" w:eastAsia="Arial Unicode MS" w:hAnsiTheme="minorBidi" w:cstheme="minorBidi"/>
          <w:lang w:val="en-US"/>
        </w:rPr>
        <w:t xml:space="preserve"> with effective date 13 September 2018</w:t>
      </w:r>
      <w:r w:rsidR="000B237C" w:rsidRPr="007B665E">
        <w:rPr>
          <w:rFonts w:asciiTheme="minorBidi" w:eastAsia="Arial Unicode MS" w:hAnsiTheme="minorBidi" w:cstheme="minorBidi"/>
          <w:lang w:val="en-US"/>
        </w:rPr>
        <w:t xml:space="preserve"> (the “</w:t>
      </w:r>
      <w:r w:rsidR="000B237C" w:rsidRPr="007B665E">
        <w:rPr>
          <w:rFonts w:asciiTheme="minorBidi" w:eastAsia="Arial Unicode MS" w:hAnsiTheme="minorBidi" w:cstheme="minorBidi"/>
          <w:b/>
          <w:lang w:val="en-US"/>
        </w:rPr>
        <w:t>Agreement</w:t>
      </w:r>
      <w:r w:rsidR="000B237C" w:rsidRPr="007B665E">
        <w:rPr>
          <w:rFonts w:asciiTheme="minorBidi" w:eastAsia="Arial Unicode MS" w:hAnsiTheme="minorBidi" w:cstheme="minorBidi"/>
          <w:lang w:val="en-US"/>
        </w:rPr>
        <w:t xml:space="preserve">”) shall become effective upon the date of the </w:t>
      </w:r>
      <w:r w:rsidR="00EB2911" w:rsidRPr="007B665E">
        <w:rPr>
          <w:rFonts w:asciiTheme="minorBidi" w:hAnsiTheme="minorBidi" w:cstheme="minorBidi"/>
          <w:snapToGrid w:val="0"/>
          <w:lang w:val="en-US"/>
        </w:rPr>
        <w:t>latest signature hereto as set out below in the attestation clause</w:t>
      </w:r>
      <w:r w:rsidR="00EB2911" w:rsidRPr="007B665E">
        <w:rPr>
          <w:rFonts w:asciiTheme="minorBidi" w:eastAsia="Arial Unicode MS" w:hAnsiTheme="minorBidi" w:cstheme="minorBidi"/>
          <w:color w:val="000000"/>
          <w:lang w:val="en-US"/>
        </w:rPr>
        <w:t xml:space="preserve"> (the </w:t>
      </w:r>
      <w:r w:rsidR="000B237C" w:rsidRPr="007B665E">
        <w:rPr>
          <w:rFonts w:asciiTheme="minorBidi" w:eastAsia="Arial Unicode MS" w:hAnsiTheme="minorBidi" w:cstheme="minorBidi"/>
          <w:color w:val="000000"/>
          <w:lang w:val="en-US"/>
        </w:rPr>
        <w:t>“</w:t>
      </w:r>
      <w:r w:rsidR="000B237C" w:rsidRPr="007B665E">
        <w:rPr>
          <w:rFonts w:asciiTheme="minorBidi" w:eastAsia="Arial Unicode MS" w:hAnsiTheme="minorBidi" w:cstheme="minorBidi"/>
          <w:b/>
          <w:bCs/>
          <w:color w:val="000000"/>
          <w:lang w:val="en-US"/>
        </w:rPr>
        <w:t>Schedule</w:t>
      </w:r>
      <w:r w:rsidR="000B237C" w:rsidRPr="007B665E">
        <w:rPr>
          <w:rFonts w:asciiTheme="minorBidi" w:eastAsia="Arial Unicode MS" w:hAnsiTheme="minorBidi" w:cstheme="minorBidi"/>
          <w:color w:val="000000"/>
          <w:lang w:val="en-US"/>
        </w:rPr>
        <w:t xml:space="preserve"> </w:t>
      </w:r>
      <w:r w:rsidR="000B237C" w:rsidRPr="007B665E">
        <w:rPr>
          <w:rFonts w:asciiTheme="minorBidi" w:eastAsia="Arial Unicode MS" w:hAnsiTheme="minorBidi" w:cstheme="minorBidi"/>
          <w:b/>
          <w:lang w:val="en-US"/>
        </w:rPr>
        <w:t>Effective</w:t>
      </w:r>
      <w:r w:rsidR="00EB2911" w:rsidRPr="007B665E">
        <w:rPr>
          <w:rFonts w:asciiTheme="minorBidi" w:eastAsia="Arial Unicode MS" w:hAnsiTheme="minorBidi" w:cstheme="minorBidi"/>
          <w:b/>
          <w:color w:val="000000"/>
          <w:lang w:val="en-US"/>
        </w:rPr>
        <w:t xml:space="preserve"> Date</w:t>
      </w:r>
      <w:r w:rsidR="00EB2911" w:rsidRPr="007B665E">
        <w:rPr>
          <w:rFonts w:asciiTheme="minorBidi" w:eastAsia="Arial Unicode MS" w:hAnsiTheme="minorBidi" w:cstheme="minorBidi"/>
          <w:color w:val="000000"/>
          <w:lang w:val="en-US"/>
        </w:rPr>
        <w:t>”)</w:t>
      </w:r>
    </w:p>
    <w:p w:rsidR="0027351A" w:rsidRPr="007B665E" w:rsidRDefault="0027351A">
      <w:pPr>
        <w:tabs>
          <w:tab w:val="left" w:pos="0"/>
          <w:tab w:val="right" w:pos="9540"/>
          <w:tab w:val="right" w:pos="9639"/>
          <w:tab w:val="left" w:pos="10348"/>
        </w:tabs>
        <w:ind w:right="-2"/>
        <w:jc w:val="both"/>
        <w:rPr>
          <w:rFonts w:asciiTheme="minorBidi" w:eastAsia="Arial Unicode MS" w:hAnsiTheme="minorBidi" w:cstheme="minorBidi"/>
          <w:b/>
          <w:sz w:val="16"/>
          <w:szCs w:val="16"/>
          <w:lang w:val="en-US"/>
        </w:rPr>
      </w:pPr>
    </w:p>
    <w:p w:rsidR="000B237C" w:rsidRPr="007B665E" w:rsidRDefault="0027351A" w:rsidP="00C70D8B">
      <w:pPr>
        <w:tabs>
          <w:tab w:val="left" w:pos="0"/>
          <w:tab w:val="right" w:pos="9540"/>
          <w:tab w:val="right" w:pos="9639"/>
          <w:tab w:val="left" w:pos="10348"/>
        </w:tabs>
        <w:ind w:right="-2"/>
        <w:jc w:val="center"/>
        <w:rPr>
          <w:rFonts w:asciiTheme="minorBidi" w:hAnsiTheme="minorBidi" w:cstheme="minorBidi"/>
          <w:lang w:val="en-US"/>
        </w:rPr>
      </w:pPr>
      <w:r w:rsidRPr="007B665E">
        <w:rPr>
          <w:rFonts w:asciiTheme="minorBidi" w:eastAsia="Arial Unicode MS" w:hAnsiTheme="minorBidi" w:cstheme="minorBidi"/>
          <w:b/>
          <w:caps/>
          <w:sz w:val="22"/>
          <w:szCs w:val="22"/>
          <w:lang w:val="en-US"/>
        </w:rPr>
        <w:t>between</w:t>
      </w:r>
      <w:r w:rsidRPr="007B665E">
        <w:rPr>
          <w:rFonts w:asciiTheme="minorBidi" w:eastAsia="Arial Unicode MS" w:hAnsiTheme="minorBidi" w:cstheme="minorBidi"/>
          <w:b/>
          <w:caps/>
          <w:sz w:val="22"/>
          <w:szCs w:val="22"/>
          <w:lang w:val="en-US"/>
        </w:rPr>
        <w:br/>
      </w:r>
    </w:p>
    <w:p w:rsidR="000B237C" w:rsidRPr="007B665E" w:rsidRDefault="004823E6" w:rsidP="004823E6">
      <w:pPr>
        <w:pStyle w:val="Default"/>
        <w:jc w:val="center"/>
        <w:rPr>
          <w:rFonts w:asciiTheme="minorBidi" w:hAnsiTheme="minorBidi" w:cstheme="minorBidi"/>
          <w:sz w:val="20"/>
          <w:szCs w:val="20"/>
          <w:lang w:val="en-US"/>
        </w:rPr>
      </w:pPr>
      <w:r w:rsidRPr="004823E6">
        <w:rPr>
          <w:rFonts w:asciiTheme="minorBidi" w:hAnsiTheme="minorBidi" w:cstheme="minorBidi"/>
          <w:b/>
          <w:bCs/>
          <w:sz w:val="20"/>
          <w:szCs w:val="20"/>
          <w:lang w:val="en-US"/>
        </w:rPr>
        <w:t>Finastra Hong Kong Limited</w:t>
      </w:r>
      <w:r w:rsidR="000B237C" w:rsidRPr="007B665E">
        <w:rPr>
          <w:rFonts w:asciiTheme="minorBidi" w:hAnsiTheme="minorBidi" w:cstheme="minorBidi"/>
          <w:sz w:val="20"/>
          <w:szCs w:val="20"/>
          <w:lang w:val="en-US"/>
        </w:rPr>
        <w:t xml:space="preserve">, whose registered address is </w:t>
      </w:r>
      <w:r w:rsidRPr="004823E6">
        <w:rPr>
          <w:rFonts w:asciiTheme="minorBidi" w:hAnsiTheme="minorBidi" w:cstheme="minorBidi"/>
          <w:sz w:val="20"/>
          <w:szCs w:val="20"/>
          <w:lang w:val="en-US"/>
        </w:rPr>
        <w:t>Suites 604-610, 6th Floor, Everbright Centre, 108 Gloucester Road, Wanchai, Hong Kong</w:t>
      </w:r>
      <w:r w:rsidR="000B237C" w:rsidRPr="007B665E">
        <w:rPr>
          <w:rFonts w:asciiTheme="minorBidi" w:hAnsiTheme="minorBidi" w:cstheme="minorBidi"/>
          <w:sz w:val="20"/>
          <w:szCs w:val="20"/>
          <w:lang w:val="en-US"/>
        </w:rPr>
        <w:t xml:space="preserve"> (</w:t>
      </w:r>
      <w:r w:rsidR="000B237C" w:rsidRPr="007B665E">
        <w:rPr>
          <w:rFonts w:asciiTheme="minorBidi" w:hAnsiTheme="minorBidi" w:cstheme="minorBidi"/>
          <w:b/>
          <w:bCs/>
          <w:sz w:val="20"/>
          <w:szCs w:val="20"/>
          <w:lang w:val="en-US"/>
        </w:rPr>
        <w:t>“</w:t>
      </w:r>
      <w:r w:rsidR="00536A29">
        <w:rPr>
          <w:rFonts w:asciiTheme="minorBidi" w:hAnsiTheme="minorBidi" w:cstheme="minorBidi"/>
          <w:b/>
          <w:bCs/>
          <w:sz w:val="20"/>
          <w:szCs w:val="20"/>
          <w:lang w:val="en-US"/>
        </w:rPr>
        <w:t>Finastra</w:t>
      </w:r>
      <w:r w:rsidR="000B237C" w:rsidRPr="007B665E">
        <w:rPr>
          <w:rFonts w:asciiTheme="minorBidi" w:hAnsiTheme="minorBidi" w:cstheme="minorBidi"/>
          <w:b/>
          <w:bCs/>
          <w:sz w:val="20"/>
          <w:szCs w:val="20"/>
          <w:lang w:val="en-US"/>
        </w:rPr>
        <w:t>”</w:t>
      </w:r>
      <w:r w:rsidR="000B237C" w:rsidRPr="007B665E">
        <w:rPr>
          <w:rFonts w:asciiTheme="minorBidi" w:hAnsiTheme="minorBidi" w:cstheme="minorBidi"/>
          <w:sz w:val="20"/>
          <w:szCs w:val="20"/>
          <w:lang w:val="en-US"/>
        </w:rPr>
        <w:t>);</w:t>
      </w:r>
    </w:p>
    <w:p w:rsidR="000B237C" w:rsidRPr="007B665E" w:rsidRDefault="000B237C" w:rsidP="000B237C">
      <w:pPr>
        <w:pStyle w:val="Default"/>
        <w:jc w:val="center"/>
        <w:rPr>
          <w:rFonts w:asciiTheme="minorBidi" w:hAnsiTheme="minorBidi" w:cstheme="minorBidi"/>
          <w:sz w:val="20"/>
          <w:szCs w:val="20"/>
          <w:lang w:val="en-US"/>
        </w:rPr>
      </w:pPr>
    </w:p>
    <w:p w:rsidR="000B237C" w:rsidRPr="007B665E" w:rsidRDefault="000B237C" w:rsidP="000B237C">
      <w:pPr>
        <w:pStyle w:val="Default"/>
        <w:jc w:val="center"/>
        <w:rPr>
          <w:rFonts w:asciiTheme="minorBidi" w:hAnsiTheme="minorBidi" w:cstheme="minorBidi"/>
          <w:sz w:val="20"/>
          <w:szCs w:val="20"/>
          <w:lang w:val="en-US"/>
        </w:rPr>
      </w:pPr>
      <w:r w:rsidRPr="007B665E">
        <w:rPr>
          <w:rFonts w:asciiTheme="minorBidi" w:hAnsiTheme="minorBidi" w:cstheme="minorBidi"/>
          <w:sz w:val="20"/>
          <w:szCs w:val="20"/>
          <w:lang w:val="en-US"/>
        </w:rPr>
        <w:t>And</w:t>
      </w:r>
    </w:p>
    <w:p w:rsidR="000B237C" w:rsidRPr="007B665E" w:rsidRDefault="000B237C" w:rsidP="000B237C">
      <w:pPr>
        <w:pStyle w:val="Default"/>
        <w:jc w:val="center"/>
        <w:rPr>
          <w:rFonts w:asciiTheme="minorBidi" w:hAnsiTheme="minorBidi" w:cstheme="minorBidi"/>
          <w:sz w:val="20"/>
          <w:szCs w:val="20"/>
          <w:lang w:val="en-US"/>
        </w:rPr>
      </w:pPr>
    </w:p>
    <w:p w:rsidR="000B237C" w:rsidRPr="007B665E" w:rsidRDefault="00BB6631" w:rsidP="000B237C">
      <w:pPr>
        <w:pStyle w:val="Default"/>
        <w:jc w:val="center"/>
        <w:rPr>
          <w:rFonts w:asciiTheme="minorBidi" w:hAnsiTheme="minorBidi" w:cstheme="minorBidi"/>
          <w:sz w:val="20"/>
          <w:szCs w:val="20"/>
          <w:lang w:val="en-US"/>
        </w:rPr>
      </w:pPr>
      <w:bookmarkStart w:id="1" w:name="_Hlk521919981"/>
      <w:r>
        <w:rPr>
          <w:rFonts w:asciiTheme="minorBidi" w:hAnsiTheme="minorBidi" w:cstheme="minorBidi"/>
          <w:b/>
          <w:bCs/>
          <w:sz w:val="20"/>
          <w:szCs w:val="20"/>
          <w:lang w:val="en-US"/>
        </w:rPr>
        <w:t xml:space="preserve">Viking </w:t>
      </w:r>
      <w:r w:rsidR="00130753">
        <w:rPr>
          <w:rFonts w:asciiTheme="minorBidi" w:hAnsiTheme="minorBidi" w:cstheme="minorBidi"/>
          <w:b/>
          <w:bCs/>
          <w:sz w:val="20"/>
          <w:szCs w:val="20"/>
          <w:lang w:val="en-US"/>
        </w:rPr>
        <w:t>Technology Joint Stock Company</w:t>
      </w:r>
      <w:bookmarkEnd w:id="1"/>
      <w:r w:rsidR="000B237C" w:rsidRPr="007B665E">
        <w:rPr>
          <w:rFonts w:asciiTheme="minorBidi" w:hAnsiTheme="minorBidi" w:cstheme="minorBidi"/>
          <w:sz w:val="20"/>
          <w:szCs w:val="20"/>
          <w:lang w:val="en-US"/>
        </w:rPr>
        <w:t xml:space="preserve">, whose registered address is </w:t>
      </w:r>
      <w:bookmarkStart w:id="2" w:name="_Hlk521919992"/>
      <w:r w:rsidR="007763A9">
        <w:rPr>
          <w:rFonts w:asciiTheme="minorBidi" w:hAnsiTheme="minorBidi" w:cstheme="minorBidi"/>
          <w:sz w:val="20"/>
          <w:szCs w:val="20"/>
          <w:lang w:val="en-US"/>
        </w:rPr>
        <w:t>1002, L10, Thang Long Building, 98 Nguy Nhu Kon Tum, Thanh Xuan District, Hanoi, Vietnam</w:t>
      </w:r>
      <w:bookmarkEnd w:id="2"/>
      <w:r w:rsidR="000B237C" w:rsidRPr="007B665E">
        <w:rPr>
          <w:rFonts w:asciiTheme="minorBidi" w:hAnsiTheme="minorBidi" w:cstheme="minorBidi"/>
          <w:sz w:val="20"/>
          <w:szCs w:val="20"/>
          <w:lang w:val="en-US"/>
        </w:rPr>
        <w:t xml:space="preserve"> (</w:t>
      </w:r>
      <w:r w:rsidR="000B237C" w:rsidRPr="007B665E">
        <w:rPr>
          <w:rFonts w:asciiTheme="minorBidi" w:hAnsiTheme="minorBidi" w:cstheme="minorBidi"/>
          <w:b/>
          <w:bCs/>
          <w:sz w:val="20"/>
          <w:szCs w:val="20"/>
          <w:lang w:val="en-US"/>
        </w:rPr>
        <w:t>“Contractor</w:t>
      </w:r>
      <w:r w:rsidR="000B237C" w:rsidRPr="007B665E">
        <w:rPr>
          <w:rFonts w:asciiTheme="minorBidi" w:hAnsiTheme="minorBidi" w:cstheme="minorBidi"/>
          <w:sz w:val="20"/>
          <w:szCs w:val="20"/>
          <w:lang w:val="en-US"/>
        </w:rPr>
        <w:t>”)</w:t>
      </w:r>
    </w:p>
    <w:p w:rsidR="000B237C" w:rsidRPr="007B665E" w:rsidRDefault="000B237C" w:rsidP="000B237C">
      <w:pPr>
        <w:pStyle w:val="Default"/>
        <w:jc w:val="center"/>
        <w:rPr>
          <w:rFonts w:asciiTheme="minorBidi" w:hAnsiTheme="minorBidi" w:cstheme="minorBidi"/>
          <w:sz w:val="20"/>
          <w:szCs w:val="20"/>
          <w:lang w:val="en-US"/>
        </w:rPr>
      </w:pPr>
    </w:p>
    <w:p w:rsidR="000B237C" w:rsidRPr="007B665E" w:rsidRDefault="000B237C" w:rsidP="000B237C">
      <w:pPr>
        <w:tabs>
          <w:tab w:val="left" w:pos="0"/>
          <w:tab w:val="right" w:pos="9540"/>
          <w:tab w:val="right" w:pos="9639"/>
          <w:tab w:val="left" w:pos="10348"/>
        </w:tabs>
        <w:ind w:right="-2"/>
        <w:jc w:val="center"/>
        <w:rPr>
          <w:rFonts w:asciiTheme="minorBidi" w:hAnsiTheme="minorBidi" w:cstheme="minorBidi"/>
          <w:lang w:val="en-US"/>
        </w:rPr>
      </w:pPr>
      <w:r w:rsidRPr="007B665E">
        <w:rPr>
          <w:rFonts w:asciiTheme="minorBidi" w:hAnsiTheme="minorBidi" w:cstheme="minorBidi"/>
          <w:lang w:val="en-US"/>
        </w:rPr>
        <w:t>(Hereinafter individually referred to as a “</w:t>
      </w:r>
      <w:r w:rsidRPr="007B665E">
        <w:rPr>
          <w:rFonts w:asciiTheme="minorBidi" w:hAnsiTheme="minorBidi" w:cstheme="minorBidi"/>
          <w:b/>
          <w:bCs/>
          <w:lang w:val="en-US"/>
        </w:rPr>
        <w:t>Party</w:t>
      </w:r>
      <w:r w:rsidRPr="007B665E">
        <w:rPr>
          <w:rFonts w:asciiTheme="minorBidi" w:hAnsiTheme="minorBidi" w:cstheme="minorBidi"/>
          <w:lang w:val="en-US"/>
        </w:rPr>
        <w:t>” and collectively as the “</w:t>
      </w:r>
      <w:r w:rsidRPr="007B665E">
        <w:rPr>
          <w:rFonts w:asciiTheme="minorBidi" w:hAnsiTheme="minorBidi" w:cstheme="minorBidi"/>
          <w:b/>
          <w:bCs/>
          <w:lang w:val="en-US"/>
        </w:rPr>
        <w:t>Parties</w:t>
      </w:r>
      <w:r w:rsidRPr="007B665E">
        <w:rPr>
          <w:rFonts w:asciiTheme="minorBidi" w:hAnsiTheme="minorBidi" w:cstheme="minorBidi"/>
          <w:lang w:val="en-US"/>
        </w:rPr>
        <w:t>”)</w:t>
      </w:r>
    </w:p>
    <w:p w:rsidR="000B237C" w:rsidRPr="007B665E" w:rsidRDefault="000B237C" w:rsidP="00C70D8B">
      <w:pPr>
        <w:pBdr>
          <w:bottom w:val="single" w:sz="4" w:space="1" w:color="auto"/>
        </w:pBdr>
        <w:tabs>
          <w:tab w:val="left" w:pos="0"/>
          <w:tab w:val="right" w:pos="9540"/>
          <w:tab w:val="right" w:pos="9639"/>
          <w:tab w:val="left" w:pos="10348"/>
        </w:tabs>
        <w:ind w:right="-2"/>
        <w:jc w:val="center"/>
        <w:rPr>
          <w:rFonts w:asciiTheme="minorBidi" w:eastAsia="Arial Unicode MS" w:hAnsiTheme="minorBidi" w:cstheme="minorBidi"/>
          <w:b/>
          <w:i/>
          <w:color w:val="000000"/>
          <w:lang w:val="en-US"/>
        </w:rPr>
      </w:pPr>
    </w:p>
    <w:p w:rsidR="0027351A" w:rsidRPr="007B665E" w:rsidRDefault="0027351A">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rFonts w:asciiTheme="minorBidi" w:hAnsiTheme="minorBidi" w:cstheme="minorBidi"/>
          <w:b w:val="0"/>
          <w:sz w:val="20"/>
          <w:lang w:val="en-US"/>
        </w:rPr>
      </w:pPr>
    </w:p>
    <w:p w:rsidR="0027351A" w:rsidRPr="0060678E" w:rsidRDefault="0027351A" w:rsidP="00C70D8B">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rFonts w:ascii="Arial" w:hAnsi="Arial" w:cs="Arial"/>
          <w:b w:val="0"/>
          <w:sz w:val="20"/>
          <w:lang w:val="en-US"/>
        </w:rPr>
      </w:pPr>
      <w:r w:rsidRPr="007B665E">
        <w:rPr>
          <w:rFonts w:asciiTheme="minorBidi" w:hAnsiTheme="minorBidi" w:cstheme="minorBidi"/>
          <w:b w:val="0"/>
          <w:sz w:val="20"/>
          <w:lang w:val="en-US"/>
        </w:rPr>
        <w:t>1)</w:t>
      </w:r>
      <w:r w:rsidRPr="007B665E">
        <w:rPr>
          <w:rFonts w:asciiTheme="minorBidi" w:hAnsiTheme="minorBidi" w:cstheme="minorBidi"/>
          <w:b w:val="0"/>
          <w:sz w:val="20"/>
          <w:lang w:val="en-US"/>
        </w:rPr>
        <w:tab/>
      </w:r>
      <w:r w:rsidR="000B237C" w:rsidRPr="0060678E">
        <w:rPr>
          <w:rFonts w:ascii="Arial" w:hAnsi="Arial" w:cs="Arial"/>
          <w:b w:val="0"/>
          <w:sz w:val="20"/>
          <w:lang w:val="en-US"/>
        </w:rPr>
        <w:t xml:space="preserve">This Schedule is a statement of the </w:t>
      </w:r>
      <w:r w:rsidR="003878E2" w:rsidRPr="0060678E">
        <w:rPr>
          <w:rFonts w:ascii="Arial" w:hAnsi="Arial" w:cs="Arial"/>
          <w:b w:val="0"/>
          <w:sz w:val="20"/>
          <w:lang w:val="en-US"/>
        </w:rPr>
        <w:t>S</w:t>
      </w:r>
      <w:r w:rsidR="000B237C" w:rsidRPr="0060678E">
        <w:rPr>
          <w:rFonts w:ascii="Arial" w:hAnsi="Arial" w:cs="Arial"/>
          <w:b w:val="0"/>
          <w:sz w:val="20"/>
          <w:lang w:val="en-US"/>
        </w:rPr>
        <w:t>ervices to be provided by the Contractor</w:t>
      </w:r>
      <w:r w:rsidR="003878E2" w:rsidRPr="0060678E">
        <w:rPr>
          <w:rFonts w:ascii="Arial" w:hAnsi="Arial" w:cs="Arial"/>
          <w:b w:val="0"/>
          <w:sz w:val="20"/>
          <w:lang w:val="en-US"/>
        </w:rPr>
        <w:t xml:space="preserve"> to Finastra</w:t>
      </w:r>
      <w:r w:rsidR="000B237C" w:rsidRPr="0060678E">
        <w:rPr>
          <w:rFonts w:ascii="Arial" w:hAnsi="Arial" w:cs="Arial"/>
          <w:b w:val="0"/>
          <w:sz w:val="20"/>
          <w:lang w:val="en-US"/>
        </w:rPr>
        <w:t xml:space="preserve"> for the benefit of </w:t>
      </w:r>
      <w:r w:rsidR="0060678E" w:rsidRPr="0060678E">
        <w:rPr>
          <w:rFonts w:ascii="Arial" w:hAnsi="Arial" w:cs="Arial"/>
          <w:b w:val="0"/>
          <w:sz w:val="20"/>
        </w:rPr>
        <w:t>Viet Nam Thuong Tin Commercial Joint Stock Bank</w:t>
      </w:r>
      <w:r w:rsidR="000B237C" w:rsidRPr="0060678E">
        <w:rPr>
          <w:rFonts w:ascii="Arial" w:hAnsi="Arial" w:cs="Arial"/>
          <w:b w:val="0"/>
          <w:sz w:val="20"/>
          <w:lang w:val="en-US"/>
        </w:rPr>
        <w:t xml:space="preserve">, whose address is </w:t>
      </w:r>
      <w:r w:rsidR="003715C1" w:rsidRPr="0060678E">
        <w:rPr>
          <w:rFonts w:ascii="Arial" w:hAnsi="Arial" w:cs="Arial"/>
          <w:b w:val="0"/>
          <w:sz w:val="20"/>
          <w:lang w:val="en-US"/>
        </w:rPr>
        <w:t>47 Tran Hung Dao, Soc Trang</w:t>
      </w:r>
      <w:r w:rsidR="003E2F5D" w:rsidRPr="0060678E">
        <w:rPr>
          <w:rFonts w:ascii="Arial" w:hAnsi="Arial" w:cs="Arial"/>
          <w:b w:val="0"/>
          <w:sz w:val="20"/>
          <w:lang w:val="en-US"/>
        </w:rPr>
        <w:t>, Vietnam</w:t>
      </w:r>
      <w:r w:rsidR="000B237C" w:rsidRPr="0060678E">
        <w:rPr>
          <w:rFonts w:ascii="Arial" w:hAnsi="Arial" w:cs="Arial"/>
          <w:b w:val="0"/>
          <w:sz w:val="20"/>
          <w:lang w:val="en-US"/>
        </w:rPr>
        <w:t xml:space="preserve"> (“</w:t>
      </w:r>
      <w:r w:rsidR="000B237C" w:rsidRPr="0060678E">
        <w:rPr>
          <w:rFonts w:ascii="Arial" w:hAnsi="Arial" w:cs="Arial"/>
          <w:sz w:val="20"/>
          <w:lang w:val="en-US"/>
        </w:rPr>
        <w:t>Client</w:t>
      </w:r>
      <w:r w:rsidR="000B237C" w:rsidRPr="0060678E">
        <w:rPr>
          <w:rFonts w:ascii="Arial" w:hAnsi="Arial" w:cs="Arial"/>
          <w:b w:val="0"/>
          <w:sz w:val="20"/>
          <w:lang w:val="en-US"/>
        </w:rPr>
        <w:t>” as referred to in the Agreement</w:t>
      </w:r>
      <w:r w:rsidR="000045FF" w:rsidRPr="0060678E">
        <w:rPr>
          <w:rFonts w:ascii="Arial" w:hAnsi="Arial" w:cs="Arial"/>
          <w:b w:val="0"/>
          <w:sz w:val="20"/>
          <w:lang w:val="en-US"/>
        </w:rPr>
        <w:t xml:space="preserve"> or “</w:t>
      </w:r>
      <w:r w:rsidR="003715C1" w:rsidRPr="0060678E">
        <w:rPr>
          <w:rFonts w:ascii="Arial" w:hAnsi="Arial" w:cs="Arial"/>
          <w:sz w:val="20"/>
          <w:lang w:val="en-US"/>
        </w:rPr>
        <w:t>Viet</w:t>
      </w:r>
      <w:r w:rsidR="000045FF" w:rsidRPr="0060678E">
        <w:rPr>
          <w:rFonts w:ascii="Arial" w:hAnsi="Arial" w:cs="Arial"/>
          <w:sz w:val="20"/>
          <w:lang w:val="en-US"/>
        </w:rPr>
        <w:t>Bank</w:t>
      </w:r>
      <w:r w:rsidR="000045FF" w:rsidRPr="0060678E">
        <w:rPr>
          <w:rFonts w:ascii="Arial" w:hAnsi="Arial" w:cs="Arial"/>
          <w:b w:val="0"/>
          <w:sz w:val="20"/>
          <w:lang w:val="en-US"/>
        </w:rPr>
        <w:t>”)</w:t>
      </w:r>
      <w:r w:rsidR="000B237C" w:rsidRPr="0060678E">
        <w:rPr>
          <w:rFonts w:ascii="Arial" w:hAnsi="Arial" w:cs="Arial"/>
          <w:b w:val="0"/>
          <w:sz w:val="20"/>
          <w:lang w:val="en-US"/>
        </w:rPr>
        <w:t>.</w:t>
      </w:r>
    </w:p>
    <w:p w:rsidR="0027351A" w:rsidRPr="0060678E" w:rsidRDefault="0027351A">
      <w:pPr>
        <w:pStyle w:val="Heading1"/>
        <w:widowControl/>
        <w:numPr>
          <w:ilvl w:val="1"/>
          <w:numId w:val="0"/>
        </w:numPr>
        <w:tabs>
          <w:tab w:val="num" w:pos="0"/>
          <w:tab w:val="left" w:pos="2131"/>
          <w:tab w:val="left" w:pos="3283"/>
          <w:tab w:val="left" w:pos="4003"/>
          <w:tab w:val="left" w:pos="4723"/>
        </w:tabs>
        <w:suppressAutoHyphens/>
        <w:overflowPunct/>
        <w:autoSpaceDE/>
        <w:autoSpaceDN/>
        <w:adjustRightInd/>
        <w:ind w:left="720" w:hanging="720"/>
        <w:jc w:val="both"/>
        <w:textAlignment w:val="auto"/>
        <w:rPr>
          <w:rFonts w:ascii="Arial" w:hAnsi="Arial" w:cs="Arial"/>
          <w:b w:val="0"/>
          <w:sz w:val="20"/>
          <w:lang w:val="en-US"/>
        </w:rPr>
      </w:pPr>
    </w:p>
    <w:p w:rsidR="0027351A" w:rsidRPr="007B665E" w:rsidRDefault="0027351A"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rFonts w:asciiTheme="minorBidi" w:hAnsiTheme="minorBidi" w:cstheme="minorBidi"/>
          <w:b w:val="0"/>
          <w:sz w:val="20"/>
          <w:lang w:val="en-US"/>
        </w:rPr>
      </w:pPr>
      <w:r w:rsidRPr="0060678E">
        <w:rPr>
          <w:rFonts w:ascii="Arial" w:hAnsi="Arial" w:cs="Arial"/>
          <w:b w:val="0"/>
          <w:sz w:val="20"/>
          <w:lang w:val="en-US"/>
        </w:rPr>
        <w:t>The terms and</w:t>
      </w:r>
      <w:r w:rsidRPr="007B665E">
        <w:rPr>
          <w:rFonts w:asciiTheme="minorBidi" w:hAnsiTheme="minorBidi" w:cstheme="minorBidi"/>
          <w:b w:val="0"/>
          <w:sz w:val="20"/>
          <w:lang w:val="en-US"/>
        </w:rPr>
        <w:t xml:space="preserve"> conditions of the Agreement are deemed incorporated into this </w:t>
      </w:r>
      <w:r w:rsidR="00C70D8B" w:rsidRPr="007B665E">
        <w:rPr>
          <w:rFonts w:asciiTheme="minorBidi" w:hAnsiTheme="minorBidi" w:cstheme="minorBidi"/>
          <w:b w:val="0"/>
          <w:sz w:val="20"/>
          <w:lang w:val="en-US"/>
        </w:rPr>
        <w:t>Schedule and, t</w:t>
      </w:r>
      <w:r w:rsidRPr="007B665E">
        <w:rPr>
          <w:rFonts w:asciiTheme="minorBidi" w:hAnsiTheme="minorBidi" w:cstheme="minorBidi"/>
          <w:b w:val="0"/>
          <w:sz w:val="20"/>
          <w:lang w:val="en-US"/>
        </w:rPr>
        <w:t xml:space="preserve">ogether, they shall form an agreement separate from any other in accordance with </w:t>
      </w:r>
      <w:r w:rsidR="00C70D8B" w:rsidRPr="007B665E">
        <w:rPr>
          <w:rFonts w:asciiTheme="minorBidi" w:hAnsiTheme="minorBidi" w:cstheme="minorBidi"/>
          <w:b w:val="0"/>
          <w:sz w:val="20"/>
          <w:lang w:val="en-US"/>
        </w:rPr>
        <w:t>clause 2.</w:t>
      </w:r>
      <w:r w:rsidR="000045FF">
        <w:rPr>
          <w:rFonts w:asciiTheme="minorBidi" w:hAnsiTheme="minorBidi" w:cstheme="minorBidi"/>
          <w:b w:val="0"/>
          <w:sz w:val="20"/>
          <w:lang w:val="en-US"/>
        </w:rPr>
        <w:t>2</w:t>
      </w:r>
      <w:r w:rsidR="00C70D8B" w:rsidRPr="007B665E">
        <w:rPr>
          <w:rFonts w:asciiTheme="minorBidi" w:hAnsiTheme="minorBidi" w:cstheme="minorBidi"/>
          <w:b w:val="0"/>
          <w:sz w:val="20"/>
          <w:lang w:val="en-US"/>
        </w:rPr>
        <w:t xml:space="preserve"> of </w:t>
      </w:r>
      <w:r w:rsidRPr="007B665E">
        <w:rPr>
          <w:rFonts w:asciiTheme="minorBidi" w:hAnsiTheme="minorBidi" w:cstheme="minorBidi"/>
          <w:b w:val="0"/>
          <w:sz w:val="20"/>
          <w:lang w:val="en-US"/>
        </w:rPr>
        <w:t>the Agreement.</w:t>
      </w:r>
    </w:p>
    <w:p w:rsidR="0027351A" w:rsidRPr="007B665E" w:rsidRDefault="0027351A">
      <w:pPr>
        <w:ind w:left="720" w:hanging="720"/>
        <w:jc w:val="both"/>
        <w:rPr>
          <w:rFonts w:asciiTheme="minorBidi" w:hAnsiTheme="minorBidi" w:cstheme="minorBidi"/>
          <w:lang w:val="en-US"/>
        </w:rPr>
      </w:pPr>
    </w:p>
    <w:p w:rsidR="00C70D8B" w:rsidRPr="007B665E"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rFonts w:asciiTheme="minorBidi" w:hAnsiTheme="minorBidi" w:cstheme="minorBidi"/>
          <w:b w:val="0"/>
          <w:sz w:val="20"/>
          <w:lang w:val="en-US"/>
        </w:rPr>
      </w:pPr>
      <w:r w:rsidRPr="007B665E">
        <w:rPr>
          <w:rFonts w:asciiTheme="minorBidi" w:hAnsiTheme="minorBidi" w:cstheme="minorBidi"/>
          <w:b w:val="0"/>
          <w:sz w:val="20"/>
          <w:lang w:val="en-US"/>
        </w:rPr>
        <w:t xml:space="preserve">This Schedule shall terminate the later of (i) the expiry or termination of the Agreement; or (ii) when </w:t>
      </w:r>
      <w:r w:rsidR="00536A29">
        <w:rPr>
          <w:rFonts w:asciiTheme="minorBidi" w:hAnsiTheme="minorBidi" w:cstheme="minorBidi"/>
          <w:b w:val="0"/>
          <w:sz w:val="20"/>
          <w:lang w:val="en-US"/>
        </w:rPr>
        <w:t>Finastra</w:t>
      </w:r>
      <w:r w:rsidRPr="007B665E">
        <w:rPr>
          <w:rFonts w:asciiTheme="minorBidi" w:hAnsiTheme="minorBidi" w:cstheme="minorBidi"/>
          <w:b w:val="0"/>
          <w:sz w:val="20"/>
          <w:lang w:val="en-US"/>
        </w:rPr>
        <w:t xml:space="preserve"> provides written notice that Contractor’s obligations under the Agreement and this Schedule have been fulfilled and accepted.</w:t>
      </w:r>
    </w:p>
    <w:p w:rsidR="00C70D8B" w:rsidRPr="007B665E" w:rsidRDefault="00C70D8B" w:rsidP="00C70D8B">
      <w:pPr>
        <w:pStyle w:val="Heading1"/>
        <w:widowControl/>
        <w:tabs>
          <w:tab w:val="left" w:pos="2131"/>
          <w:tab w:val="left" w:pos="3283"/>
          <w:tab w:val="left" w:pos="4003"/>
          <w:tab w:val="left" w:pos="4723"/>
        </w:tabs>
        <w:suppressAutoHyphens/>
        <w:overflowPunct/>
        <w:autoSpaceDE/>
        <w:autoSpaceDN/>
        <w:adjustRightInd/>
        <w:jc w:val="both"/>
        <w:textAlignment w:val="auto"/>
        <w:rPr>
          <w:rFonts w:asciiTheme="minorBidi" w:hAnsiTheme="minorBidi" w:cstheme="minorBidi"/>
          <w:b w:val="0"/>
          <w:sz w:val="20"/>
          <w:lang w:val="en-US"/>
        </w:rPr>
      </w:pPr>
    </w:p>
    <w:p w:rsidR="000045FF" w:rsidRDefault="000045FF"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rFonts w:asciiTheme="minorBidi" w:hAnsiTheme="minorBidi" w:cstheme="minorBidi"/>
          <w:b w:val="0"/>
          <w:sz w:val="20"/>
          <w:lang w:val="en-US"/>
        </w:rPr>
      </w:pPr>
      <w:r>
        <w:rPr>
          <w:rFonts w:asciiTheme="minorBidi" w:hAnsiTheme="minorBidi" w:cstheme="minorBidi"/>
          <w:b w:val="0"/>
          <w:sz w:val="20"/>
          <w:lang w:val="en-US"/>
        </w:rPr>
        <w:t>The Services will be provided on a fixed-price basis and therefore Part 1 of this Schedule is not applicable.</w:t>
      </w:r>
    </w:p>
    <w:p w:rsidR="000045FF" w:rsidRPr="00424C9D" w:rsidRDefault="000045FF" w:rsidP="00424C9D">
      <w:pPr>
        <w:rPr>
          <w:b/>
          <w:lang w:val="en-US"/>
        </w:rPr>
      </w:pPr>
    </w:p>
    <w:p w:rsidR="0027351A" w:rsidRPr="007B665E"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rFonts w:asciiTheme="minorBidi" w:hAnsiTheme="minorBidi" w:cstheme="minorBidi"/>
          <w:b w:val="0"/>
          <w:sz w:val="20"/>
          <w:lang w:val="en-US"/>
        </w:rPr>
      </w:pPr>
      <w:r w:rsidRPr="007B665E">
        <w:rPr>
          <w:rFonts w:asciiTheme="minorBidi" w:hAnsiTheme="minorBidi" w:cstheme="minorBidi"/>
          <w:b w:val="0"/>
          <w:sz w:val="20"/>
          <w:lang w:val="en-US"/>
        </w:rPr>
        <w:t>For the avoidance of doubt where a conflict arises between the terms and conditions of the Agreement and the provisions of this Schedule then the provisions of this Schedule shall take precedence.</w:t>
      </w:r>
    </w:p>
    <w:p w:rsidR="0027351A" w:rsidRPr="007B665E" w:rsidRDefault="0027351A">
      <w:pPr>
        <w:rPr>
          <w:rFonts w:asciiTheme="minorBidi" w:hAnsiTheme="minorBidi" w:cstheme="minorBidi"/>
          <w:b/>
          <w:lang w:val="en-US"/>
        </w:rPr>
      </w:pPr>
    </w:p>
    <w:p w:rsidR="0027351A" w:rsidRPr="007B665E" w:rsidRDefault="0027351A" w:rsidP="00C70D8B">
      <w:pPr>
        <w:pBdr>
          <w:bottom w:val="single" w:sz="4" w:space="1" w:color="auto"/>
        </w:pBdr>
        <w:rPr>
          <w:rFonts w:asciiTheme="minorBidi" w:hAnsiTheme="minorBidi" w:cstheme="minorBidi"/>
          <w:b/>
          <w:lang w:val="en-US"/>
        </w:rPr>
      </w:pPr>
    </w:p>
    <w:p w:rsidR="0027351A" w:rsidRPr="007B665E" w:rsidRDefault="0027351A">
      <w:pPr>
        <w:rPr>
          <w:rFonts w:asciiTheme="minorBidi" w:hAnsiTheme="minorBidi" w:cstheme="minorBidi"/>
          <w:b/>
          <w:sz w:val="16"/>
          <w:szCs w:val="16"/>
          <w:lang w:val="en-US"/>
        </w:rPr>
      </w:pPr>
    </w:p>
    <w:p w:rsidR="00EB2911" w:rsidRPr="007B665E" w:rsidRDefault="00EB2911" w:rsidP="00EB2911">
      <w:pPr>
        <w:jc w:val="both"/>
        <w:rPr>
          <w:rFonts w:asciiTheme="minorBidi" w:hAnsiTheme="minorBidi" w:cstheme="minorBidi"/>
          <w:color w:val="000000"/>
          <w:lang w:val="en-US"/>
        </w:rPr>
      </w:pPr>
      <w:r w:rsidRPr="007B665E">
        <w:rPr>
          <w:rFonts w:asciiTheme="minorBidi" w:hAnsiTheme="minorBidi" w:cstheme="minorBidi"/>
          <w:color w:val="000000"/>
          <w:lang w:val="en-US"/>
        </w:rPr>
        <w:t>IN WITNESS whereof the Parties have by their duly authorised representatives executed this Schedule as at the dates below written.</w:t>
      </w:r>
    </w:p>
    <w:p w:rsidR="00EB2911" w:rsidRPr="007B665E" w:rsidRDefault="00EB2911" w:rsidP="00EB2911">
      <w:pPr>
        <w:rPr>
          <w:rFonts w:asciiTheme="minorBidi" w:hAnsiTheme="minorBidi" w:cstheme="minorBidi"/>
          <w:color w:val="000000"/>
          <w:lang w:val="en-US"/>
        </w:rPr>
      </w:pPr>
    </w:p>
    <w:tbl>
      <w:tblPr>
        <w:tblW w:w="0" w:type="auto"/>
        <w:tblInd w:w="-38" w:type="dxa"/>
        <w:tblCellMar>
          <w:left w:w="70" w:type="dxa"/>
          <w:right w:w="70" w:type="dxa"/>
        </w:tblCellMar>
        <w:tblLook w:val="01E0" w:firstRow="1" w:lastRow="1" w:firstColumn="1" w:lastColumn="1" w:noHBand="0" w:noVBand="0"/>
      </w:tblPr>
      <w:tblGrid>
        <w:gridCol w:w="4422"/>
        <w:gridCol w:w="557"/>
        <w:gridCol w:w="4699"/>
      </w:tblGrid>
      <w:tr w:rsidR="00EB2911" w:rsidRPr="007B665E">
        <w:tc>
          <w:tcPr>
            <w:tcW w:w="4486" w:type="dxa"/>
          </w:tcPr>
          <w:p w:rsidR="00EB2911" w:rsidRPr="007B665E" w:rsidRDefault="00F565DB" w:rsidP="0081424B">
            <w:pPr>
              <w:tabs>
                <w:tab w:val="left" w:pos="567"/>
                <w:tab w:val="right" w:pos="11955"/>
              </w:tabs>
              <w:jc w:val="both"/>
              <w:rPr>
                <w:rFonts w:asciiTheme="minorBidi" w:hAnsiTheme="minorBidi" w:cstheme="minorBidi"/>
                <w:lang w:val="en-US"/>
              </w:rPr>
            </w:pPr>
            <w:r w:rsidRPr="007B665E">
              <w:rPr>
                <w:rFonts w:asciiTheme="minorBidi" w:hAnsiTheme="minorBidi" w:cstheme="minorBidi"/>
                <w:color w:val="000000"/>
                <w:lang w:val="en-US"/>
              </w:rPr>
              <w:t xml:space="preserve">SIGNED on behalf of </w:t>
            </w:r>
            <w:r w:rsidR="00536A29">
              <w:rPr>
                <w:rFonts w:asciiTheme="minorBidi" w:hAnsiTheme="minorBidi" w:cstheme="minorBidi"/>
                <w:color w:val="000000"/>
                <w:lang w:val="en-US"/>
              </w:rPr>
              <w:t>FINASTRA</w:t>
            </w:r>
            <w:r w:rsidR="00EB2911" w:rsidRPr="007B665E">
              <w:rPr>
                <w:rFonts w:asciiTheme="minorBidi" w:hAnsiTheme="minorBidi" w:cstheme="minorBidi"/>
                <w:color w:val="000000"/>
                <w:lang w:val="en-US"/>
              </w:rPr>
              <w:t xml:space="preserve"> and thereby duly authorised:</w:t>
            </w:r>
            <w:r w:rsidR="00EB2911" w:rsidRPr="007B665E">
              <w:rPr>
                <w:rFonts w:asciiTheme="minorBidi" w:hAnsiTheme="minorBidi" w:cstheme="minorBidi"/>
                <w:lang w:val="en-US"/>
              </w:rPr>
              <w:t xml:space="preserve"> </w:t>
            </w:r>
          </w:p>
          <w:p w:rsidR="00EB2911" w:rsidRPr="007B665E" w:rsidRDefault="00EB2911" w:rsidP="0081424B">
            <w:pPr>
              <w:tabs>
                <w:tab w:val="left" w:pos="567"/>
                <w:tab w:val="right" w:pos="11955"/>
              </w:tabs>
              <w:jc w:val="both"/>
              <w:rPr>
                <w:rFonts w:asciiTheme="minorBidi" w:hAnsiTheme="minorBidi" w:cstheme="minorBidi"/>
                <w:lang w:val="en-US"/>
              </w:rPr>
            </w:pPr>
          </w:p>
        </w:tc>
        <w:tc>
          <w:tcPr>
            <w:tcW w:w="565" w:type="dxa"/>
          </w:tcPr>
          <w:p w:rsidR="00EB2911" w:rsidRPr="007B665E" w:rsidRDefault="00EB2911" w:rsidP="0081424B">
            <w:pPr>
              <w:tabs>
                <w:tab w:val="left" w:pos="567"/>
                <w:tab w:val="right" w:pos="11955"/>
              </w:tabs>
              <w:jc w:val="both"/>
              <w:rPr>
                <w:rFonts w:asciiTheme="minorBidi" w:hAnsiTheme="minorBidi" w:cstheme="minorBidi"/>
                <w:lang w:val="en-US"/>
              </w:rPr>
            </w:pPr>
          </w:p>
        </w:tc>
        <w:tc>
          <w:tcPr>
            <w:tcW w:w="4764" w:type="dxa"/>
          </w:tcPr>
          <w:p w:rsidR="00EB2911" w:rsidRPr="007B665E" w:rsidRDefault="00D1749E" w:rsidP="0081424B">
            <w:pPr>
              <w:tabs>
                <w:tab w:val="left" w:pos="567"/>
                <w:tab w:val="right" w:pos="11955"/>
              </w:tabs>
              <w:jc w:val="both"/>
              <w:rPr>
                <w:rFonts w:asciiTheme="minorBidi" w:hAnsiTheme="minorBidi" w:cstheme="minorBidi"/>
                <w:lang w:val="en-US"/>
              </w:rPr>
            </w:pPr>
            <w:r w:rsidRPr="007B665E">
              <w:rPr>
                <w:rFonts w:asciiTheme="minorBidi" w:hAnsiTheme="minorBidi" w:cstheme="minorBidi"/>
                <w:color w:val="000000"/>
                <w:lang w:val="en-US"/>
              </w:rPr>
              <w:t>SI</w:t>
            </w:r>
            <w:r w:rsidR="00F565DB" w:rsidRPr="007B665E">
              <w:rPr>
                <w:rFonts w:asciiTheme="minorBidi" w:hAnsiTheme="minorBidi" w:cstheme="minorBidi"/>
                <w:color w:val="000000"/>
                <w:lang w:val="en-US"/>
              </w:rPr>
              <w:t>GNED on behalf of the CONTRACTOR</w:t>
            </w:r>
            <w:r w:rsidR="00EB2911" w:rsidRPr="007B665E">
              <w:rPr>
                <w:rFonts w:asciiTheme="minorBidi" w:hAnsiTheme="minorBidi" w:cstheme="minorBidi"/>
                <w:color w:val="000000"/>
                <w:lang w:val="en-US"/>
              </w:rPr>
              <w:t xml:space="preserve"> and thereby duly authorised:</w:t>
            </w:r>
          </w:p>
        </w:tc>
      </w:tr>
      <w:tr w:rsidR="00EB2911" w:rsidRPr="007B665E">
        <w:tc>
          <w:tcPr>
            <w:tcW w:w="4486" w:type="dxa"/>
            <w:tcBorders>
              <w:bottom w:val="single" w:sz="4" w:space="0" w:color="auto"/>
            </w:tcBorders>
          </w:tcPr>
          <w:p w:rsidR="00EB2911" w:rsidRPr="007B665E" w:rsidRDefault="00EB2911" w:rsidP="0081424B">
            <w:pPr>
              <w:tabs>
                <w:tab w:val="left" w:pos="567"/>
                <w:tab w:val="right" w:pos="11955"/>
              </w:tabs>
              <w:jc w:val="both"/>
              <w:rPr>
                <w:rFonts w:asciiTheme="minorBidi" w:hAnsiTheme="minorBidi" w:cstheme="minorBidi"/>
                <w:lang w:val="en-US"/>
              </w:rPr>
            </w:pPr>
          </w:p>
          <w:p w:rsidR="00EB2911" w:rsidRPr="007B665E" w:rsidRDefault="00EB2911" w:rsidP="0081424B">
            <w:pPr>
              <w:tabs>
                <w:tab w:val="left" w:pos="567"/>
                <w:tab w:val="right" w:pos="11955"/>
              </w:tabs>
              <w:jc w:val="both"/>
              <w:rPr>
                <w:rFonts w:asciiTheme="minorBidi" w:hAnsiTheme="minorBidi" w:cstheme="minorBidi"/>
                <w:lang w:val="en-US"/>
              </w:rPr>
            </w:pPr>
          </w:p>
        </w:tc>
        <w:tc>
          <w:tcPr>
            <w:tcW w:w="565" w:type="dxa"/>
          </w:tcPr>
          <w:p w:rsidR="00EB2911" w:rsidRPr="007B665E" w:rsidRDefault="00EB2911" w:rsidP="0081424B">
            <w:pPr>
              <w:tabs>
                <w:tab w:val="left" w:pos="567"/>
                <w:tab w:val="right" w:pos="11955"/>
              </w:tabs>
              <w:jc w:val="both"/>
              <w:rPr>
                <w:rFonts w:asciiTheme="minorBidi" w:hAnsiTheme="minorBidi" w:cstheme="minorBidi"/>
                <w:lang w:val="en-US"/>
              </w:rPr>
            </w:pPr>
          </w:p>
        </w:tc>
        <w:tc>
          <w:tcPr>
            <w:tcW w:w="4764" w:type="dxa"/>
            <w:tcBorders>
              <w:bottom w:val="single" w:sz="4" w:space="0" w:color="auto"/>
            </w:tcBorders>
          </w:tcPr>
          <w:p w:rsidR="00EB2911" w:rsidRPr="007B665E" w:rsidRDefault="00EB2911" w:rsidP="0081424B">
            <w:pPr>
              <w:tabs>
                <w:tab w:val="left" w:pos="567"/>
                <w:tab w:val="right" w:pos="11955"/>
              </w:tabs>
              <w:jc w:val="both"/>
              <w:rPr>
                <w:rFonts w:asciiTheme="minorBidi" w:hAnsiTheme="minorBidi" w:cstheme="minorBidi"/>
                <w:lang w:val="en-US"/>
              </w:rPr>
            </w:pPr>
          </w:p>
        </w:tc>
      </w:tr>
      <w:tr w:rsidR="00EB2911" w:rsidRPr="0060678E">
        <w:tc>
          <w:tcPr>
            <w:tcW w:w="4486"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color w:val="000000"/>
                <w:lang w:val="en-US"/>
              </w:rPr>
              <w:t>SIGNATURE</w:t>
            </w:r>
          </w:p>
        </w:tc>
        <w:tc>
          <w:tcPr>
            <w:tcW w:w="565" w:type="dxa"/>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color w:val="000000"/>
                <w:lang w:val="en-US"/>
              </w:rPr>
              <w:t>SIGNATURE</w:t>
            </w:r>
          </w:p>
        </w:tc>
      </w:tr>
      <w:tr w:rsidR="00EB2911" w:rsidRPr="0060678E">
        <w:tc>
          <w:tcPr>
            <w:tcW w:w="4486" w:type="dxa"/>
            <w:tcBorders>
              <w:bottom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p>
          <w:p w:rsidR="00EB2911" w:rsidRPr="0060678E" w:rsidRDefault="00EB2911" w:rsidP="0081424B">
            <w:pPr>
              <w:tabs>
                <w:tab w:val="left" w:pos="567"/>
                <w:tab w:val="right" w:pos="11955"/>
              </w:tabs>
              <w:jc w:val="both"/>
              <w:rPr>
                <w:rFonts w:asciiTheme="minorBidi" w:hAnsiTheme="minorBidi" w:cstheme="minorBidi"/>
                <w:lang w:val="en-US"/>
              </w:rPr>
            </w:pPr>
          </w:p>
        </w:tc>
        <w:tc>
          <w:tcPr>
            <w:tcW w:w="565" w:type="dxa"/>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bottom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p>
        </w:tc>
      </w:tr>
      <w:tr w:rsidR="00EB2911" w:rsidRPr="0060678E">
        <w:tc>
          <w:tcPr>
            <w:tcW w:w="4486"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color w:val="000000"/>
                <w:lang w:val="en-US"/>
              </w:rPr>
              <w:t>FULL NAME</w:t>
            </w:r>
          </w:p>
        </w:tc>
        <w:tc>
          <w:tcPr>
            <w:tcW w:w="565" w:type="dxa"/>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color w:val="000000"/>
                <w:lang w:val="en-US"/>
              </w:rPr>
              <w:t>FULL NAME</w:t>
            </w:r>
          </w:p>
        </w:tc>
      </w:tr>
      <w:tr w:rsidR="00EB2911" w:rsidRPr="0060678E">
        <w:tc>
          <w:tcPr>
            <w:tcW w:w="4486" w:type="dxa"/>
            <w:tcBorders>
              <w:bottom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p>
          <w:p w:rsidR="00EB2911" w:rsidRPr="0060678E" w:rsidRDefault="00EB2911" w:rsidP="0081424B">
            <w:pPr>
              <w:tabs>
                <w:tab w:val="left" w:pos="567"/>
                <w:tab w:val="right" w:pos="11955"/>
              </w:tabs>
              <w:jc w:val="both"/>
              <w:rPr>
                <w:rFonts w:asciiTheme="minorBidi" w:hAnsiTheme="minorBidi" w:cstheme="minorBidi"/>
                <w:lang w:val="en-US"/>
              </w:rPr>
            </w:pPr>
          </w:p>
        </w:tc>
        <w:tc>
          <w:tcPr>
            <w:tcW w:w="565" w:type="dxa"/>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bottom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p>
        </w:tc>
      </w:tr>
      <w:tr w:rsidR="00EB2911" w:rsidRPr="0060678E">
        <w:trPr>
          <w:trHeight w:val="68"/>
        </w:trPr>
        <w:tc>
          <w:tcPr>
            <w:tcW w:w="4486"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lang w:val="en-US"/>
              </w:rPr>
              <w:t>POSITION</w:t>
            </w:r>
          </w:p>
        </w:tc>
        <w:tc>
          <w:tcPr>
            <w:tcW w:w="565" w:type="dxa"/>
            <w:vMerge w:val="restart"/>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top w:val="single" w:sz="4" w:space="0" w:color="auto"/>
            </w:tcBorders>
            <w:shd w:val="clear" w:color="auto" w:fill="auto"/>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lang w:val="en-US"/>
              </w:rPr>
              <w:t>POSITION</w:t>
            </w:r>
          </w:p>
        </w:tc>
      </w:tr>
      <w:tr w:rsidR="00EB2911" w:rsidRPr="0060678E">
        <w:trPr>
          <w:trHeight w:val="68"/>
        </w:trPr>
        <w:tc>
          <w:tcPr>
            <w:tcW w:w="4486" w:type="dxa"/>
            <w:tcBorders>
              <w:bottom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p>
          <w:p w:rsidR="00EB2911" w:rsidRPr="0060678E" w:rsidRDefault="00EB2911" w:rsidP="0081424B">
            <w:pPr>
              <w:tabs>
                <w:tab w:val="left" w:pos="567"/>
                <w:tab w:val="right" w:pos="11955"/>
              </w:tabs>
              <w:jc w:val="both"/>
              <w:rPr>
                <w:rFonts w:asciiTheme="minorBidi" w:hAnsiTheme="minorBidi" w:cstheme="minorBidi"/>
                <w:lang w:val="en-US"/>
              </w:rPr>
            </w:pPr>
          </w:p>
        </w:tc>
        <w:tc>
          <w:tcPr>
            <w:tcW w:w="565" w:type="dxa"/>
            <w:vMerge/>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bottom w:val="single" w:sz="4" w:space="0" w:color="auto"/>
            </w:tcBorders>
            <w:shd w:val="clear" w:color="auto" w:fill="auto"/>
          </w:tcPr>
          <w:p w:rsidR="00EB2911" w:rsidRPr="0060678E" w:rsidRDefault="00EB2911" w:rsidP="0081424B">
            <w:pPr>
              <w:tabs>
                <w:tab w:val="left" w:pos="567"/>
                <w:tab w:val="right" w:pos="11955"/>
              </w:tabs>
              <w:jc w:val="both"/>
              <w:rPr>
                <w:rFonts w:asciiTheme="minorBidi" w:hAnsiTheme="minorBidi" w:cstheme="minorBidi"/>
                <w:lang w:val="en-US"/>
              </w:rPr>
            </w:pPr>
          </w:p>
        </w:tc>
      </w:tr>
      <w:tr w:rsidR="00EB2911" w:rsidRPr="0060678E">
        <w:trPr>
          <w:trHeight w:val="68"/>
        </w:trPr>
        <w:tc>
          <w:tcPr>
            <w:tcW w:w="4486" w:type="dxa"/>
            <w:tcBorders>
              <w:top w:val="single" w:sz="4" w:space="0" w:color="auto"/>
            </w:tcBorders>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lang w:val="en-US"/>
              </w:rPr>
              <w:t>DATE</w:t>
            </w:r>
          </w:p>
        </w:tc>
        <w:tc>
          <w:tcPr>
            <w:tcW w:w="565" w:type="dxa"/>
            <w:vMerge/>
          </w:tcPr>
          <w:p w:rsidR="00EB2911" w:rsidRPr="0060678E" w:rsidRDefault="00EB2911" w:rsidP="0081424B">
            <w:pPr>
              <w:tabs>
                <w:tab w:val="left" w:pos="567"/>
                <w:tab w:val="right" w:pos="11955"/>
              </w:tabs>
              <w:jc w:val="both"/>
              <w:rPr>
                <w:rFonts w:asciiTheme="minorBidi" w:hAnsiTheme="minorBidi" w:cstheme="minorBidi"/>
                <w:lang w:val="en-US"/>
              </w:rPr>
            </w:pPr>
          </w:p>
        </w:tc>
        <w:tc>
          <w:tcPr>
            <w:tcW w:w="4764" w:type="dxa"/>
            <w:tcBorders>
              <w:top w:val="single" w:sz="4" w:space="0" w:color="auto"/>
            </w:tcBorders>
            <w:shd w:val="clear" w:color="auto" w:fill="auto"/>
          </w:tcPr>
          <w:p w:rsidR="00EB2911" w:rsidRPr="0060678E" w:rsidRDefault="00EB2911" w:rsidP="0081424B">
            <w:pPr>
              <w:tabs>
                <w:tab w:val="left" w:pos="567"/>
                <w:tab w:val="right" w:pos="11955"/>
              </w:tabs>
              <w:jc w:val="both"/>
              <w:rPr>
                <w:rFonts w:asciiTheme="minorBidi" w:hAnsiTheme="minorBidi" w:cstheme="minorBidi"/>
                <w:lang w:val="en-US"/>
              </w:rPr>
            </w:pPr>
            <w:r w:rsidRPr="0060678E">
              <w:rPr>
                <w:rFonts w:asciiTheme="minorBidi" w:hAnsiTheme="minorBidi" w:cstheme="minorBidi"/>
                <w:lang w:val="en-US"/>
              </w:rPr>
              <w:t>DATE</w:t>
            </w:r>
          </w:p>
        </w:tc>
      </w:tr>
    </w:tbl>
    <w:p w:rsidR="000045FF" w:rsidRPr="0060678E" w:rsidRDefault="00EB2911"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rFonts w:asciiTheme="minorBidi" w:hAnsiTheme="minorBidi" w:cstheme="minorBidi"/>
          <w:b w:val="0"/>
          <w:sz w:val="20"/>
          <w:lang w:val="en-US"/>
        </w:rPr>
      </w:pPr>
      <w:r w:rsidRPr="0060678E">
        <w:rPr>
          <w:rFonts w:asciiTheme="minorBidi" w:hAnsiTheme="minorBidi" w:cstheme="minorBidi"/>
          <w:b w:val="0"/>
          <w:sz w:val="20"/>
          <w:lang w:val="en-US"/>
        </w:rPr>
        <w:t xml:space="preserve"> </w:t>
      </w:r>
    </w:p>
    <w:p w:rsidR="000045FF" w:rsidRDefault="000045FF">
      <w:pPr>
        <w:widowControl/>
        <w:overflowPunct/>
        <w:autoSpaceDE/>
        <w:autoSpaceDN/>
        <w:adjustRightInd/>
        <w:textAlignment w:val="auto"/>
        <w:rPr>
          <w:rFonts w:asciiTheme="minorBidi" w:hAnsiTheme="minorBidi" w:cstheme="minorBidi"/>
          <w:sz w:val="16"/>
          <w:szCs w:val="16"/>
          <w:lang w:val="en-US"/>
        </w:rPr>
      </w:pPr>
      <w:r>
        <w:rPr>
          <w:rFonts w:asciiTheme="minorBidi" w:hAnsiTheme="minorBidi" w:cstheme="minorBidi"/>
          <w:b/>
          <w:sz w:val="16"/>
          <w:szCs w:val="16"/>
          <w:lang w:val="en-US"/>
        </w:rPr>
        <w:br w:type="page"/>
      </w:r>
    </w:p>
    <w:p w:rsidR="00C70D8B" w:rsidRPr="00B103EE" w:rsidRDefault="00C70D8B"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szCs w:val="24"/>
          <w:lang w:val="en-US" w:eastAsia="en-IN"/>
        </w:rPr>
      </w:pPr>
      <w:r w:rsidRPr="00424C9D">
        <w:rPr>
          <w:rFonts w:ascii="Arial" w:hAnsi="Arial" w:cs="Arial"/>
          <w:bCs/>
          <w:sz w:val="20"/>
          <w:lang w:val="en-US"/>
        </w:rPr>
        <w:lastRenderedPageBreak/>
        <w:t>SCHEDULE – PART 1</w:t>
      </w:r>
    </w:p>
    <w:p w:rsidR="00C70D8B" w:rsidRPr="007B665E" w:rsidRDefault="00C70D8B" w:rsidP="00C70D8B">
      <w:pPr>
        <w:spacing w:line="232" w:lineRule="exact"/>
        <w:rPr>
          <w:sz w:val="24"/>
          <w:szCs w:val="24"/>
          <w:lang w:val="en-US"/>
        </w:rPr>
      </w:pPr>
    </w:p>
    <w:p w:rsidR="00C70D8B" w:rsidRPr="000C2BEA" w:rsidRDefault="00C70D8B" w:rsidP="00424C9D">
      <w:pPr>
        <w:spacing w:line="237" w:lineRule="auto"/>
        <w:jc w:val="both"/>
        <w:rPr>
          <w:rFonts w:ascii="Arial" w:hAnsi="Arial" w:cs="Arial"/>
          <w:lang w:val="en-US"/>
        </w:rPr>
      </w:pPr>
      <w:r w:rsidRPr="000C2BEA">
        <w:rPr>
          <w:rFonts w:ascii="Arial" w:hAnsi="Arial" w:cs="Arial"/>
          <w:b/>
          <w:bCs/>
          <w:lang w:val="en-US"/>
        </w:rPr>
        <w:t>TIME &amp; MATERIAL SERVICES</w:t>
      </w:r>
    </w:p>
    <w:p w:rsidR="00C70D8B" w:rsidRPr="000C2BEA" w:rsidRDefault="00C70D8B" w:rsidP="00424C9D">
      <w:pPr>
        <w:spacing w:line="4" w:lineRule="exact"/>
        <w:jc w:val="both"/>
        <w:rPr>
          <w:rFonts w:ascii="Arial" w:hAnsi="Arial" w:cs="Arial"/>
          <w:lang w:val="en-US"/>
        </w:rPr>
      </w:pPr>
    </w:p>
    <w:p w:rsidR="00CB33AE" w:rsidRPr="00B103EE" w:rsidRDefault="009340B6" w:rsidP="00424C9D">
      <w:pPr>
        <w:spacing w:line="237" w:lineRule="auto"/>
        <w:jc w:val="both"/>
        <w:rPr>
          <w:rFonts w:ascii="Arial" w:hAnsi="Arial" w:cs="Arial"/>
          <w:lang w:val="en-US"/>
        </w:rPr>
      </w:pPr>
      <w:r w:rsidRPr="00424C9D">
        <w:rPr>
          <w:rFonts w:ascii="Arial" w:hAnsi="Arial" w:cs="Arial"/>
          <w:lang w:val="en-US"/>
        </w:rPr>
        <w:t>Not applicable</w:t>
      </w:r>
    </w:p>
    <w:p w:rsidR="00C70D8B" w:rsidRPr="000C2BEA" w:rsidRDefault="00C70D8B" w:rsidP="00424C9D">
      <w:pPr>
        <w:spacing w:line="200" w:lineRule="exact"/>
        <w:jc w:val="both"/>
        <w:rPr>
          <w:rFonts w:ascii="Arial" w:hAnsi="Arial" w:cs="Arial"/>
          <w:lang w:val="en-US"/>
        </w:rPr>
      </w:pPr>
    </w:p>
    <w:p w:rsidR="00C70D8B" w:rsidRPr="000C2BEA" w:rsidRDefault="00C70D8B" w:rsidP="00424C9D">
      <w:pPr>
        <w:spacing w:line="257" w:lineRule="exact"/>
        <w:jc w:val="both"/>
        <w:rPr>
          <w:rFonts w:ascii="Arial" w:hAnsi="Arial" w:cs="Arial"/>
          <w:lang w:val="en-US"/>
        </w:rPr>
      </w:pPr>
    </w:p>
    <w:p w:rsidR="00C70D8B" w:rsidRPr="000C2BEA" w:rsidRDefault="00C70D8B" w:rsidP="00424C9D">
      <w:pPr>
        <w:spacing w:line="237" w:lineRule="auto"/>
        <w:jc w:val="both"/>
        <w:rPr>
          <w:rFonts w:ascii="Arial" w:hAnsi="Arial" w:cs="Arial"/>
          <w:lang w:val="en-US"/>
        </w:rPr>
      </w:pPr>
      <w:r w:rsidRPr="000C2BEA">
        <w:rPr>
          <w:rFonts w:ascii="Arial" w:hAnsi="Arial" w:cs="Arial"/>
          <w:b/>
          <w:bCs/>
          <w:lang w:val="en-US"/>
        </w:rPr>
        <w:t>SCHEDULE – PART 2</w:t>
      </w:r>
    </w:p>
    <w:p w:rsidR="00C70D8B" w:rsidRPr="000C2BEA" w:rsidRDefault="00C70D8B" w:rsidP="00424C9D">
      <w:pPr>
        <w:spacing w:line="232" w:lineRule="exact"/>
        <w:jc w:val="both"/>
        <w:rPr>
          <w:rFonts w:ascii="Arial" w:hAnsi="Arial" w:cs="Arial"/>
          <w:lang w:val="en-US"/>
        </w:rPr>
      </w:pPr>
    </w:p>
    <w:p w:rsidR="00C70D8B" w:rsidRPr="000C2BEA" w:rsidRDefault="00C70D8B" w:rsidP="00424C9D">
      <w:pPr>
        <w:spacing w:line="237" w:lineRule="auto"/>
        <w:jc w:val="both"/>
        <w:rPr>
          <w:rFonts w:ascii="Arial" w:hAnsi="Arial" w:cs="Arial"/>
          <w:lang w:val="en-US"/>
        </w:rPr>
      </w:pPr>
      <w:r w:rsidRPr="000C2BEA">
        <w:rPr>
          <w:rFonts w:ascii="Arial" w:hAnsi="Arial" w:cs="Arial"/>
          <w:b/>
          <w:bCs/>
          <w:lang w:val="en-US"/>
        </w:rPr>
        <w:t>FIXED-PRICE SERVICES</w:t>
      </w:r>
    </w:p>
    <w:p w:rsidR="00176739" w:rsidRPr="000C2BEA" w:rsidRDefault="00176739" w:rsidP="00424C9D">
      <w:pPr>
        <w:spacing w:line="4" w:lineRule="exact"/>
        <w:jc w:val="both"/>
        <w:rPr>
          <w:rFonts w:ascii="Arial" w:hAnsi="Arial" w:cs="Arial"/>
          <w:lang w:val="en-US"/>
        </w:rPr>
      </w:pPr>
    </w:p>
    <w:p w:rsidR="00176739" w:rsidRPr="000C2BEA" w:rsidRDefault="00176739" w:rsidP="00424C9D">
      <w:pPr>
        <w:spacing w:line="4" w:lineRule="exact"/>
        <w:jc w:val="both"/>
        <w:rPr>
          <w:rFonts w:ascii="Arial" w:hAnsi="Arial" w:cs="Arial"/>
          <w:lang w:val="en-US"/>
        </w:rPr>
      </w:pPr>
    </w:p>
    <w:p w:rsidR="00176739" w:rsidRPr="009606FF" w:rsidRDefault="00176739" w:rsidP="00424C9D">
      <w:pPr>
        <w:spacing w:line="237" w:lineRule="auto"/>
        <w:jc w:val="both"/>
        <w:rPr>
          <w:rFonts w:ascii="Arial" w:hAnsi="Arial" w:cs="Arial"/>
          <w:lang w:val="en-US"/>
        </w:rPr>
      </w:pPr>
      <w:r w:rsidRPr="000C2BEA">
        <w:rPr>
          <w:rFonts w:ascii="Arial" w:hAnsi="Arial" w:cs="Arial"/>
          <w:lang w:val="en-US"/>
        </w:rPr>
        <w:t>The following fixed-price Services have been identified and will be provided</w:t>
      </w:r>
      <w:r w:rsidR="002134A2">
        <w:rPr>
          <w:rFonts w:ascii="Arial" w:hAnsi="Arial" w:cs="Arial"/>
          <w:lang w:val="en-US"/>
        </w:rPr>
        <w:t xml:space="preserve"> by the Contractor</w:t>
      </w:r>
      <w:r w:rsidRPr="000C2BEA">
        <w:rPr>
          <w:rFonts w:ascii="Arial" w:hAnsi="Arial" w:cs="Arial"/>
          <w:lang w:val="en-US"/>
        </w:rPr>
        <w:t xml:space="preserve"> in accordance with the </w:t>
      </w:r>
      <w:r w:rsidRPr="009606FF">
        <w:rPr>
          <w:rFonts w:ascii="Arial" w:hAnsi="Arial" w:cs="Arial"/>
          <w:lang w:val="en-US"/>
        </w:rPr>
        <w:t>Statement of Work</w:t>
      </w:r>
      <w:r w:rsidR="002134A2">
        <w:rPr>
          <w:rFonts w:ascii="Arial" w:hAnsi="Arial" w:cs="Arial"/>
          <w:lang w:val="en-US"/>
        </w:rPr>
        <w:t xml:space="preserve"> or Scope of Work</w:t>
      </w:r>
      <w:r w:rsidRPr="009606FF">
        <w:rPr>
          <w:rFonts w:ascii="Arial" w:hAnsi="Arial" w:cs="Arial"/>
          <w:lang w:val="en-US"/>
        </w:rPr>
        <w:t xml:space="preserve"> provided</w:t>
      </w:r>
      <w:r w:rsidR="002134A2">
        <w:rPr>
          <w:rFonts w:ascii="Arial" w:hAnsi="Arial" w:cs="Arial"/>
          <w:lang w:val="en-US"/>
        </w:rPr>
        <w:t xml:space="preserve"> or to be provided</w:t>
      </w:r>
      <w:r w:rsidRPr="009606FF">
        <w:rPr>
          <w:rFonts w:ascii="Arial" w:hAnsi="Arial" w:cs="Arial"/>
          <w:lang w:val="en-US"/>
        </w:rPr>
        <w:t xml:space="preserve"> by </w:t>
      </w:r>
      <w:r w:rsidR="00536A29" w:rsidRPr="009606FF">
        <w:rPr>
          <w:rFonts w:ascii="Arial" w:hAnsi="Arial" w:cs="Arial"/>
          <w:lang w:val="en-US"/>
        </w:rPr>
        <w:t>Finastra</w:t>
      </w:r>
      <w:r w:rsidRPr="009606FF">
        <w:rPr>
          <w:rFonts w:ascii="Arial" w:hAnsi="Arial" w:cs="Arial"/>
          <w:lang w:val="en-US"/>
        </w:rPr>
        <w:t>:</w:t>
      </w:r>
    </w:p>
    <w:p w:rsidR="00176739" w:rsidRPr="009606FF" w:rsidRDefault="00176739" w:rsidP="00424C9D">
      <w:pPr>
        <w:spacing w:line="237" w:lineRule="auto"/>
        <w:jc w:val="both"/>
        <w:rPr>
          <w:rFonts w:ascii="Arial" w:hAnsi="Arial" w:cs="Arial"/>
          <w:lang w:val="en-US"/>
        </w:rPr>
      </w:pPr>
    </w:p>
    <w:p w:rsidR="000045FF" w:rsidRDefault="00ED6567" w:rsidP="00424C9D">
      <w:pPr>
        <w:spacing w:line="237" w:lineRule="auto"/>
        <w:jc w:val="both"/>
        <w:rPr>
          <w:rFonts w:ascii="Arial" w:hAnsi="Arial" w:cs="Arial"/>
          <w:bCs/>
          <w:lang w:val="en-US"/>
        </w:rPr>
      </w:pPr>
      <w:r w:rsidRPr="009606FF">
        <w:rPr>
          <w:rFonts w:ascii="Arial" w:hAnsi="Arial" w:cs="Arial"/>
          <w:bCs/>
          <w:lang w:val="en-US"/>
        </w:rPr>
        <w:t xml:space="preserve">The Contractor shall </w:t>
      </w:r>
      <w:r w:rsidR="000045FF">
        <w:rPr>
          <w:rFonts w:ascii="Arial" w:hAnsi="Arial" w:cs="Arial"/>
          <w:bCs/>
          <w:lang w:val="en-US"/>
        </w:rPr>
        <w:t>provide Services to Finastra for</w:t>
      </w:r>
      <w:r w:rsidR="00B103EE">
        <w:rPr>
          <w:rFonts w:ascii="Arial" w:hAnsi="Arial" w:cs="Arial"/>
          <w:bCs/>
          <w:lang w:val="en-US"/>
        </w:rPr>
        <w:t xml:space="preserve"> the benefit of</w:t>
      </w:r>
      <w:r w:rsidR="000045FF">
        <w:rPr>
          <w:rFonts w:ascii="Arial" w:hAnsi="Arial" w:cs="Arial"/>
          <w:bCs/>
          <w:lang w:val="en-US"/>
        </w:rPr>
        <w:t xml:space="preserve"> its Client in accordance with the</w:t>
      </w:r>
      <w:r w:rsidR="0051487B">
        <w:rPr>
          <w:rFonts w:ascii="Arial" w:hAnsi="Arial" w:cs="Arial"/>
          <w:bCs/>
          <w:lang w:val="en-US"/>
        </w:rPr>
        <w:t xml:space="preserve"> </w:t>
      </w:r>
      <w:r w:rsidR="006F480D" w:rsidRPr="00424C9D">
        <w:rPr>
          <w:rFonts w:ascii="Arial" w:hAnsi="Arial" w:cs="Arial"/>
          <w:bCs/>
          <w:lang w:val="en-US"/>
        </w:rPr>
        <w:t>S</w:t>
      </w:r>
      <w:r w:rsidR="002134A2">
        <w:rPr>
          <w:rFonts w:ascii="Arial" w:hAnsi="Arial" w:cs="Arial"/>
          <w:bCs/>
          <w:lang w:val="en-US"/>
        </w:rPr>
        <w:t>cope</w:t>
      </w:r>
      <w:r w:rsidR="006F480D" w:rsidRPr="00424C9D">
        <w:rPr>
          <w:rFonts w:ascii="Arial" w:hAnsi="Arial" w:cs="Arial"/>
          <w:bCs/>
          <w:lang w:val="en-US"/>
        </w:rPr>
        <w:t xml:space="preserve"> of Work</w:t>
      </w:r>
      <w:r w:rsidR="006F480D" w:rsidRPr="006F480D">
        <w:rPr>
          <w:rFonts w:ascii="Arial" w:hAnsi="Arial" w:cs="Arial"/>
          <w:bCs/>
          <w:lang w:val="en-US"/>
        </w:rPr>
        <w:t xml:space="preserve"> </w:t>
      </w:r>
      <w:bookmarkStart w:id="3" w:name="_Hlk521936528"/>
      <w:r w:rsidR="0051487B">
        <w:rPr>
          <w:rFonts w:ascii="Arial" w:hAnsi="Arial" w:cs="Arial"/>
          <w:bCs/>
          <w:lang w:val="en-US"/>
        </w:rPr>
        <w:t xml:space="preserve">attached to this Schedule as </w:t>
      </w:r>
      <w:r w:rsidR="0051487B" w:rsidRPr="00F05BAC">
        <w:rPr>
          <w:rFonts w:ascii="Arial" w:hAnsi="Arial" w:cs="Arial"/>
          <w:b/>
          <w:bCs/>
          <w:lang w:val="en-US"/>
        </w:rPr>
        <w:t>Appendix A</w:t>
      </w:r>
      <w:bookmarkEnd w:id="3"/>
      <w:r w:rsidR="00D074A8">
        <w:rPr>
          <w:rFonts w:ascii="Arial" w:hAnsi="Arial" w:cs="Arial"/>
          <w:bCs/>
          <w:lang w:val="en-US"/>
        </w:rPr>
        <w:t xml:space="preserve"> and Project Plan attached to this Schedule as </w:t>
      </w:r>
      <w:r w:rsidR="00D074A8" w:rsidRPr="00F05BAC">
        <w:rPr>
          <w:rFonts w:ascii="Arial" w:hAnsi="Arial" w:cs="Arial"/>
          <w:b/>
          <w:bCs/>
          <w:lang w:val="en-US"/>
        </w:rPr>
        <w:t>Appendix B</w:t>
      </w:r>
      <w:r w:rsidR="00B103EE">
        <w:rPr>
          <w:rFonts w:ascii="Arial" w:hAnsi="Arial" w:cs="Arial"/>
          <w:bCs/>
          <w:lang w:val="en-US"/>
        </w:rPr>
        <w:t>, which include</w:t>
      </w:r>
      <w:r w:rsidR="002134A2">
        <w:rPr>
          <w:rFonts w:ascii="Arial" w:hAnsi="Arial" w:cs="Arial"/>
          <w:bCs/>
          <w:lang w:val="en-US"/>
        </w:rPr>
        <w:t xml:space="preserve"> but not limited to</w:t>
      </w:r>
      <w:r w:rsidR="00B103EE">
        <w:rPr>
          <w:rFonts w:ascii="Arial" w:hAnsi="Arial" w:cs="Arial"/>
          <w:bCs/>
          <w:lang w:val="en-US"/>
        </w:rPr>
        <w:t xml:space="preserve"> the following: </w:t>
      </w:r>
    </w:p>
    <w:p w:rsidR="000045FF" w:rsidRPr="003715C1" w:rsidRDefault="000045FF" w:rsidP="00424C9D">
      <w:pPr>
        <w:spacing w:line="237" w:lineRule="auto"/>
        <w:jc w:val="both"/>
        <w:rPr>
          <w:rFonts w:ascii="Arial" w:hAnsi="Arial" w:cs="Arial"/>
          <w:bCs/>
          <w:lang w:val="en-US"/>
        </w:rPr>
      </w:pPr>
    </w:p>
    <w:p w:rsidR="00AE3FEF" w:rsidRPr="00437F21" w:rsidRDefault="00AE3FEF" w:rsidP="00424C9D">
      <w:pPr>
        <w:pStyle w:val="ListParagraph"/>
        <w:numPr>
          <w:ilvl w:val="0"/>
          <w:numId w:val="20"/>
        </w:numPr>
        <w:spacing w:line="237" w:lineRule="auto"/>
        <w:jc w:val="both"/>
        <w:rPr>
          <w:rFonts w:ascii="Arial" w:hAnsi="Arial" w:cs="Arial"/>
          <w:bCs/>
          <w:sz w:val="20"/>
          <w:szCs w:val="20"/>
          <w:lang w:val="en-US"/>
        </w:rPr>
      </w:pPr>
      <w:r w:rsidRPr="00437F21">
        <w:rPr>
          <w:rFonts w:ascii="Arial" w:hAnsi="Arial" w:cs="Arial"/>
          <w:bCs/>
          <w:sz w:val="20"/>
          <w:szCs w:val="20"/>
          <w:lang w:val="en-US"/>
        </w:rPr>
        <w:t>Front</w:t>
      </w:r>
      <w:r w:rsidRPr="00437F21">
        <w:rPr>
          <w:rFonts w:ascii="Arial" w:hAnsi="Arial" w:cs="Arial"/>
          <w:bCs/>
          <w:sz w:val="20"/>
          <w:szCs w:val="20"/>
          <w:lang w:val="vi-VN"/>
        </w:rPr>
        <w:t xml:space="preserve"> </w:t>
      </w:r>
      <w:r w:rsidRPr="00437F21">
        <w:rPr>
          <w:rFonts w:ascii="Arial" w:hAnsi="Arial" w:cs="Arial"/>
          <w:bCs/>
          <w:sz w:val="20"/>
          <w:szCs w:val="20"/>
          <w:lang w:val="en-US"/>
        </w:rPr>
        <w:t>office (K+) configuration based on to-be-accepted business specification;</w:t>
      </w:r>
    </w:p>
    <w:p w:rsidR="000C2BEA" w:rsidRPr="003715C1" w:rsidRDefault="000C2BEA" w:rsidP="00424C9D">
      <w:pPr>
        <w:pStyle w:val="ListParagraph"/>
        <w:numPr>
          <w:ilvl w:val="0"/>
          <w:numId w:val="20"/>
        </w:numPr>
        <w:spacing w:line="237" w:lineRule="auto"/>
        <w:jc w:val="both"/>
        <w:rPr>
          <w:rFonts w:ascii="Arial" w:hAnsi="Arial" w:cs="Arial"/>
          <w:bCs/>
          <w:sz w:val="20"/>
          <w:szCs w:val="20"/>
          <w:lang w:val="en-US"/>
        </w:rPr>
      </w:pPr>
      <w:r w:rsidRPr="00437F21">
        <w:rPr>
          <w:rFonts w:ascii="Arial" w:hAnsi="Arial" w:cs="Arial"/>
          <w:bCs/>
          <w:sz w:val="20"/>
          <w:szCs w:val="20"/>
          <w:lang w:val="en-US"/>
        </w:rPr>
        <w:t>Back office</w:t>
      </w:r>
      <w:r w:rsidR="00AE3FEF" w:rsidRPr="00437F21">
        <w:rPr>
          <w:rFonts w:ascii="Arial" w:hAnsi="Arial" w:cs="Arial"/>
          <w:bCs/>
          <w:sz w:val="20"/>
          <w:szCs w:val="20"/>
          <w:lang w:val="vi-VN"/>
        </w:rPr>
        <w:t xml:space="preserve"> (K+TP)</w:t>
      </w:r>
      <w:r w:rsidRPr="00437F21">
        <w:rPr>
          <w:rFonts w:ascii="Arial" w:hAnsi="Arial" w:cs="Arial"/>
          <w:bCs/>
          <w:sz w:val="20"/>
          <w:szCs w:val="20"/>
          <w:lang w:val="en-US"/>
        </w:rPr>
        <w:t xml:space="preserve"> conf</w:t>
      </w:r>
      <w:r w:rsidR="00BB6631" w:rsidRPr="00437F21">
        <w:rPr>
          <w:rFonts w:ascii="Arial" w:hAnsi="Arial" w:cs="Arial"/>
          <w:bCs/>
          <w:sz w:val="20"/>
          <w:szCs w:val="20"/>
          <w:lang w:val="en-US"/>
        </w:rPr>
        <w:t>iguration based on to-be-</w:t>
      </w:r>
      <w:r w:rsidR="00DB0FAB" w:rsidRPr="00437F21">
        <w:rPr>
          <w:rFonts w:ascii="Arial" w:hAnsi="Arial" w:cs="Arial"/>
          <w:bCs/>
          <w:sz w:val="20"/>
          <w:szCs w:val="20"/>
          <w:lang w:val="en-US"/>
        </w:rPr>
        <w:t>accepted business specification</w:t>
      </w:r>
      <w:r w:rsidR="00B103EE" w:rsidRPr="00437F21">
        <w:rPr>
          <w:rFonts w:ascii="Arial" w:hAnsi="Arial" w:cs="Arial"/>
          <w:bCs/>
          <w:sz w:val="20"/>
          <w:szCs w:val="20"/>
          <w:lang w:val="en-US"/>
        </w:rPr>
        <w:t>;</w:t>
      </w:r>
    </w:p>
    <w:p w:rsidR="00DB0FAB" w:rsidRPr="003715C1" w:rsidRDefault="00DB0FAB" w:rsidP="00424C9D">
      <w:pPr>
        <w:pStyle w:val="ListParagraph"/>
        <w:numPr>
          <w:ilvl w:val="0"/>
          <w:numId w:val="20"/>
        </w:numPr>
        <w:spacing w:line="237" w:lineRule="auto"/>
        <w:jc w:val="both"/>
        <w:rPr>
          <w:rFonts w:ascii="Arial" w:hAnsi="Arial" w:cs="Arial"/>
          <w:bCs/>
          <w:sz w:val="20"/>
          <w:szCs w:val="20"/>
          <w:lang w:val="en-US"/>
        </w:rPr>
      </w:pPr>
      <w:r w:rsidRPr="00437F21">
        <w:rPr>
          <w:rFonts w:ascii="Arial" w:hAnsi="Arial" w:cs="Arial"/>
          <w:bCs/>
          <w:sz w:val="20"/>
          <w:szCs w:val="20"/>
          <w:lang w:val="en-US"/>
        </w:rPr>
        <w:t xml:space="preserve">Interfaces: </w:t>
      </w:r>
      <w:r w:rsidR="00BB6631" w:rsidRPr="00437F21">
        <w:rPr>
          <w:rFonts w:ascii="Arial" w:hAnsi="Arial" w:cs="Arial"/>
          <w:bCs/>
          <w:sz w:val="20"/>
          <w:szCs w:val="20"/>
          <w:lang w:val="en-US"/>
        </w:rPr>
        <w:t xml:space="preserve">end to end implementation of </w:t>
      </w:r>
      <w:r w:rsidR="009606FF" w:rsidRPr="00437F21">
        <w:rPr>
          <w:rFonts w:ascii="Arial" w:hAnsi="Arial" w:cs="Arial"/>
          <w:bCs/>
          <w:sz w:val="20"/>
          <w:szCs w:val="20"/>
          <w:lang w:val="en-US"/>
        </w:rPr>
        <w:t>all 3</w:t>
      </w:r>
      <w:r w:rsidR="009606FF" w:rsidRPr="00437F21">
        <w:rPr>
          <w:rFonts w:ascii="Arial" w:hAnsi="Arial" w:cs="Arial"/>
          <w:bCs/>
          <w:sz w:val="20"/>
          <w:szCs w:val="20"/>
          <w:vertAlign w:val="superscript"/>
          <w:lang w:val="en-US"/>
        </w:rPr>
        <w:t>rd</w:t>
      </w:r>
      <w:r w:rsidR="009606FF" w:rsidRPr="00437F21">
        <w:rPr>
          <w:rFonts w:ascii="Arial" w:hAnsi="Arial" w:cs="Arial"/>
          <w:bCs/>
          <w:sz w:val="20"/>
          <w:szCs w:val="20"/>
          <w:lang w:val="en-US"/>
        </w:rPr>
        <w:t xml:space="preserve"> party interfaces</w:t>
      </w:r>
      <w:r w:rsidR="00BB6631" w:rsidRPr="00437F21">
        <w:rPr>
          <w:rFonts w:ascii="Arial" w:hAnsi="Arial" w:cs="Arial"/>
          <w:bCs/>
          <w:sz w:val="20"/>
          <w:szCs w:val="20"/>
          <w:lang w:val="en-US"/>
        </w:rPr>
        <w:t xml:space="preserve"> with support from Finastra where required</w:t>
      </w:r>
      <w:r w:rsidR="00B103EE" w:rsidRPr="00437F21">
        <w:rPr>
          <w:rFonts w:ascii="Arial" w:hAnsi="Arial" w:cs="Arial"/>
          <w:bCs/>
          <w:sz w:val="20"/>
          <w:szCs w:val="20"/>
          <w:lang w:val="en-US"/>
        </w:rPr>
        <w:t>;</w:t>
      </w:r>
    </w:p>
    <w:p w:rsidR="00DB0FAB" w:rsidRPr="003715C1" w:rsidRDefault="00DB0FAB" w:rsidP="00424C9D">
      <w:pPr>
        <w:pStyle w:val="ListParagraph"/>
        <w:numPr>
          <w:ilvl w:val="0"/>
          <w:numId w:val="20"/>
        </w:numPr>
        <w:spacing w:line="237" w:lineRule="auto"/>
        <w:jc w:val="both"/>
        <w:rPr>
          <w:rFonts w:ascii="Arial" w:hAnsi="Arial" w:cs="Arial"/>
          <w:bCs/>
          <w:sz w:val="20"/>
          <w:szCs w:val="20"/>
          <w:lang w:val="en-US"/>
        </w:rPr>
      </w:pPr>
      <w:r w:rsidRPr="00437F21">
        <w:rPr>
          <w:rFonts w:ascii="Arial" w:hAnsi="Arial" w:cs="Arial"/>
          <w:bCs/>
          <w:sz w:val="20"/>
          <w:szCs w:val="20"/>
          <w:lang w:val="en-US"/>
        </w:rPr>
        <w:t>Reports</w:t>
      </w:r>
      <w:r w:rsidR="00BB6631" w:rsidRPr="00437F21">
        <w:rPr>
          <w:rFonts w:ascii="Arial" w:hAnsi="Arial" w:cs="Arial"/>
          <w:bCs/>
          <w:sz w:val="20"/>
          <w:szCs w:val="20"/>
          <w:lang w:val="en-US"/>
        </w:rPr>
        <w:t xml:space="preserve"> and Custom windows</w:t>
      </w:r>
      <w:r w:rsidRPr="00437F21">
        <w:rPr>
          <w:rFonts w:ascii="Arial" w:hAnsi="Arial" w:cs="Arial"/>
          <w:bCs/>
          <w:sz w:val="20"/>
          <w:szCs w:val="20"/>
          <w:lang w:val="en-US"/>
        </w:rPr>
        <w:t xml:space="preserve">: </w:t>
      </w:r>
      <w:r w:rsidR="00BB6631" w:rsidRPr="00437F21">
        <w:rPr>
          <w:rFonts w:ascii="Arial" w:hAnsi="Arial" w:cs="Arial"/>
          <w:bCs/>
          <w:sz w:val="20"/>
          <w:szCs w:val="20"/>
          <w:lang w:val="en-US"/>
        </w:rPr>
        <w:t>end to end implementation of to-be-defined custom window</w:t>
      </w:r>
      <w:r w:rsidR="00AE3FEF" w:rsidRPr="00437F21">
        <w:rPr>
          <w:rFonts w:ascii="Arial" w:hAnsi="Arial" w:cs="Arial"/>
          <w:bCs/>
          <w:sz w:val="20"/>
          <w:szCs w:val="20"/>
          <w:lang w:val="en-US"/>
        </w:rPr>
        <w:t>s and reports</w:t>
      </w:r>
      <w:r w:rsidR="003715C1">
        <w:rPr>
          <w:rFonts w:ascii="Arial" w:hAnsi="Arial" w:cs="Arial"/>
          <w:bCs/>
          <w:sz w:val="20"/>
          <w:szCs w:val="20"/>
          <w:lang w:val="en-US"/>
        </w:rPr>
        <w:t>;</w:t>
      </w:r>
    </w:p>
    <w:p w:rsidR="00AE3FEF" w:rsidRPr="00437F21" w:rsidRDefault="00AE3FEF" w:rsidP="00424C9D">
      <w:pPr>
        <w:pStyle w:val="ListParagraph"/>
        <w:numPr>
          <w:ilvl w:val="0"/>
          <w:numId w:val="20"/>
        </w:numPr>
        <w:spacing w:line="237" w:lineRule="auto"/>
        <w:jc w:val="both"/>
        <w:rPr>
          <w:rFonts w:ascii="Arial" w:hAnsi="Arial" w:cs="Arial"/>
          <w:bCs/>
          <w:sz w:val="20"/>
          <w:szCs w:val="20"/>
          <w:lang w:val="en-US"/>
        </w:rPr>
      </w:pPr>
      <w:r w:rsidRPr="00437F21">
        <w:rPr>
          <w:rFonts w:ascii="Arial" w:hAnsi="Arial" w:cs="Arial"/>
          <w:bCs/>
          <w:sz w:val="20"/>
          <w:szCs w:val="20"/>
          <w:lang w:val="en-US"/>
        </w:rPr>
        <w:t>Structured (KSP): Back Office configuration and support only based on to-be-defined scope</w:t>
      </w:r>
      <w:r w:rsidR="003715C1">
        <w:rPr>
          <w:rFonts w:ascii="Arial" w:hAnsi="Arial" w:cs="Arial"/>
          <w:bCs/>
          <w:sz w:val="20"/>
          <w:szCs w:val="20"/>
          <w:lang w:val="en-US"/>
        </w:rPr>
        <w:t>;</w:t>
      </w:r>
    </w:p>
    <w:p w:rsidR="00ED6567" w:rsidRPr="003715C1" w:rsidRDefault="00BB6631" w:rsidP="00424C9D">
      <w:pPr>
        <w:pStyle w:val="ListParagraph"/>
        <w:numPr>
          <w:ilvl w:val="0"/>
          <w:numId w:val="20"/>
        </w:numPr>
        <w:spacing w:line="237" w:lineRule="auto"/>
        <w:jc w:val="both"/>
        <w:rPr>
          <w:rFonts w:ascii="Arial" w:hAnsi="Arial" w:cs="Arial"/>
          <w:bCs/>
          <w:lang w:val="en-US"/>
        </w:rPr>
      </w:pPr>
      <w:r w:rsidRPr="00437F21">
        <w:rPr>
          <w:rFonts w:ascii="Arial" w:hAnsi="Arial" w:cs="Arial"/>
          <w:bCs/>
          <w:sz w:val="20"/>
          <w:szCs w:val="20"/>
          <w:lang w:val="en-US"/>
        </w:rPr>
        <w:t>System engineer</w:t>
      </w:r>
      <w:r w:rsidR="003715C1">
        <w:rPr>
          <w:rFonts w:ascii="Arial" w:hAnsi="Arial" w:cs="Arial"/>
          <w:bCs/>
          <w:sz w:val="20"/>
          <w:szCs w:val="20"/>
          <w:lang w:val="en-US"/>
        </w:rPr>
        <w:t xml:space="preserve"> </w:t>
      </w:r>
      <w:r w:rsidRPr="00437F21">
        <w:rPr>
          <w:rFonts w:ascii="Arial" w:hAnsi="Arial" w:cs="Arial"/>
          <w:bCs/>
          <w:sz w:val="20"/>
          <w:szCs w:val="20"/>
          <w:lang w:val="en-US"/>
        </w:rPr>
        <w:t>/</w:t>
      </w:r>
      <w:r w:rsidR="003715C1">
        <w:rPr>
          <w:rFonts w:ascii="Arial" w:hAnsi="Arial" w:cs="Arial"/>
          <w:bCs/>
          <w:sz w:val="20"/>
          <w:szCs w:val="20"/>
          <w:lang w:val="en-US"/>
        </w:rPr>
        <w:t xml:space="preserve"> </w:t>
      </w:r>
      <w:r w:rsidRPr="00437F21">
        <w:rPr>
          <w:rFonts w:ascii="Arial" w:hAnsi="Arial" w:cs="Arial"/>
          <w:bCs/>
          <w:sz w:val="20"/>
          <w:szCs w:val="20"/>
          <w:lang w:val="en-US"/>
        </w:rPr>
        <w:t>Other</w:t>
      </w:r>
      <w:r w:rsidR="003715C1">
        <w:rPr>
          <w:rFonts w:ascii="Arial" w:hAnsi="Arial" w:cs="Arial"/>
          <w:bCs/>
          <w:sz w:val="20"/>
          <w:szCs w:val="20"/>
          <w:lang w:val="en-US"/>
        </w:rPr>
        <w:t xml:space="preserve"> </w:t>
      </w:r>
      <w:r w:rsidRPr="00437F21">
        <w:rPr>
          <w:rFonts w:ascii="Arial" w:hAnsi="Arial" w:cs="Arial"/>
          <w:bCs/>
          <w:sz w:val="20"/>
          <w:szCs w:val="20"/>
          <w:lang w:val="en-US"/>
        </w:rPr>
        <w:t xml:space="preserve">technical support: installation and support of the UAT and PROD environment </w:t>
      </w:r>
      <w:r w:rsidR="00E475EF" w:rsidRPr="00437F21">
        <w:rPr>
          <w:rFonts w:ascii="Arial" w:hAnsi="Arial" w:cs="Arial"/>
          <w:bCs/>
          <w:sz w:val="20"/>
          <w:szCs w:val="20"/>
          <w:lang w:val="en-US"/>
        </w:rPr>
        <w:t>with support from Finastra.</w:t>
      </w:r>
    </w:p>
    <w:p w:rsidR="00176739" w:rsidRPr="003715C1" w:rsidRDefault="00176739" w:rsidP="00424C9D">
      <w:pPr>
        <w:spacing w:line="237" w:lineRule="auto"/>
        <w:jc w:val="both"/>
        <w:rPr>
          <w:rFonts w:ascii="Arial" w:hAnsi="Arial" w:cs="Arial"/>
          <w:b/>
          <w:bCs/>
          <w:lang w:val="en-US"/>
        </w:rPr>
      </w:pPr>
      <w:r w:rsidRPr="003715C1">
        <w:rPr>
          <w:rFonts w:ascii="Arial" w:hAnsi="Arial" w:cs="Arial"/>
          <w:b/>
          <w:bCs/>
          <w:lang w:val="en-US"/>
        </w:rPr>
        <w:t>Fixed Price Fees</w:t>
      </w:r>
    </w:p>
    <w:p w:rsidR="00176739" w:rsidRPr="00437F21" w:rsidRDefault="004D2A34" w:rsidP="00424C9D">
      <w:pPr>
        <w:pStyle w:val="ListParagraph"/>
        <w:numPr>
          <w:ilvl w:val="0"/>
          <w:numId w:val="14"/>
        </w:numPr>
        <w:spacing w:line="237" w:lineRule="auto"/>
        <w:jc w:val="both"/>
        <w:rPr>
          <w:rFonts w:ascii="Arial" w:hAnsi="Arial" w:cs="Arial"/>
          <w:bCs/>
          <w:lang w:val="en-US"/>
        </w:rPr>
      </w:pPr>
      <w:r w:rsidRPr="00437F21">
        <w:rPr>
          <w:rFonts w:ascii="Arial" w:hAnsi="Arial" w:cs="Arial"/>
          <w:b/>
          <w:bCs/>
          <w:lang w:val="en-US"/>
        </w:rPr>
        <w:t>USD</w:t>
      </w:r>
      <w:r w:rsidR="00536A29" w:rsidRPr="00437F21">
        <w:rPr>
          <w:rFonts w:ascii="Arial" w:hAnsi="Arial" w:cs="Arial"/>
          <w:b/>
          <w:bCs/>
          <w:lang w:val="en-US"/>
        </w:rPr>
        <w:t>1</w:t>
      </w:r>
      <w:r w:rsidR="00AE3FEF" w:rsidRPr="00437F21">
        <w:rPr>
          <w:rFonts w:ascii="Arial" w:hAnsi="Arial" w:cs="Arial"/>
          <w:b/>
          <w:bCs/>
          <w:lang w:val="en-US"/>
        </w:rPr>
        <w:t>69</w:t>
      </w:r>
      <w:r w:rsidR="00536A29" w:rsidRPr="00437F21">
        <w:rPr>
          <w:rFonts w:ascii="Arial" w:hAnsi="Arial" w:cs="Arial"/>
          <w:b/>
          <w:bCs/>
          <w:lang w:val="en-US"/>
        </w:rPr>
        <w:t>,000</w:t>
      </w:r>
      <w:r w:rsidR="003878E2" w:rsidRPr="00437F21">
        <w:rPr>
          <w:rFonts w:ascii="Arial" w:hAnsi="Arial" w:cs="Arial"/>
          <w:b/>
          <w:bCs/>
          <w:lang w:val="en-US"/>
        </w:rPr>
        <w:t>.00</w:t>
      </w:r>
      <w:r w:rsidR="003878E2" w:rsidRPr="00437F21">
        <w:rPr>
          <w:rFonts w:ascii="Arial" w:hAnsi="Arial" w:cs="Arial"/>
          <w:bCs/>
          <w:sz w:val="20"/>
          <w:szCs w:val="20"/>
          <w:lang w:val="en-US"/>
        </w:rPr>
        <w:t xml:space="preserve"> </w:t>
      </w:r>
      <w:r w:rsidR="00B103EE" w:rsidRPr="00437F21">
        <w:rPr>
          <w:rFonts w:ascii="Arial" w:hAnsi="Arial" w:cs="Arial"/>
          <w:bCs/>
          <w:sz w:val="20"/>
          <w:szCs w:val="20"/>
          <w:lang w:val="en-US"/>
        </w:rPr>
        <w:t>(inclusive of charges and taxes)</w:t>
      </w:r>
    </w:p>
    <w:p w:rsidR="00176739" w:rsidRPr="000C2BEA" w:rsidRDefault="00176739" w:rsidP="00424C9D">
      <w:pPr>
        <w:spacing w:line="237" w:lineRule="auto"/>
        <w:jc w:val="both"/>
        <w:rPr>
          <w:rFonts w:ascii="Arial" w:hAnsi="Arial" w:cs="Arial"/>
          <w:lang w:val="en-US"/>
        </w:rPr>
      </w:pPr>
      <w:r w:rsidRPr="000C2BEA">
        <w:rPr>
          <w:rFonts w:ascii="Arial" w:hAnsi="Arial" w:cs="Arial"/>
          <w:b/>
          <w:bCs/>
          <w:lang w:val="en-US"/>
        </w:rPr>
        <w:t>Travel Cost and Expenses</w:t>
      </w:r>
    </w:p>
    <w:p w:rsidR="00176739" w:rsidRPr="000C2BEA" w:rsidRDefault="00176739" w:rsidP="00424C9D">
      <w:pPr>
        <w:spacing w:line="4" w:lineRule="exact"/>
        <w:jc w:val="both"/>
        <w:rPr>
          <w:rFonts w:ascii="Arial" w:hAnsi="Arial" w:cs="Arial"/>
          <w:lang w:val="en-US"/>
        </w:rPr>
      </w:pPr>
    </w:p>
    <w:p w:rsidR="00176739" w:rsidRPr="000C2BEA" w:rsidRDefault="005872CE" w:rsidP="00424C9D">
      <w:pPr>
        <w:spacing w:line="216" w:lineRule="auto"/>
        <w:jc w:val="both"/>
        <w:rPr>
          <w:rFonts w:ascii="Arial" w:hAnsi="Arial" w:cs="Arial"/>
          <w:lang w:val="en-US"/>
        </w:rPr>
      </w:pPr>
      <w:r>
        <w:rPr>
          <w:rFonts w:ascii="Arial" w:hAnsi="Arial" w:cs="Arial"/>
          <w:lang w:val="en-US"/>
        </w:rPr>
        <w:t xml:space="preserve">Travel cost and expenses are included as part of the Fixed Price Fees. </w:t>
      </w:r>
      <w:r w:rsidR="000045FF">
        <w:rPr>
          <w:rFonts w:ascii="Arial" w:hAnsi="Arial" w:cs="Arial"/>
          <w:lang w:val="en-US"/>
        </w:rPr>
        <w:t>The Services</w:t>
      </w:r>
      <w:r w:rsidR="00B103EE">
        <w:rPr>
          <w:rFonts w:ascii="Arial" w:hAnsi="Arial" w:cs="Arial"/>
          <w:lang w:val="en-US"/>
        </w:rPr>
        <w:t xml:space="preserve"> under this Schedule</w:t>
      </w:r>
      <w:r w:rsidR="009C6FA9" w:rsidRPr="000C2BEA">
        <w:rPr>
          <w:rFonts w:ascii="Arial" w:hAnsi="Arial" w:cs="Arial"/>
          <w:lang w:val="en-US"/>
        </w:rPr>
        <w:t xml:space="preserve"> will be </w:t>
      </w:r>
      <w:r w:rsidR="000045FF">
        <w:rPr>
          <w:rFonts w:ascii="Arial" w:hAnsi="Arial" w:cs="Arial"/>
          <w:lang w:val="en-US"/>
        </w:rPr>
        <w:t>performed</w:t>
      </w:r>
      <w:r w:rsidR="00C71788">
        <w:rPr>
          <w:rFonts w:ascii="Arial" w:hAnsi="Arial" w:cs="Arial"/>
          <w:lang w:val="en-US"/>
        </w:rPr>
        <w:t xml:space="preserve"> by the Contractor</w:t>
      </w:r>
      <w:r w:rsidR="000045FF" w:rsidRPr="000C2BEA">
        <w:rPr>
          <w:rFonts w:ascii="Arial" w:hAnsi="Arial" w:cs="Arial"/>
          <w:lang w:val="en-US"/>
        </w:rPr>
        <w:t xml:space="preserve"> </w:t>
      </w:r>
      <w:r w:rsidR="00A10D25" w:rsidRPr="000C2BEA">
        <w:rPr>
          <w:rFonts w:ascii="Arial" w:hAnsi="Arial" w:cs="Arial"/>
          <w:lang w:val="en-US"/>
        </w:rPr>
        <w:t>in Hanoi</w:t>
      </w:r>
      <w:r w:rsidR="002134A2">
        <w:rPr>
          <w:rFonts w:ascii="Arial" w:hAnsi="Arial" w:cs="Arial"/>
          <w:lang w:val="en-US"/>
        </w:rPr>
        <w:t>, Vietnam</w:t>
      </w:r>
      <w:r w:rsidR="00A10D25" w:rsidRPr="000C2BEA">
        <w:rPr>
          <w:rFonts w:ascii="Arial" w:hAnsi="Arial" w:cs="Arial"/>
          <w:lang w:val="en-US"/>
        </w:rPr>
        <w:t>,</w:t>
      </w:r>
      <w:r>
        <w:rPr>
          <w:rFonts w:ascii="Arial" w:hAnsi="Arial" w:cs="Arial"/>
          <w:lang w:val="en-US"/>
        </w:rPr>
        <w:t xml:space="preserve"> </w:t>
      </w:r>
      <w:r w:rsidR="00C71788">
        <w:rPr>
          <w:rFonts w:ascii="Arial" w:hAnsi="Arial" w:cs="Arial"/>
          <w:lang w:val="en-US"/>
        </w:rPr>
        <w:t xml:space="preserve">either </w:t>
      </w:r>
      <w:r w:rsidR="00A10D25" w:rsidRPr="000C2BEA">
        <w:rPr>
          <w:rFonts w:ascii="Arial" w:hAnsi="Arial" w:cs="Arial"/>
          <w:lang w:val="en-US"/>
        </w:rPr>
        <w:t xml:space="preserve">on site </w:t>
      </w:r>
      <w:r w:rsidR="00C71788">
        <w:rPr>
          <w:rFonts w:ascii="Arial" w:hAnsi="Arial" w:cs="Arial"/>
          <w:lang w:val="en-US"/>
        </w:rPr>
        <w:t>or</w:t>
      </w:r>
      <w:r w:rsidR="00B67F9C" w:rsidRPr="000C2BEA">
        <w:rPr>
          <w:rFonts w:ascii="Arial" w:hAnsi="Arial" w:cs="Arial"/>
          <w:lang w:val="en-US"/>
        </w:rPr>
        <w:t xml:space="preserve"> </w:t>
      </w:r>
      <w:r w:rsidR="00A10D25" w:rsidRPr="000C2BEA">
        <w:rPr>
          <w:rFonts w:ascii="Arial" w:hAnsi="Arial" w:cs="Arial"/>
          <w:lang w:val="en-US"/>
        </w:rPr>
        <w:t>off site</w:t>
      </w:r>
      <w:r w:rsidR="00C71788">
        <w:rPr>
          <w:rFonts w:ascii="Arial" w:hAnsi="Arial" w:cs="Arial"/>
          <w:lang w:val="en-US"/>
        </w:rPr>
        <w:t>, where necessary and required</w:t>
      </w:r>
      <w:r w:rsidR="00A10D25" w:rsidRPr="000C2BEA">
        <w:rPr>
          <w:rFonts w:ascii="Arial" w:hAnsi="Arial" w:cs="Arial"/>
          <w:lang w:val="en-US"/>
        </w:rPr>
        <w:t>.</w:t>
      </w:r>
    </w:p>
    <w:p w:rsidR="00176739" w:rsidRPr="000C2BEA" w:rsidRDefault="00176739" w:rsidP="00424C9D">
      <w:pPr>
        <w:spacing w:line="229" w:lineRule="exact"/>
        <w:jc w:val="both"/>
        <w:rPr>
          <w:rFonts w:ascii="Arial" w:hAnsi="Arial" w:cs="Arial"/>
          <w:lang w:val="en-US"/>
        </w:rPr>
      </w:pPr>
    </w:p>
    <w:p w:rsidR="00176739" w:rsidRPr="000C2BEA" w:rsidRDefault="007B665E" w:rsidP="00424C9D">
      <w:pPr>
        <w:spacing w:line="237" w:lineRule="auto"/>
        <w:jc w:val="both"/>
        <w:rPr>
          <w:rFonts w:ascii="Arial" w:hAnsi="Arial" w:cs="Arial"/>
          <w:lang w:val="en-US"/>
        </w:rPr>
      </w:pPr>
      <w:r w:rsidRPr="00424C9D">
        <w:rPr>
          <w:rFonts w:ascii="Arial" w:hAnsi="Arial" w:cs="Arial"/>
          <w:b/>
          <w:bCs/>
          <w:lang w:val="en-US"/>
        </w:rPr>
        <w:t>Enhancement requests</w:t>
      </w:r>
    </w:p>
    <w:p w:rsidR="00176739" w:rsidRPr="000C2BEA" w:rsidRDefault="00176739" w:rsidP="00424C9D">
      <w:pPr>
        <w:spacing w:line="48" w:lineRule="exact"/>
        <w:jc w:val="both"/>
        <w:rPr>
          <w:rFonts w:ascii="Arial" w:hAnsi="Arial" w:cs="Arial"/>
          <w:lang w:val="en-US"/>
        </w:rPr>
      </w:pPr>
    </w:p>
    <w:p w:rsidR="00176739" w:rsidRPr="000C2BEA" w:rsidRDefault="007B665E" w:rsidP="00424C9D">
      <w:pPr>
        <w:spacing w:line="213" w:lineRule="auto"/>
        <w:jc w:val="both"/>
        <w:rPr>
          <w:rFonts w:ascii="Arial" w:hAnsi="Arial" w:cs="Arial"/>
          <w:lang w:val="en-US"/>
        </w:rPr>
      </w:pPr>
      <w:r w:rsidRPr="000C2BEA">
        <w:rPr>
          <w:rFonts w:ascii="Arial" w:hAnsi="Arial" w:cs="Arial"/>
          <w:lang w:val="en-US"/>
        </w:rPr>
        <w:t>The Parties agree that, where a change/enhancement request is raised by the Client, it shall be considered by the business design authority for approval. If approved, it will be presented to the change control board for agreement and prioritization. Following this, the Parties agree that for requests needed to meet functional requirements agreed between Finastra and the Client as a specific requirement for the Client, then the Client shall bear the cost of this development effort.</w:t>
      </w:r>
    </w:p>
    <w:p w:rsidR="00176739" w:rsidRPr="000C2BEA" w:rsidRDefault="00176739" w:rsidP="00424C9D">
      <w:pPr>
        <w:spacing w:line="230" w:lineRule="exact"/>
        <w:jc w:val="both"/>
        <w:rPr>
          <w:rFonts w:ascii="Arial" w:hAnsi="Arial" w:cs="Arial"/>
          <w:lang w:val="en-US"/>
        </w:rPr>
      </w:pPr>
    </w:p>
    <w:p w:rsidR="00176739" w:rsidRPr="000C2BEA" w:rsidRDefault="00176739" w:rsidP="00424C9D">
      <w:pPr>
        <w:spacing w:line="237" w:lineRule="auto"/>
        <w:jc w:val="both"/>
        <w:rPr>
          <w:rFonts w:ascii="Arial" w:hAnsi="Arial" w:cs="Arial"/>
          <w:lang w:val="en-US"/>
        </w:rPr>
      </w:pPr>
      <w:r w:rsidRPr="000C2BEA">
        <w:rPr>
          <w:rFonts w:ascii="Arial" w:hAnsi="Arial" w:cs="Arial"/>
          <w:b/>
          <w:bCs/>
          <w:lang w:val="en-US"/>
        </w:rPr>
        <w:t>Invoicing and Payment</w:t>
      </w:r>
    </w:p>
    <w:p w:rsidR="00176739" w:rsidRPr="000C2BEA" w:rsidRDefault="00176739" w:rsidP="00424C9D">
      <w:pPr>
        <w:spacing w:line="4" w:lineRule="exact"/>
        <w:jc w:val="both"/>
        <w:rPr>
          <w:rFonts w:ascii="Arial" w:hAnsi="Arial" w:cs="Arial"/>
          <w:lang w:val="en-US"/>
        </w:rPr>
      </w:pPr>
    </w:p>
    <w:p w:rsidR="007B665E" w:rsidRPr="00025DBB" w:rsidRDefault="007B665E" w:rsidP="00FA7A9B">
      <w:pPr>
        <w:jc w:val="both"/>
        <w:rPr>
          <w:rFonts w:ascii="Arial" w:hAnsi="Arial" w:cs="Arial"/>
          <w:lang w:val="en-US"/>
        </w:rPr>
      </w:pPr>
      <w:r w:rsidRPr="000C2BEA">
        <w:rPr>
          <w:rFonts w:ascii="Arial" w:hAnsi="Arial" w:cs="Arial"/>
          <w:lang w:val="en-US"/>
        </w:rPr>
        <w:t xml:space="preserve">Finastra shall pay the Contractor the </w:t>
      </w:r>
      <w:r w:rsidR="003878E2">
        <w:rPr>
          <w:rFonts w:ascii="Arial" w:hAnsi="Arial" w:cs="Arial"/>
          <w:lang w:val="en-US"/>
        </w:rPr>
        <w:t>F</w:t>
      </w:r>
      <w:r w:rsidRPr="000C2BEA">
        <w:rPr>
          <w:rFonts w:ascii="Arial" w:hAnsi="Arial" w:cs="Arial"/>
          <w:lang w:val="en-US"/>
        </w:rPr>
        <w:t xml:space="preserve">ixed </w:t>
      </w:r>
      <w:r w:rsidR="003878E2">
        <w:rPr>
          <w:rFonts w:ascii="Arial" w:hAnsi="Arial" w:cs="Arial"/>
          <w:lang w:val="en-US"/>
        </w:rPr>
        <w:t>P</w:t>
      </w:r>
      <w:r w:rsidRPr="000C2BEA">
        <w:rPr>
          <w:rFonts w:ascii="Arial" w:hAnsi="Arial" w:cs="Arial"/>
          <w:lang w:val="en-US"/>
        </w:rPr>
        <w:t xml:space="preserve">rice </w:t>
      </w:r>
      <w:r w:rsidR="003878E2">
        <w:rPr>
          <w:rFonts w:ascii="Arial" w:hAnsi="Arial" w:cs="Arial"/>
          <w:lang w:val="en-US"/>
        </w:rPr>
        <w:t>F</w:t>
      </w:r>
      <w:r w:rsidRPr="000C2BEA">
        <w:rPr>
          <w:rFonts w:ascii="Arial" w:hAnsi="Arial" w:cs="Arial"/>
          <w:lang w:val="en-US"/>
        </w:rPr>
        <w:t>ee</w:t>
      </w:r>
      <w:r w:rsidR="003878E2">
        <w:rPr>
          <w:rFonts w:ascii="Arial" w:hAnsi="Arial" w:cs="Arial"/>
          <w:lang w:val="en-US"/>
        </w:rPr>
        <w:t>s</w:t>
      </w:r>
      <w:r w:rsidRPr="000C2BEA">
        <w:rPr>
          <w:rFonts w:ascii="Arial" w:hAnsi="Arial" w:cs="Arial"/>
          <w:lang w:val="en-US"/>
        </w:rPr>
        <w:t xml:space="preserve"> in instalments upon completion of each of the </w:t>
      </w:r>
      <w:r w:rsidR="002134A2">
        <w:rPr>
          <w:rFonts w:ascii="Arial" w:hAnsi="Arial" w:cs="Arial"/>
          <w:lang w:val="en-US"/>
        </w:rPr>
        <w:t>project p</w:t>
      </w:r>
      <w:r w:rsidR="00025DBB">
        <w:rPr>
          <w:rFonts w:ascii="Arial" w:hAnsi="Arial" w:cs="Arial"/>
          <w:lang w:val="en-US"/>
        </w:rPr>
        <w:t xml:space="preserve">hases </w:t>
      </w:r>
      <w:r w:rsidR="00C71788">
        <w:rPr>
          <w:rFonts w:ascii="Arial" w:hAnsi="Arial" w:cs="Arial"/>
          <w:lang w:val="en-US"/>
        </w:rPr>
        <w:t>as</w:t>
      </w:r>
      <w:r w:rsidR="002134A2">
        <w:rPr>
          <w:rFonts w:ascii="Arial" w:hAnsi="Arial" w:cs="Arial"/>
          <w:lang w:val="en-US"/>
        </w:rPr>
        <w:t xml:space="preserve"> detailed </w:t>
      </w:r>
      <w:r w:rsidR="00C71788">
        <w:rPr>
          <w:rFonts w:ascii="Arial" w:hAnsi="Arial" w:cs="Arial"/>
          <w:lang w:val="en-US"/>
        </w:rPr>
        <w:t>in</w:t>
      </w:r>
      <w:r w:rsidRPr="000C2BEA">
        <w:rPr>
          <w:rFonts w:ascii="Arial" w:hAnsi="Arial" w:cs="Arial"/>
          <w:lang w:val="en-US"/>
        </w:rPr>
        <w:t xml:space="preserve"> </w:t>
      </w:r>
      <w:r w:rsidR="00025DBB">
        <w:rPr>
          <w:rFonts w:ascii="Arial" w:hAnsi="Arial" w:cs="Arial"/>
          <w:lang w:val="en-US"/>
        </w:rPr>
        <w:t xml:space="preserve">section </w:t>
      </w:r>
      <w:r w:rsidR="00025DBB" w:rsidRPr="00936C83">
        <w:rPr>
          <w:rFonts w:ascii="Arial" w:hAnsi="Arial" w:cs="Arial"/>
          <w:lang w:val="en-US"/>
        </w:rPr>
        <w:t>A</w:t>
      </w:r>
      <w:r w:rsidR="00025DBB">
        <w:rPr>
          <w:rFonts w:ascii="Arial" w:hAnsi="Arial" w:cs="Arial"/>
          <w:lang w:val="en-US"/>
        </w:rPr>
        <w:t>.</w:t>
      </w:r>
      <w:r w:rsidR="002134A2">
        <w:rPr>
          <w:rFonts w:ascii="Arial" w:hAnsi="Arial" w:cs="Arial"/>
          <w:lang w:val="en-US"/>
        </w:rPr>
        <w:t>3 (</w:t>
      </w:r>
      <w:r w:rsidR="00025DBB" w:rsidRPr="00936C83">
        <w:rPr>
          <w:rFonts w:ascii="Arial" w:hAnsi="Arial" w:cs="Arial"/>
          <w:lang w:val="en-US"/>
        </w:rPr>
        <w:t>DELIVERABLES BY PROJECT STAGES</w:t>
      </w:r>
      <w:r w:rsidR="002134A2">
        <w:rPr>
          <w:rFonts w:ascii="Arial" w:hAnsi="Arial" w:cs="Arial"/>
          <w:lang w:val="en-US"/>
        </w:rPr>
        <w:t xml:space="preserve">) of </w:t>
      </w:r>
      <w:r w:rsidR="002134A2" w:rsidRPr="00F05BAC">
        <w:rPr>
          <w:rFonts w:ascii="Arial" w:hAnsi="Arial" w:cs="Arial"/>
          <w:b/>
          <w:lang w:val="en-US"/>
        </w:rPr>
        <w:t>Appendix A</w:t>
      </w:r>
      <w:r w:rsidR="002134A2">
        <w:rPr>
          <w:rFonts w:ascii="Arial" w:hAnsi="Arial" w:cs="Arial"/>
          <w:lang w:val="en-US"/>
        </w:rPr>
        <w:t xml:space="preserve"> (“</w:t>
      </w:r>
      <w:r w:rsidR="002134A2" w:rsidRPr="00FA7A9B">
        <w:rPr>
          <w:rFonts w:ascii="Arial" w:hAnsi="Arial" w:cs="Arial"/>
          <w:b/>
          <w:lang w:val="en-US"/>
        </w:rPr>
        <w:t>Project Phases</w:t>
      </w:r>
      <w:r w:rsidR="002134A2">
        <w:rPr>
          <w:rFonts w:ascii="Arial" w:hAnsi="Arial" w:cs="Arial"/>
          <w:lang w:val="en-US"/>
        </w:rPr>
        <w:t xml:space="preserve">”) </w:t>
      </w:r>
      <w:r w:rsidRPr="00025DBB">
        <w:rPr>
          <w:rFonts w:ascii="Arial" w:hAnsi="Arial" w:cs="Arial"/>
          <w:lang w:val="en-US"/>
        </w:rPr>
        <w:t>according to the following payment plan:</w:t>
      </w:r>
    </w:p>
    <w:p w:rsidR="007B665E" w:rsidRPr="00025DBB" w:rsidRDefault="007B665E" w:rsidP="00424C9D">
      <w:pPr>
        <w:pStyle w:val="ListParagraph"/>
        <w:numPr>
          <w:ilvl w:val="0"/>
          <w:numId w:val="19"/>
        </w:numPr>
        <w:spacing w:line="273" w:lineRule="exact"/>
        <w:jc w:val="both"/>
        <w:rPr>
          <w:rFonts w:ascii="Arial" w:hAnsi="Arial" w:cs="Arial"/>
          <w:sz w:val="20"/>
          <w:szCs w:val="20"/>
          <w:lang w:val="en-US"/>
        </w:rPr>
      </w:pPr>
      <w:r w:rsidRPr="00025DBB">
        <w:rPr>
          <w:rFonts w:ascii="Arial" w:hAnsi="Arial" w:cs="Arial"/>
          <w:sz w:val="20"/>
          <w:szCs w:val="20"/>
          <w:lang w:val="vi-VN"/>
        </w:rPr>
        <w:t>2</w:t>
      </w:r>
      <w:r w:rsidR="00552B5A">
        <w:rPr>
          <w:rFonts w:ascii="Arial" w:hAnsi="Arial" w:cs="Arial"/>
          <w:sz w:val="20"/>
          <w:szCs w:val="20"/>
          <w:lang w:val="en-US"/>
        </w:rPr>
        <w:t>0</w:t>
      </w:r>
      <w:r w:rsidRPr="00025DBB">
        <w:rPr>
          <w:rFonts w:ascii="Arial" w:hAnsi="Arial" w:cs="Arial"/>
          <w:sz w:val="20"/>
          <w:szCs w:val="20"/>
          <w:lang w:val="en-US"/>
        </w:rPr>
        <w:t xml:space="preserve">% of the </w:t>
      </w:r>
      <w:bookmarkStart w:id="4" w:name="_Hlk521934458"/>
      <w:r w:rsidR="005872CE" w:rsidRPr="00025DBB">
        <w:rPr>
          <w:rFonts w:ascii="Arial" w:hAnsi="Arial" w:cs="Arial"/>
          <w:sz w:val="20"/>
          <w:szCs w:val="20"/>
          <w:lang w:val="en-US"/>
        </w:rPr>
        <w:t xml:space="preserve">Fixed Price Fees </w:t>
      </w:r>
      <w:bookmarkEnd w:id="4"/>
      <w:r w:rsidRPr="00025DBB">
        <w:rPr>
          <w:rFonts w:ascii="Arial" w:hAnsi="Arial" w:cs="Arial"/>
          <w:sz w:val="20"/>
          <w:szCs w:val="20"/>
          <w:lang w:val="en-US"/>
        </w:rPr>
        <w:t>shall be payable on the Schedule Effective Date;</w:t>
      </w:r>
    </w:p>
    <w:p w:rsidR="007B665E" w:rsidRPr="00025DBB" w:rsidRDefault="00552B5A" w:rsidP="00424C9D">
      <w:pPr>
        <w:pStyle w:val="ListParagraph"/>
        <w:numPr>
          <w:ilvl w:val="0"/>
          <w:numId w:val="19"/>
        </w:numPr>
        <w:spacing w:line="273" w:lineRule="exact"/>
        <w:jc w:val="both"/>
        <w:rPr>
          <w:rFonts w:ascii="Arial" w:hAnsi="Arial" w:cs="Arial"/>
          <w:sz w:val="20"/>
          <w:szCs w:val="20"/>
          <w:lang w:val="en-US"/>
        </w:rPr>
      </w:pPr>
      <w:r>
        <w:rPr>
          <w:rFonts w:ascii="Arial" w:hAnsi="Arial" w:cs="Arial"/>
          <w:sz w:val="20"/>
          <w:szCs w:val="20"/>
          <w:lang w:val="en-US"/>
        </w:rPr>
        <w:t>5</w:t>
      </w:r>
      <w:r w:rsidR="007B665E" w:rsidRPr="00025DBB">
        <w:rPr>
          <w:rFonts w:ascii="Arial" w:hAnsi="Arial" w:cs="Arial"/>
          <w:sz w:val="20"/>
          <w:szCs w:val="20"/>
          <w:lang w:val="en-US"/>
        </w:rPr>
        <w:t xml:space="preserve">% of the </w:t>
      </w:r>
      <w:r w:rsidR="005872CE" w:rsidRPr="00025DBB">
        <w:rPr>
          <w:rFonts w:ascii="Arial" w:hAnsi="Arial" w:cs="Arial"/>
          <w:sz w:val="20"/>
          <w:szCs w:val="20"/>
          <w:lang w:val="en-US"/>
        </w:rPr>
        <w:t xml:space="preserve">Fixed Price Fees </w:t>
      </w:r>
      <w:r w:rsidR="007B665E" w:rsidRPr="00025DBB">
        <w:rPr>
          <w:rFonts w:ascii="Arial" w:hAnsi="Arial" w:cs="Arial"/>
          <w:sz w:val="20"/>
          <w:szCs w:val="20"/>
          <w:lang w:val="en-US"/>
        </w:rPr>
        <w:t xml:space="preserve">shall be payable </w:t>
      </w:r>
      <w:r w:rsidR="00851A05" w:rsidRPr="00025DBB">
        <w:rPr>
          <w:rFonts w:ascii="Arial" w:hAnsi="Arial" w:cs="Arial"/>
          <w:sz w:val="20"/>
          <w:szCs w:val="20"/>
          <w:lang w:val="en-US"/>
        </w:rPr>
        <w:t xml:space="preserve">upon </w:t>
      </w:r>
      <w:r w:rsidR="007B665E" w:rsidRPr="00025DBB">
        <w:rPr>
          <w:rFonts w:ascii="Arial" w:hAnsi="Arial" w:cs="Arial"/>
          <w:sz w:val="20"/>
          <w:szCs w:val="20"/>
          <w:lang w:val="en-US"/>
        </w:rPr>
        <w:t xml:space="preserve">the completion of the </w:t>
      </w:r>
      <w:r w:rsidR="00B273AC" w:rsidRPr="00025DBB">
        <w:rPr>
          <w:rFonts w:ascii="Arial" w:hAnsi="Arial" w:cs="Arial"/>
          <w:sz w:val="20"/>
          <w:szCs w:val="20"/>
          <w:lang w:val="en-US"/>
        </w:rPr>
        <w:t>Initiate</w:t>
      </w:r>
      <w:r w:rsidR="007B665E" w:rsidRPr="00025DBB">
        <w:rPr>
          <w:rFonts w:ascii="Arial" w:hAnsi="Arial" w:cs="Arial"/>
          <w:sz w:val="20"/>
          <w:szCs w:val="20"/>
          <w:lang w:val="en-US"/>
        </w:rPr>
        <w:t xml:space="preserve"> stage in</w:t>
      </w:r>
      <w:r w:rsidR="00EE75E8">
        <w:rPr>
          <w:rFonts w:ascii="Arial" w:hAnsi="Arial" w:cs="Arial"/>
          <w:sz w:val="20"/>
          <w:szCs w:val="20"/>
          <w:lang w:val="en-US"/>
        </w:rPr>
        <w:t xml:space="preserve"> accordance with the</w:t>
      </w:r>
      <w:r w:rsidR="007B665E" w:rsidRPr="00025DBB">
        <w:rPr>
          <w:rFonts w:ascii="Arial" w:hAnsi="Arial" w:cs="Arial"/>
          <w:sz w:val="20"/>
          <w:szCs w:val="20"/>
          <w:lang w:val="en-US"/>
        </w:rPr>
        <w:t xml:space="preserve"> </w:t>
      </w:r>
      <w:r w:rsidR="00C71788" w:rsidRPr="00025DBB">
        <w:rPr>
          <w:rFonts w:ascii="Arial" w:hAnsi="Arial" w:cs="Arial"/>
          <w:sz w:val="20"/>
          <w:szCs w:val="20"/>
          <w:lang w:val="en-US"/>
        </w:rPr>
        <w:t>Project</w:t>
      </w:r>
      <w:r w:rsidR="002134A2">
        <w:rPr>
          <w:rFonts w:ascii="Arial" w:hAnsi="Arial" w:cs="Arial"/>
          <w:sz w:val="20"/>
          <w:szCs w:val="20"/>
          <w:lang w:val="en-US"/>
        </w:rPr>
        <w:t xml:space="preserve"> Phases</w:t>
      </w:r>
      <w:r w:rsidR="007B665E" w:rsidRPr="00025DBB">
        <w:rPr>
          <w:rFonts w:ascii="Arial" w:hAnsi="Arial" w:cs="Arial"/>
          <w:sz w:val="20"/>
          <w:szCs w:val="20"/>
          <w:lang w:val="en-US"/>
        </w:rPr>
        <w:t>;</w:t>
      </w:r>
    </w:p>
    <w:p w:rsidR="00B273AC" w:rsidRPr="00025DBB" w:rsidRDefault="00552B5A" w:rsidP="00424C9D">
      <w:pPr>
        <w:pStyle w:val="ListParagraph"/>
        <w:numPr>
          <w:ilvl w:val="0"/>
          <w:numId w:val="19"/>
        </w:numPr>
        <w:spacing w:line="273" w:lineRule="exact"/>
        <w:jc w:val="both"/>
        <w:rPr>
          <w:rFonts w:ascii="Arial" w:hAnsi="Arial" w:cs="Arial"/>
          <w:sz w:val="20"/>
          <w:szCs w:val="20"/>
          <w:lang w:val="en-US"/>
        </w:rPr>
      </w:pPr>
      <w:r>
        <w:rPr>
          <w:rFonts w:ascii="Arial" w:hAnsi="Arial" w:cs="Arial"/>
          <w:sz w:val="20"/>
          <w:szCs w:val="20"/>
          <w:lang w:val="en-US"/>
        </w:rPr>
        <w:t>1</w:t>
      </w:r>
      <w:r w:rsidR="00B273AC" w:rsidRPr="00025DBB">
        <w:rPr>
          <w:rFonts w:ascii="Arial" w:hAnsi="Arial" w:cs="Arial"/>
          <w:sz w:val="20"/>
          <w:szCs w:val="20"/>
          <w:lang w:val="en-US"/>
        </w:rPr>
        <w:t xml:space="preserve">0% of the </w:t>
      </w:r>
      <w:r w:rsidR="005872CE" w:rsidRPr="00025DBB">
        <w:rPr>
          <w:rFonts w:ascii="Arial" w:hAnsi="Arial" w:cs="Arial"/>
          <w:sz w:val="20"/>
          <w:szCs w:val="20"/>
          <w:lang w:val="en-US"/>
        </w:rPr>
        <w:t xml:space="preserve">Fixed Price Fees </w:t>
      </w:r>
      <w:r w:rsidR="00B273AC" w:rsidRPr="00025DBB">
        <w:rPr>
          <w:rFonts w:ascii="Arial" w:hAnsi="Arial" w:cs="Arial"/>
          <w:sz w:val="20"/>
          <w:szCs w:val="20"/>
          <w:lang w:val="en-US"/>
        </w:rPr>
        <w:t xml:space="preserve">shall be payable </w:t>
      </w:r>
      <w:r w:rsidR="00851A05" w:rsidRPr="00025DBB">
        <w:rPr>
          <w:rFonts w:ascii="Arial" w:hAnsi="Arial" w:cs="Arial"/>
          <w:sz w:val="20"/>
          <w:szCs w:val="20"/>
          <w:lang w:val="en-US"/>
        </w:rPr>
        <w:t>upon</w:t>
      </w:r>
      <w:r w:rsidR="00B273AC" w:rsidRPr="00025DBB">
        <w:rPr>
          <w:rFonts w:ascii="Arial" w:hAnsi="Arial" w:cs="Arial"/>
          <w:sz w:val="20"/>
          <w:szCs w:val="20"/>
          <w:lang w:val="en-US"/>
        </w:rPr>
        <w:t xml:space="preserve"> the completion of the Define stage in </w:t>
      </w:r>
      <w:r w:rsidR="00EE75E8">
        <w:rPr>
          <w:rFonts w:ascii="Arial" w:hAnsi="Arial" w:cs="Arial"/>
          <w:sz w:val="20"/>
          <w:szCs w:val="20"/>
          <w:lang w:val="en-US"/>
        </w:rPr>
        <w:t xml:space="preserve">accordance with </w:t>
      </w:r>
      <w:r w:rsidR="00B273AC" w:rsidRPr="00025DBB">
        <w:rPr>
          <w:rFonts w:ascii="Arial" w:hAnsi="Arial" w:cs="Arial"/>
          <w:sz w:val="20"/>
          <w:szCs w:val="20"/>
          <w:lang w:val="en-US"/>
        </w:rPr>
        <w:t>the</w:t>
      </w:r>
      <w:r w:rsidR="00C71788" w:rsidRPr="00025DBB">
        <w:rPr>
          <w:rFonts w:ascii="Arial" w:hAnsi="Arial" w:cs="Arial"/>
          <w:sz w:val="20"/>
          <w:szCs w:val="20"/>
          <w:lang w:val="en-US"/>
        </w:rPr>
        <w:t xml:space="preserve"> Project </w:t>
      </w:r>
      <w:r w:rsidR="002134A2">
        <w:rPr>
          <w:rFonts w:ascii="Arial" w:hAnsi="Arial" w:cs="Arial"/>
          <w:sz w:val="20"/>
          <w:szCs w:val="20"/>
          <w:lang w:val="en-US"/>
        </w:rPr>
        <w:t>Phases</w:t>
      </w:r>
      <w:r w:rsidR="00B273AC" w:rsidRPr="00025DBB">
        <w:rPr>
          <w:rFonts w:ascii="Arial" w:hAnsi="Arial" w:cs="Arial"/>
          <w:sz w:val="20"/>
          <w:szCs w:val="20"/>
          <w:lang w:val="en-US"/>
        </w:rPr>
        <w:t>;</w:t>
      </w:r>
    </w:p>
    <w:p w:rsidR="007B665E" w:rsidRPr="00025DBB" w:rsidRDefault="00552B5A" w:rsidP="00424C9D">
      <w:pPr>
        <w:pStyle w:val="ListParagraph"/>
        <w:numPr>
          <w:ilvl w:val="0"/>
          <w:numId w:val="19"/>
        </w:numPr>
        <w:spacing w:line="273" w:lineRule="exact"/>
        <w:jc w:val="both"/>
        <w:rPr>
          <w:rFonts w:ascii="Arial" w:hAnsi="Arial" w:cs="Arial"/>
          <w:sz w:val="20"/>
          <w:szCs w:val="20"/>
          <w:lang w:val="en-US"/>
        </w:rPr>
      </w:pPr>
      <w:r>
        <w:rPr>
          <w:rFonts w:ascii="Arial" w:hAnsi="Arial" w:cs="Arial"/>
          <w:sz w:val="20"/>
          <w:szCs w:val="20"/>
          <w:lang w:val="en-US"/>
        </w:rPr>
        <w:t>15</w:t>
      </w:r>
      <w:r w:rsidR="007B665E" w:rsidRPr="00025DBB">
        <w:rPr>
          <w:rFonts w:ascii="Arial" w:hAnsi="Arial" w:cs="Arial"/>
          <w:sz w:val="20"/>
          <w:szCs w:val="20"/>
          <w:lang w:val="en-US"/>
        </w:rPr>
        <w:t xml:space="preserve">% of the </w:t>
      </w:r>
      <w:r w:rsidR="005872CE" w:rsidRPr="00025DBB">
        <w:rPr>
          <w:rFonts w:ascii="Arial" w:hAnsi="Arial" w:cs="Arial"/>
          <w:sz w:val="20"/>
          <w:szCs w:val="20"/>
          <w:lang w:val="en-US"/>
        </w:rPr>
        <w:t xml:space="preserve">Fixed Price Fees </w:t>
      </w:r>
      <w:r w:rsidR="007B665E" w:rsidRPr="00025DBB">
        <w:rPr>
          <w:rFonts w:ascii="Arial" w:hAnsi="Arial" w:cs="Arial"/>
          <w:sz w:val="20"/>
          <w:szCs w:val="20"/>
          <w:lang w:val="en-US"/>
        </w:rPr>
        <w:t xml:space="preserve">shall be payable </w:t>
      </w:r>
      <w:r w:rsidR="00851A05" w:rsidRPr="00025DBB">
        <w:rPr>
          <w:rFonts w:ascii="Arial" w:hAnsi="Arial" w:cs="Arial"/>
          <w:sz w:val="20"/>
          <w:szCs w:val="20"/>
          <w:lang w:val="en-US"/>
        </w:rPr>
        <w:t>upon</w:t>
      </w:r>
      <w:r w:rsidR="007B665E" w:rsidRPr="00025DBB">
        <w:rPr>
          <w:rFonts w:ascii="Arial" w:hAnsi="Arial" w:cs="Arial"/>
          <w:sz w:val="20"/>
          <w:szCs w:val="20"/>
          <w:lang w:val="en-US"/>
        </w:rPr>
        <w:t xml:space="preserve"> the completion of the Build stage in </w:t>
      </w:r>
      <w:r w:rsidR="00EE75E8">
        <w:rPr>
          <w:rFonts w:ascii="Arial" w:hAnsi="Arial" w:cs="Arial"/>
          <w:sz w:val="20"/>
          <w:szCs w:val="20"/>
          <w:lang w:val="en-US"/>
        </w:rPr>
        <w:t xml:space="preserve">accordance with the </w:t>
      </w:r>
      <w:r w:rsidR="007B665E" w:rsidRPr="00025DBB">
        <w:rPr>
          <w:rFonts w:ascii="Arial" w:hAnsi="Arial" w:cs="Arial"/>
          <w:sz w:val="20"/>
          <w:szCs w:val="20"/>
          <w:lang w:val="en-US"/>
        </w:rPr>
        <w:t xml:space="preserve"> </w:t>
      </w:r>
      <w:r w:rsidR="00C71788" w:rsidRPr="00025DBB">
        <w:rPr>
          <w:rFonts w:ascii="Arial" w:hAnsi="Arial" w:cs="Arial"/>
          <w:sz w:val="20"/>
          <w:szCs w:val="20"/>
          <w:lang w:val="en-US"/>
        </w:rPr>
        <w:t>Project P</w:t>
      </w:r>
      <w:r w:rsidR="002134A2">
        <w:rPr>
          <w:rFonts w:ascii="Arial" w:hAnsi="Arial" w:cs="Arial"/>
          <w:sz w:val="20"/>
          <w:szCs w:val="20"/>
          <w:lang w:val="en-US"/>
        </w:rPr>
        <w:t>hases</w:t>
      </w:r>
      <w:r w:rsidR="007B665E" w:rsidRPr="00025DBB">
        <w:rPr>
          <w:rFonts w:ascii="Arial" w:hAnsi="Arial" w:cs="Arial"/>
          <w:sz w:val="20"/>
          <w:szCs w:val="20"/>
          <w:lang w:val="en-US"/>
        </w:rPr>
        <w:t>;</w:t>
      </w:r>
      <w:r w:rsidR="00F05BAC">
        <w:rPr>
          <w:rFonts w:ascii="Arial" w:hAnsi="Arial" w:cs="Arial"/>
          <w:sz w:val="20"/>
          <w:szCs w:val="20"/>
          <w:lang w:val="en-US"/>
        </w:rPr>
        <w:t xml:space="preserve"> and</w:t>
      </w:r>
    </w:p>
    <w:p w:rsidR="00552B5A" w:rsidRDefault="007B665E" w:rsidP="00FA7A9B">
      <w:pPr>
        <w:pStyle w:val="ListParagraph"/>
        <w:numPr>
          <w:ilvl w:val="0"/>
          <w:numId w:val="19"/>
        </w:numPr>
        <w:spacing w:line="273" w:lineRule="exact"/>
        <w:jc w:val="both"/>
        <w:rPr>
          <w:rFonts w:ascii="Arial" w:hAnsi="Arial" w:cs="Arial"/>
          <w:sz w:val="20"/>
          <w:szCs w:val="20"/>
          <w:lang w:val="vi-VN"/>
        </w:rPr>
      </w:pPr>
      <w:r w:rsidRPr="00AE3FEF">
        <w:rPr>
          <w:rFonts w:ascii="Arial" w:hAnsi="Arial" w:cs="Arial"/>
          <w:sz w:val="20"/>
          <w:szCs w:val="20"/>
          <w:lang w:val="vi-VN"/>
        </w:rPr>
        <w:t xml:space="preserve">25% of the </w:t>
      </w:r>
      <w:r w:rsidR="005872CE" w:rsidRPr="00AE3FEF">
        <w:rPr>
          <w:rFonts w:ascii="Arial" w:hAnsi="Arial" w:cs="Arial"/>
          <w:sz w:val="20"/>
          <w:szCs w:val="20"/>
          <w:lang w:val="vi-VN"/>
        </w:rPr>
        <w:t xml:space="preserve">Fixed Price Fees </w:t>
      </w:r>
      <w:r w:rsidRPr="00AE3FEF">
        <w:rPr>
          <w:rFonts w:ascii="Arial" w:hAnsi="Arial" w:cs="Arial"/>
          <w:sz w:val="20"/>
          <w:szCs w:val="20"/>
          <w:lang w:val="vi-VN"/>
        </w:rPr>
        <w:t xml:space="preserve">shall be payable </w:t>
      </w:r>
      <w:r w:rsidR="00851A05" w:rsidRPr="00AE3FEF">
        <w:rPr>
          <w:rFonts w:ascii="Arial" w:hAnsi="Arial" w:cs="Arial"/>
          <w:sz w:val="20"/>
          <w:szCs w:val="20"/>
          <w:lang w:val="vi-VN"/>
        </w:rPr>
        <w:t>upon</w:t>
      </w:r>
      <w:r w:rsidR="00936C83" w:rsidRPr="00AE3FEF">
        <w:rPr>
          <w:rFonts w:ascii="Arial" w:hAnsi="Arial" w:cs="Arial"/>
          <w:sz w:val="20"/>
          <w:szCs w:val="20"/>
          <w:lang w:val="vi-VN"/>
        </w:rPr>
        <w:t xml:space="preserve"> </w:t>
      </w:r>
      <w:r w:rsidR="00025DBB" w:rsidRPr="00AE3FEF">
        <w:rPr>
          <w:rFonts w:ascii="Arial" w:hAnsi="Arial" w:cs="Arial"/>
          <w:sz w:val="20"/>
          <w:szCs w:val="20"/>
          <w:lang w:val="vi-VN"/>
        </w:rPr>
        <w:t xml:space="preserve">the completion of the Test </w:t>
      </w:r>
      <w:r w:rsidR="00552B5A">
        <w:rPr>
          <w:rFonts w:ascii="Arial" w:hAnsi="Arial" w:cs="Arial"/>
          <w:sz w:val="20"/>
          <w:szCs w:val="20"/>
          <w:lang w:val="en-US"/>
        </w:rPr>
        <w:t>stage; and</w:t>
      </w:r>
    </w:p>
    <w:p w:rsidR="00851A05" w:rsidRPr="00AE3FEF" w:rsidRDefault="00552B5A" w:rsidP="00FA7A9B">
      <w:pPr>
        <w:pStyle w:val="ListParagraph"/>
        <w:numPr>
          <w:ilvl w:val="0"/>
          <w:numId w:val="19"/>
        </w:numPr>
        <w:spacing w:line="273" w:lineRule="exact"/>
        <w:jc w:val="both"/>
        <w:rPr>
          <w:rFonts w:ascii="Arial" w:hAnsi="Arial" w:cs="Arial"/>
          <w:sz w:val="20"/>
          <w:szCs w:val="20"/>
          <w:lang w:val="vi-VN"/>
        </w:rPr>
      </w:pPr>
      <w:r w:rsidRPr="00AE3FEF">
        <w:rPr>
          <w:rFonts w:ascii="Arial" w:hAnsi="Arial" w:cs="Arial"/>
          <w:sz w:val="20"/>
          <w:szCs w:val="20"/>
          <w:lang w:val="vi-VN"/>
        </w:rPr>
        <w:t xml:space="preserve">25% of the Fixed Price Fees shall be payable upon the completion of the </w:t>
      </w:r>
      <w:r w:rsidR="00025DBB" w:rsidRPr="00AE3FEF">
        <w:rPr>
          <w:rFonts w:ascii="Arial" w:hAnsi="Arial" w:cs="Arial"/>
          <w:sz w:val="20"/>
          <w:szCs w:val="20"/>
          <w:lang w:val="vi-VN"/>
        </w:rPr>
        <w:t>Close stage in accordance with the Project Phases</w:t>
      </w:r>
      <w:r w:rsidR="002134A2" w:rsidRPr="00AE3FEF">
        <w:rPr>
          <w:rFonts w:ascii="Arial" w:hAnsi="Arial" w:cs="Arial"/>
          <w:sz w:val="20"/>
          <w:szCs w:val="20"/>
          <w:lang w:val="vi-VN"/>
        </w:rPr>
        <w:t>.</w:t>
      </w:r>
    </w:p>
    <w:p w:rsidR="00C70D8B" w:rsidRPr="000C2BEA" w:rsidRDefault="00176739" w:rsidP="00424C9D">
      <w:pPr>
        <w:spacing w:line="226" w:lineRule="exact"/>
        <w:jc w:val="both"/>
        <w:rPr>
          <w:rFonts w:ascii="Arial" w:hAnsi="Arial" w:cs="Arial"/>
          <w:lang w:val="en-US"/>
        </w:rPr>
      </w:pPr>
      <w:r w:rsidRPr="000C2BEA">
        <w:rPr>
          <w:rFonts w:ascii="Arial" w:hAnsi="Arial" w:cs="Arial"/>
          <w:lang w:val="en-US"/>
        </w:rPr>
        <w:t xml:space="preserve">Invoices shall be due for payment 30 days after receipt </w:t>
      </w:r>
      <w:r w:rsidR="00851A05">
        <w:rPr>
          <w:rFonts w:ascii="Arial" w:hAnsi="Arial" w:cs="Arial"/>
          <w:lang w:val="en-US"/>
        </w:rPr>
        <w:t xml:space="preserve">of invoices </w:t>
      </w:r>
      <w:r w:rsidRPr="000C2BEA">
        <w:rPr>
          <w:rFonts w:ascii="Arial" w:hAnsi="Arial" w:cs="Arial"/>
          <w:lang w:val="en-US"/>
        </w:rPr>
        <w:t xml:space="preserve">subject to receipt of corresponding payments from the Client by </w:t>
      </w:r>
      <w:r w:rsidR="00536A29" w:rsidRPr="000C2BEA">
        <w:rPr>
          <w:rFonts w:ascii="Arial" w:hAnsi="Arial" w:cs="Arial"/>
          <w:lang w:val="en-US"/>
        </w:rPr>
        <w:t>Finastra</w:t>
      </w:r>
      <w:r w:rsidRPr="000C2BEA">
        <w:rPr>
          <w:rFonts w:ascii="Arial" w:hAnsi="Arial" w:cs="Arial"/>
          <w:lang w:val="en-US"/>
        </w:rPr>
        <w:t xml:space="preserve"> pursuant to </w:t>
      </w:r>
      <w:r w:rsidR="002134A2">
        <w:rPr>
          <w:rFonts w:ascii="Arial" w:hAnsi="Arial" w:cs="Arial"/>
          <w:lang w:val="en-US"/>
        </w:rPr>
        <w:t xml:space="preserve">the </w:t>
      </w:r>
      <w:r w:rsidRPr="000C2BEA">
        <w:rPr>
          <w:rFonts w:ascii="Arial" w:hAnsi="Arial" w:cs="Arial"/>
          <w:lang w:val="en-US"/>
        </w:rPr>
        <w:t xml:space="preserve">Services </w:t>
      </w:r>
      <w:r w:rsidR="00A84A70" w:rsidRPr="000C2BEA">
        <w:rPr>
          <w:rFonts w:ascii="Arial" w:hAnsi="Arial" w:cs="Arial"/>
          <w:lang w:val="en-US"/>
        </w:rPr>
        <w:t>Schedule No.</w:t>
      </w:r>
      <w:r w:rsidR="00AD3108">
        <w:rPr>
          <w:rFonts w:ascii="Arial" w:hAnsi="Arial" w:cs="Arial"/>
          <w:lang w:val="en-US"/>
        </w:rPr>
        <w:t xml:space="preserve"> ON131953(S)/#HK13</w:t>
      </w:r>
      <w:r w:rsidRPr="000C2BEA">
        <w:rPr>
          <w:rFonts w:ascii="Arial" w:hAnsi="Arial" w:cs="Arial"/>
          <w:lang w:val="en-US"/>
        </w:rPr>
        <w:t xml:space="preserve"> between </w:t>
      </w:r>
      <w:r w:rsidR="00536A29" w:rsidRPr="000C2BEA">
        <w:rPr>
          <w:rFonts w:ascii="Arial" w:hAnsi="Arial" w:cs="Arial"/>
          <w:lang w:val="en-US"/>
        </w:rPr>
        <w:t>Finastra</w:t>
      </w:r>
      <w:r w:rsidRPr="000C2BEA">
        <w:rPr>
          <w:rFonts w:ascii="Arial" w:hAnsi="Arial" w:cs="Arial"/>
          <w:lang w:val="en-US"/>
        </w:rPr>
        <w:t xml:space="preserve"> and the Client.</w:t>
      </w:r>
    </w:p>
    <w:p w:rsidR="00536A29" w:rsidRPr="000C2BEA" w:rsidRDefault="00536A29" w:rsidP="00424C9D">
      <w:pPr>
        <w:spacing w:line="226" w:lineRule="exact"/>
        <w:jc w:val="both"/>
        <w:rPr>
          <w:rFonts w:ascii="Arial" w:hAnsi="Arial" w:cs="Arial"/>
          <w:lang w:val="en-US"/>
        </w:rPr>
      </w:pPr>
    </w:p>
    <w:p w:rsidR="003062C2" w:rsidRPr="000C2BEA" w:rsidRDefault="003062C2" w:rsidP="00424C9D">
      <w:pPr>
        <w:spacing w:line="237" w:lineRule="auto"/>
        <w:jc w:val="both"/>
        <w:rPr>
          <w:rFonts w:ascii="Arial" w:hAnsi="Arial" w:cs="Arial"/>
          <w:b/>
          <w:bCs/>
          <w:lang w:val="en-US"/>
        </w:rPr>
      </w:pPr>
      <w:bookmarkStart w:id="5" w:name="page3"/>
      <w:bookmarkEnd w:id="5"/>
    </w:p>
    <w:p w:rsidR="000C2BEA" w:rsidRPr="000C2BEA" w:rsidRDefault="000C2BEA" w:rsidP="00424C9D">
      <w:pPr>
        <w:widowControl/>
        <w:overflowPunct/>
        <w:autoSpaceDE/>
        <w:autoSpaceDN/>
        <w:adjustRightInd/>
        <w:jc w:val="both"/>
        <w:textAlignment w:val="auto"/>
        <w:rPr>
          <w:rFonts w:ascii="Arial" w:hAnsi="Arial" w:cs="Arial"/>
          <w:b/>
          <w:bCs/>
          <w:lang w:val="en-US"/>
        </w:rPr>
      </w:pPr>
      <w:r w:rsidRPr="000C2BEA">
        <w:rPr>
          <w:rFonts w:ascii="Arial" w:hAnsi="Arial" w:cs="Arial"/>
          <w:b/>
          <w:bCs/>
          <w:lang w:val="en-US"/>
        </w:rPr>
        <w:lastRenderedPageBreak/>
        <w:br w:type="page"/>
      </w:r>
    </w:p>
    <w:p w:rsidR="00C70D8B" w:rsidRPr="000C2BEA" w:rsidRDefault="00C70D8B" w:rsidP="00424C9D">
      <w:pPr>
        <w:spacing w:line="237" w:lineRule="auto"/>
        <w:jc w:val="both"/>
        <w:rPr>
          <w:rFonts w:ascii="Arial" w:hAnsi="Arial" w:cs="Arial"/>
          <w:lang w:val="en-US"/>
        </w:rPr>
      </w:pPr>
      <w:r w:rsidRPr="000C2BEA">
        <w:rPr>
          <w:rFonts w:ascii="Arial" w:hAnsi="Arial" w:cs="Arial"/>
          <w:b/>
          <w:bCs/>
          <w:lang w:val="en-US"/>
        </w:rPr>
        <w:lastRenderedPageBreak/>
        <w:t>SCHEDULE – PART 3</w:t>
      </w:r>
    </w:p>
    <w:p w:rsidR="00C70D8B" w:rsidRPr="000C2BEA" w:rsidRDefault="00C70D8B" w:rsidP="00424C9D">
      <w:pPr>
        <w:spacing w:line="232" w:lineRule="exact"/>
        <w:jc w:val="both"/>
        <w:rPr>
          <w:rFonts w:ascii="Arial" w:hAnsi="Arial" w:cs="Arial"/>
          <w:lang w:val="en-US"/>
        </w:rPr>
      </w:pPr>
    </w:p>
    <w:p w:rsidR="00C70D8B" w:rsidRPr="000C2BEA" w:rsidRDefault="00C70D8B" w:rsidP="00424C9D">
      <w:pPr>
        <w:spacing w:line="237" w:lineRule="auto"/>
        <w:jc w:val="both"/>
        <w:rPr>
          <w:rFonts w:ascii="Arial" w:hAnsi="Arial" w:cs="Arial"/>
          <w:lang w:val="en-US"/>
        </w:rPr>
      </w:pPr>
      <w:r w:rsidRPr="000C2BEA">
        <w:rPr>
          <w:rFonts w:ascii="Arial" w:hAnsi="Arial" w:cs="Arial"/>
          <w:b/>
          <w:bCs/>
          <w:lang w:val="en-US"/>
        </w:rPr>
        <w:t>CLIENT PROVISIONS and PROJECT ASSUMPTIONS</w:t>
      </w:r>
    </w:p>
    <w:p w:rsidR="00C70D8B" w:rsidRPr="000C2BEA" w:rsidRDefault="00C70D8B" w:rsidP="00424C9D">
      <w:pPr>
        <w:spacing w:line="278" w:lineRule="exact"/>
        <w:jc w:val="both"/>
        <w:rPr>
          <w:rFonts w:ascii="Arial" w:hAnsi="Arial" w:cs="Arial"/>
          <w:lang w:val="en-US"/>
        </w:rPr>
      </w:pPr>
    </w:p>
    <w:p w:rsidR="00C70D8B" w:rsidRDefault="00C70D8B" w:rsidP="00B103EE">
      <w:pPr>
        <w:spacing w:line="223" w:lineRule="auto"/>
        <w:ind w:right="20"/>
        <w:jc w:val="both"/>
        <w:rPr>
          <w:rFonts w:ascii="Arial" w:hAnsi="Arial" w:cs="Arial"/>
          <w:lang w:val="en-US"/>
        </w:rPr>
      </w:pPr>
      <w:r w:rsidRPr="000C2BEA">
        <w:rPr>
          <w:rFonts w:ascii="Arial" w:hAnsi="Arial" w:cs="Arial"/>
          <w:lang w:val="en-US"/>
        </w:rPr>
        <w:t xml:space="preserve">All of the pricing and expenditure assumptions set out in this </w:t>
      </w:r>
      <w:r w:rsidR="00D074A8">
        <w:rPr>
          <w:rFonts w:ascii="Arial" w:hAnsi="Arial" w:cs="Arial"/>
          <w:lang w:val="en-US"/>
        </w:rPr>
        <w:t>Schedule</w:t>
      </w:r>
      <w:r w:rsidRPr="000C2BEA">
        <w:rPr>
          <w:rFonts w:ascii="Arial" w:hAnsi="Arial" w:cs="Arial"/>
          <w:lang w:val="en-US"/>
        </w:rPr>
        <w:t xml:space="preserve"> are based on the assumption that the following are made available by the Client in the context of the project and produced on either its own authority or by means of third-party suppliers.</w:t>
      </w:r>
    </w:p>
    <w:p w:rsidR="00D074A8" w:rsidRDefault="00D074A8" w:rsidP="00B103EE">
      <w:pPr>
        <w:spacing w:line="223" w:lineRule="auto"/>
        <w:ind w:right="20"/>
        <w:jc w:val="both"/>
        <w:rPr>
          <w:rFonts w:ascii="Arial" w:hAnsi="Arial" w:cs="Arial"/>
          <w:lang w:val="en-US"/>
        </w:rPr>
      </w:pPr>
    </w:p>
    <w:p w:rsidR="00D074A8" w:rsidRPr="000C2BEA" w:rsidRDefault="00D074A8" w:rsidP="00B103EE">
      <w:pPr>
        <w:spacing w:line="223" w:lineRule="auto"/>
        <w:ind w:right="20"/>
        <w:jc w:val="both"/>
        <w:rPr>
          <w:rFonts w:ascii="Arial" w:hAnsi="Arial" w:cs="Arial"/>
          <w:lang w:val="en-US"/>
        </w:rPr>
      </w:pPr>
    </w:p>
    <w:p w:rsidR="00D074A8" w:rsidRPr="00FA7A9B" w:rsidRDefault="00D074A8" w:rsidP="00D074A8">
      <w:pPr>
        <w:spacing w:line="223" w:lineRule="auto"/>
        <w:ind w:right="20"/>
        <w:jc w:val="both"/>
        <w:rPr>
          <w:rFonts w:ascii="Arial" w:hAnsi="Arial" w:cs="Arial"/>
          <w:b/>
          <w:lang w:val="en-US"/>
        </w:rPr>
      </w:pPr>
      <w:r w:rsidRPr="00FA7A9B">
        <w:rPr>
          <w:rFonts w:ascii="Arial" w:hAnsi="Arial" w:cs="Arial"/>
          <w:b/>
          <w:lang w:val="en-US"/>
        </w:rPr>
        <w:t xml:space="preserve">Technical facilities </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eastAsia="de-DE"/>
        </w:rPr>
        <w:t>Provision of the entire hardware, operating system and standard software, and other infrastructure, which is necessary for the operation of the overall Client solution.</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eastAsia="de-DE"/>
        </w:rPr>
        <w:t>In addition to the Production Environment a test environment will be made ready by the Client in which the Company and its partners can work.</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All interfaces to third-party systems will be provided including documentation.</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If applicable, delivery and rendering available of the data on the third party systems for the interfacing to the System Product by the Client or third party suppliers.</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Adaptation of the interfaces by third party suppliers (insofar as necessary).</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Operating the systems.</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Installation of the operating and other system software.</w:t>
      </w:r>
    </w:p>
    <w:p w:rsidR="00D074A8" w:rsidRPr="00AE3FEF" w:rsidRDefault="00D074A8" w:rsidP="00FA7A9B">
      <w:pPr>
        <w:pStyle w:val="ListParagraph"/>
        <w:numPr>
          <w:ilvl w:val="0"/>
          <w:numId w:val="25"/>
        </w:numPr>
        <w:spacing w:line="223" w:lineRule="auto"/>
        <w:ind w:left="720" w:right="20" w:hanging="720"/>
        <w:jc w:val="both"/>
        <w:rPr>
          <w:rFonts w:ascii="Arial" w:hAnsi="Arial" w:cs="Arial"/>
          <w:sz w:val="20"/>
          <w:szCs w:val="20"/>
          <w:lang w:val="en-US"/>
        </w:rPr>
      </w:pPr>
      <w:r w:rsidRPr="00AE3FEF">
        <w:rPr>
          <w:rFonts w:ascii="Arial" w:hAnsi="Arial" w:cs="Arial"/>
          <w:sz w:val="20"/>
          <w:szCs w:val="20"/>
          <w:lang w:val="en-US"/>
        </w:rPr>
        <w:t>Configuration of the hardware.</w:t>
      </w:r>
    </w:p>
    <w:p w:rsidR="00D074A8" w:rsidRPr="00D074A8" w:rsidRDefault="00D074A8" w:rsidP="00D074A8">
      <w:pPr>
        <w:spacing w:line="223" w:lineRule="auto"/>
        <w:ind w:right="20"/>
        <w:jc w:val="both"/>
        <w:rPr>
          <w:rFonts w:ascii="Arial" w:hAnsi="Arial" w:cs="Arial"/>
          <w:lang w:val="en-US"/>
        </w:rPr>
      </w:pPr>
    </w:p>
    <w:p w:rsidR="00D074A8" w:rsidRPr="00FA7A9B" w:rsidRDefault="00D074A8" w:rsidP="00D074A8">
      <w:pPr>
        <w:spacing w:line="223" w:lineRule="auto"/>
        <w:ind w:right="20"/>
        <w:jc w:val="both"/>
        <w:rPr>
          <w:rFonts w:ascii="Arial" w:hAnsi="Arial" w:cs="Arial"/>
          <w:b/>
          <w:lang w:val="en-US"/>
        </w:rPr>
      </w:pPr>
      <w:r w:rsidRPr="00FA7A9B">
        <w:rPr>
          <w:rFonts w:ascii="Arial" w:hAnsi="Arial" w:cs="Arial"/>
          <w:b/>
          <w:lang w:val="en-US"/>
        </w:rPr>
        <w:t>Business Provisions</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Testing concepts, test cases, test data, and testing activities.</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Provision of an internal project manager.</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Provision of banking business and technical contacts.</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Premises for the project team with corresponding equipment and provision of the necessary resources.</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 xml:space="preserve">Business preparation and </w:t>
      </w:r>
      <w:r w:rsidR="00AE3FEF" w:rsidRPr="00FA7A9B">
        <w:rPr>
          <w:rFonts w:ascii="Arial" w:hAnsi="Arial" w:cs="Arial"/>
          <w:sz w:val="20"/>
          <w:szCs w:val="20"/>
          <w:lang w:val="en-US"/>
        </w:rPr>
        <w:t>organization</w:t>
      </w:r>
      <w:r w:rsidRPr="00FA7A9B">
        <w:rPr>
          <w:rFonts w:ascii="Arial" w:hAnsi="Arial" w:cs="Arial"/>
          <w:sz w:val="20"/>
          <w:szCs w:val="20"/>
          <w:lang w:val="en-US"/>
        </w:rPr>
        <w:t>.</w:t>
      </w:r>
    </w:p>
    <w:p w:rsidR="00D074A8" w:rsidRPr="00961D32" w:rsidRDefault="00AE3FEF"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Authorization</w:t>
      </w:r>
      <w:r w:rsidR="00D074A8" w:rsidRPr="00FA7A9B">
        <w:rPr>
          <w:rFonts w:ascii="Arial" w:hAnsi="Arial" w:cs="Arial"/>
          <w:sz w:val="20"/>
          <w:szCs w:val="20"/>
          <w:lang w:val="en-US"/>
        </w:rPr>
        <w:t xml:space="preserve"> concepts and </w:t>
      </w:r>
      <w:r w:rsidRPr="00FA7A9B">
        <w:rPr>
          <w:rFonts w:ascii="Arial" w:hAnsi="Arial" w:cs="Arial"/>
          <w:sz w:val="20"/>
          <w:szCs w:val="20"/>
          <w:lang w:val="en-US"/>
        </w:rPr>
        <w:t>realization</w:t>
      </w:r>
      <w:r w:rsidR="00D074A8" w:rsidRPr="00FA7A9B">
        <w:rPr>
          <w:rFonts w:ascii="Arial" w:hAnsi="Arial" w:cs="Arial"/>
          <w:sz w:val="20"/>
          <w:szCs w:val="20"/>
          <w:lang w:val="en-US"/>
        </w:rPr>
        <w:t>.</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Cooperation of the concerned Client departments in any System Product implementation.</w:t>
      </w:r>
    </w:p>
    <w:p w:rsidR="00D074A8" w:rsidRPr="00961D32"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 xml:space="preserve">Participation in the migration concepts and </w:t>
      </w:r>
      <w:r w:rsidR="00AE3FEF" w:rsidRPr="00FA7A9B">
        <w:rPr>
          <w:rFonts w:ascii="Arial" w:hAnsi="Arial" w:cs="Arial"/>
          <w:sz w:val="20"/>
          <w:szCs w:val="20"/>
          <w:lang w:val="en-US"/>
        </w:rPr>
        <w:t>realization</w:t>
      </w:r>
      <w:r w:rsidRPr="00FA7A9B">
        <w:rPr>
          <w:rFonts w:ascii="Arial" w:hAnsi="Arial" w:cs="Arial"/>
          <w:sz w:val="20"/>
          <w:szCs w:val="20"/>
          <w:lang w:val="en-US"/>
        </w:rPr>
        <w:t xml:space="preserve">. </w:t>
      </w:r>
    </w:p>
    <w:p w:rsidR="00D074A8" w:rsidRPr="00FA7A9B" w:rsidRDefault="00D074A8" w:rsidP="00FA7A9B">
      <w:pPr>
        <w:pStyle w:val="ListParagraph"/>
        <w:numPr>
          <w:ilvl w:val="0"/>
          <w:numId w:val="27"/>
        </w:numPr>
        <w:spacing w:line="223" w:lineRule="auto"/>
        <w:ind w:left="720" w:right="20" w:hanging="720"/>
        <w:jc w:val="both"/>
        <w:rPr>
          <w:rFonts w:ascii="Arial" w:hAnsi="Arial" w:cs="Arial"/>
          <w:lang w:val="en-US"/>
        </w:rPr>
      </w:pPr>
      <w:r w:rsidRPr="00FA7A9B">
        <w:rPr>
          <w:rFonts w:ascii="Arial" w:hAnsi="Arial" w:cs="Arial"/>
          <w:sz w:val="20"/>
          <w:szCs w:val="20"/>
          <w:lang w:val="en-US"/>
        </w:rPr>
        <w:t>Preparation and carrying out of Acceptance.</w:t>
      </w:r>
    </w:p>
    <w:p w:rsidR="00D074A8" w:rsidRPr="00D074A8" w:rsidRDefault="00D074A8" w:rsidP="00D074A8">
      <w:pPr>
        <w:spacing w:line="223" w:lineRule="auto"/>
        <w:ind w:right="20"/>
        <w:jc w:val="both"/>
        <w:rPr>
          <w:rFonts w:ascii="Arial" w:hAnsi="Arial" w:cs="Arial"/>
          <w:lang w:val="en-US"/>
        </w:rPr>
      </w:pPr>
    </w:p>
    <w:p w:rsidR="00D074A8" w:rsidRPr="00FA7A9B" w:rsidRDefault="00D074A8" w:rsidP="00D074A8">
      <w:pPr>
        <w:spacing w:line="223" w:lineRule="auto"/>
        <w:ind w:right="20"/>
        <w:jc w:val="both"/>
        <w:rPr>
          <w:rFonts w:ascii="Arial" w:hAnsi="Arial" w:cs="Arial"/>
          <w:b/>
          <w:lang w:val="en-US"/>
        </w:rPr>
      </w:pPr>
      <w:r w:rsidRPr="00FA7A9B">
        <w:rPr>
          <w:rFonts w:ascii="Arial" w:hAnsi="Arial" w:cs="Arial"/>
          <w:b/>
          <w:lang w:val="en-US"/>
        </w:rPr>
        <w:t xml:space="preserve">Software </w:t>
      </w:r>
    </w:p>
    <w:p w:rsidR="00C70D8B" w:rsidRPr="000C2BEA" w:rsidRDefault="00D074A8" w:rsidP="00C70D8B">
      <w:pPr>
        <w:rPr>
          <w:rFonts w:ascii="Arial" w:hAnsi="Arial" w:cs="Arial"/>
          <w:lang w:val="en-US"/>
        </w:rPr>
        <w:sectPr w:rsidR="00C70D8B" w:rsidRPr="000C2BEA">
          <w:footerReference w:type="default" r:id="rId8"/>
          <w:pgSz w:w="11900" w:h="16841"/>
          <w:pgMar w:top="1125" w:right="1120" w:bottom="1440" w:left="1140" w:header="720" w:footer="720" w:gutter="0"/>
          <w:cols w:space="720"/>
        </w:sectPr>
      </w:pPr>
      <w:r w:rsidRPr="00D074A8">
        <w:rPr>
          <w:rFonts w:ascii="Arial" w:hAnsi="Arial" w:cs="Arial"/>
          <w:lang w:val="en-US"/>
        </w:rPr>
        <w:t>As Required</w:t>
      </w:r>
    </w:p>
    <w:p w:rsidR="00C70D8B" w:rsidRPr="000C2BEA" w:rsidRDefault="00C70D8B" w:rsidP="00C70D8B">
      <w:pPr>
        <w:spacing w:line="237" w:lineRule="auto"/>
        <w:ind w:left="7"/>
        <w:rPr>
          <w:rFonts w:ascii="Arial" w:hAnsi="Arial" w:cs="Arial"/>
          <w:lang w:val="en-US"/>
        </w:rPr>
      </w:pPr>
      <w:bookmarkStart w:id="6" w:name="page4"/>
      <w:bookmarkEnd w:id="6"/>
      <w:r w:rsidRPr="000C2BEA">
        <w:rPr>
          <w:rFonts w:ascii="Arial" w:hAnsi="Arial" w:cs="Arial"/>
          <w:b/>
          <w:bCs/>
          <w:lang w:val="en-US"/>
        </w:rPr>
        <w:lastRenderedPageBreak/>
        <w:t>SCHEDULE – PART 4</w:t>
      </w:r>
    </w:p>
    <w:p w:rsidR="00C70D8B" w:rsidRPr="000C2BEA" w:rsidRDefault="00C70D8B" w:rsidP="00C70D8B">
      <w:pPr>
        <w:spacing w:line="232" w:lineRule="exact"/>
        <w:rPr>
          <w:rFonts w:ascii="Arial" w:hAnsi="Arial" w:cs="Arial"/>
          <w:lang w:val="en-US"/>
        </w:rPr>
      </w:pPr>
    </w:p>
    <w:p w:rsidR="00C70D8B" w:rsidRPr="000C2BEA" w:rsidRDefault="00C70D8B" w:rsidP="00C70D8B">
      <w:pPr>
        <w:spacing w:line="237" w:lineRule="auto"/>
        <w:ind w:left="7"/>
        <w:rPr>
          <w:rFonts w:ascii="Arial" w:hAnsi="Arial" w:cs="Arial"/>
          <w:lang w:val="en-US"/>
        </w:rPr>
      </w:pPr>
      <w:r w:rsidRPr="000C2BEA">
        <w:rPr>
          <w:rFonts w:ascii="Arial" w:hAnsi="Arial" w:cs="Arial"/>
          <w:b/>
          <w:bCs/>
          <w:lang w:val="en-US"/>
        </w:rPr>
        <w:t>CHANGE CONTROL PROCEDURE (“CCP”)</w:t>
      </w:r>
    </w:p>
    <w:p w:rsidR="00C70D8B" w:rsidRPr="000C2BEA" w:rsidRDefault="00C70D8B" w:rsidP="00C70D8B">
      <w:pPr>
        <w:spacing w:line="200" w:lineRule="exact"/>
        <w:rPr>
          <w:rFonts w:ascii="Arial" w:hAnsi="Arial" w:cs="Arial"/>
          <w:lang w:val="en-US"/>
        </w:rPr>
      </w:pPr>
    </w:p>
    <w:p w:rsidR="00C70D8B" w:rsidRPr="000C2BEA" w:rsidRDefault="00C70D8B" w:rsidP="00C70D8B">
      <w:pPr>
        <w:spacing w:line="262" w:lineRule="exact"/>
        <w:rPr>
          <w:rFonts w:ascii="Arial" w:hAnsi="Arial" w:cs="Arial"/>
          <w:lang w:val="en-US"/>
        </w:rPr>
      </w:pPr>
    </w:p>
    <w:p w:rsidR="00C70D8B" w:rsidRPr="000C2BEA" w:rsidRDefault="00C70D8B" w:rsidP="00406B8C">
      <w:pPr>
        <w:numPr>
          <w:ilvl w:val="0"/>
          <w:numId w:val="11"/>
        </w:numPr>
        <w:spacing w:line="237" w:lineRule="auto"/>
        <w:ind w:left="727" w:hanging="727"/>
        <w:jc w:val="both"/>
        <w:textAlignment w:val="auto"/>
        <w:rPr>
          <w:rFonts w:ascii="Arial" w:hAnsi="Arial" w:cs="Arial"/>
          <w:b/>
          <w:bCs/>
          <w:lang w:val="en-US"/>
        </w:rPr>
      </w:pPr>
      <w:r w:rsidRPr="000C2BEA">
        <w:rPr>
          <w:rFonts w:ascii="Arial" w:hAnsi="Arial" w:cs="Arial"/>
          <w:b/>
          <w:bCs/>
          <w:lang w:val="en-US"/>
        </w:rPr>
        <w:t xml:space="preserve">Change Requests </w:t>
      </w:r>
    </w:p>
    <w:p w:rsidR="00C70D8B" w:rsidRPr="000C2BEA" w:rsidRDefault="00C70D8B" w:rsidP="00C70D8B">
      <w:pPr>
        <w:spacing w:line="45" w:lineRule="exact"/>
        <w:rPr>
          <w:rFonts w:ascii="Arial" w:hAnsi="Arial" w:cs="Arial"/>
          <w:b/>
          <w:bCs/>
          <w:lang w:val="en-US"/>
        </w:rPr>
      </w:pPr>
    </w:p>
    <w:p w:rsidR="00D074A8" w:rsidRPr="00D074A8" w:rsidRDefault="00C70D8B" w:rsidP="00D074A8">
      <w:pPr>
        <w:spacing w:line="230" w:lineRule="auto"/>
        <w:ind w:left="727"/>
        <w:jc w:val="both"/>
        <w:rPr>
          <w:rFonts w:ascii="Arial" w:hAnsi="Arial" w:cs="Arial"/>
          <w:lang w:val="en-US"/>
        </w:rPr>
      </w:pPr>
      <w:r w:rsidRPr="000C2BEA">
        <w:rPr>
          <w:rFonts w:ascii="Arial" w:hAnsi="Arial" w:cs="Arial"/>
          <w:lang w:val="en-US"/>
        </w:rPr>
        <w:t xml:space="preserve">A change request may be raised during the term of this Schedule where either </w:t>
      </w:r>
      <w:r w:rsidR="00536A29" w:rsidRPr="000C2BEA">
        <w:rPr>
          <w:rFonts w:ascii="Arial" w:hAnsi="Arial" w:cs="Arial"/>
          <w:lang w:val="en-US"/>
        </w:rPr>
        <w:t>Finastra</w:t>
      </w:r>
      <w:r w:rsidRPr="000C2BEA">
        <w:rPr>
          <w:rFonts w:ascii="Arial" w:hAnsi="Arial" w:cs="Arial"/>
          <w:lang w:val="en-US"/>
        </w:rPr>
        <w:t xml:space="preserve"> or Contractor sees the need for a change to the Schedule, the Specifications, project plan, and/or any other document describing the Services and System Product to be provided (“</w:t>
      </w:r>
      <w:r w:rsidRPr="000C2BEA">
        <w:rPr>
          <w:rFonts w:ascii="Arial" w:hAnsi="Arial" w:cs="Arial"/>
          <w:b/>
          <w:bCs/>
          <w:lang w:val="en-US"/>
        </w:rPr>
        <w:t>Baseline Documents</w:t>
      </w:r>
      <w:r w:rsidRPr="000C2BEA">
        <w:rPr>
          <w:rFonts w:ascii="Arial" w:hAnsi="Arial" w:cs="Arial"/>
          <w:lang w:val="en-US"/>
        </w:rPr>
        <w:t xml:space="preserve">”). Either Party may at any time request a change to the Baseline Documents in accordance with this CCP. Change requests must be made in writing using a </w:t>
      </w:r>
      <w:r w:rsidR="00536A29" w:rsidRPr="000C2BEA">
        <w:rPr>
          <w:rFonts w:ascii="Arial" w:hAnsi="Arial" w:cs="Arial"/>
          <w:lang w:val="en-US"/>
        </w:rPr>
        <w:t>Finastra</w:t>
      </w:r>
      <w:r w:rsidRPr="000C2BEA">
        <w:rPr>
          <w:rFonts w:ascii="Arial" w:hAnsi="Arial" w:cs="Arial"/>
          <w:lang w:val="en-US"/>
        </w:rPr>
        <w:t xml:space="preserve"> prescribed change request form</w:t>
      </w:r>
      <w:r w:rsidR="00D074A8">
        <w:rPr>
          <w:rFonts w:ascii="Arial" w:hAnsi="Arial" w:cs="Arial"/>
          <w:lang w:val="en-US"/>
        </w:rPr>
        <w:t xml:space="preserve"> - as attached as </w:t>
      </w:r>
      <w:r w:rsidR="00D074A8" w:rsidRPr="00F05BAC">
        <w:rPr>
          <w:rFonts w:ascii="Arial" w:hAnsi="Arial" w:cs="Arial"/>
          <w:b/>
          <w:lang w:val="en-US"/>
        </w:rPr>
        <w:t>Appendix C</w:t>
      </w:r>
      <w:r w:rsidR="00D074A8">
        <w:rPr>
          <w:rFonts w:ascii="Arial" w:hAnsi="Arial" w:cs="Arial"/>
          <w:lang w:val="en-US"/>
        </w:rPr>
        <w:t xml:space="preserve"> to this Schedule.  </w:t>
      </w:r>
    </w:p>
    <w:p w:rsidR="00C70D8B" w:rsidRPr="000C2BEA" w:rsidRDefault="00C70D8B" w:rsidP="00C70D8B">
      <w:pPr>
        <w:spacing w:line="227" w:lineRule="exact"/>
        <w:rPr>
          <w:rFonts w:ascii="Arial" w:hAnsi="Arial" w:cs="Arial"/>
          <w:lang w:val="en-US"/>
        </w:rPr>
      </w:pPr>
    </w:p>
    <w:p w:rsidR="00C70D8B" w:rsidRPr="000C2BEA" w:rsidRDefault="00C70D8B" w:rsidP="00406B8C">
      <w:pPr>
        <w:numPr>
          <w:ilvl w:val="0"/>
          <w:numId w:val="12"/>
        </w:numPr>
        <w:spacing w:line="237" w:lineRule="auto"/>
        <w:ind w:left="727" w:hanging="727"/>
        <w:jc w:val="both"/>
        <w:textAlignment w:val="auto"/>
        <w:rPr>
          <w:rFonts w:ascii="Arial" w:hAnsi="Arial" w:cs="Arial"/>
          <w:b/>
          <w:bCs/>
          <w:lang w:val="en-US"/>
        </w:rPr>
      </w:pPr>
      <w:r w:rsidRPr="000C2BEA">
        <w:rPr>
          <w:rFonts w:ascii="Arial" w:hAnsi="Arial" w:cs="Arial"/>
          <w:b/>
          <w:bCs/>
          <w:lang w:val="en-US"/>
        </w:rPr>
        <w:t xml:space="preserve">Generating the Change Request </w:t>
      </w:r>
    </w:p>
    <w:p w:rsidR="00C70D8B" w:rsidRPr="000C2BEA" w:rsidRDefault="00C70D8B" w:rsidP="00C70D8B">
      <w:pPr>
        <w:spacing w:line="48" w:lineRule="exact"/>
        <w:rPr>
          <w:rFonts w:ascii="Arial" w:hAnsi="Arial" w:cs="Arial"/>
          <w:b/>
          <w:bCs/>
          <w:lang w:val="en-US"/>
        </w:rPr>
      </w:pPr>
    </w:p>
    <w:p w:rsidR="00C70D8B" w:rsidRPr="000C2BEA" w:rsidRDefault="00C70D8B" w:rsidP="00C70D8B">
      <w:pPr>
        <w:spacing w:line="216" w:lineRule="auto"/>
        <w:ind w:left="727" w:right="20"/>
        <w:jc w:val="both"/>
        <w:rPr>
          <w:rFonts w:ascii="Arial" w:hAnsi="Arial" w:cs="Arial"/>
          <w:b/>
          <w:bCs/>
          <w:lang w:val="en-US"/>
        </w:rPr>
      </w:pPr>
      <w:r w:rsidRPr="000C2BEA">
        <w:rPr>
          <w:rFonts w:ascii="Arial" w:hAnsi="Arial" w:cs="Arial"/>
          <w:lang w:val="en-US"/>
        </w:rPr>
        <w:t xml:space="preserve">Where the need for a change to the Baseline Documents has been identified, a change request will be generated to contain the following: - </w:t>
      </w:r>
    </w:p>
    <w:p w:rsidR="00C70D8B" w:rsidRPr="000C2BEA" w:rsidRDefault="00C70D8B" w:rsidP="00C70D8B">
      <w:pPr>
        <w:spacing w:line="1" w:lineRule="exact"/>
        <w:rPr>
          <w:rFonts w:ascii="Arial" w:hAnsi="Arial" w:cs="Arial"/>
          <w:b/>
          <w:bCs/>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the title of the change;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the originator and date of the request or recommendation for the change;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the reason for the change; </w:t>
      </w:r>
    </w:p>
    <w:p w:rsidR="00C70D8B" w:rsidRPr="000C2BEA" w:rsidRDefault="00C70D8B" w:rsidP="00406B8C">
      <w:pPr>
        <w:numPr>
          <w:ilvl w:val="1"/>
          <w:numId w:val="12"/>
        </w:numPr>
        <w:spacing w:line="235" w:lineRule="auto"/>
        <w:ind w:left="1447" w:hanging="727"/>
        <w:jc w:val="both"/>
        <w:textAlignment w:val="auto"/>
        <w:rPr>
          <w:rFonts w:ascii="Arial" w:hAnsi="Arial" w:cs="Arial"/>
          <w:lang w:val="en-US"/>
        </w:rPr>
      </w:pPr>
      <w:r w:rsidRPr="000C2BEA">
        <w:rPr>
          <w:rFonts w:ascii="Arial" w:hAnsi="Arial" w:cs="Arial"/>
          <w:lang w:val="en-US"/>
        </w:rPr>
        <w:t xml:space="preserve">details of the change including (without limit) any Specification; and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proposed implementation date or revised project plan, as applicable. </w:t>
      </w:r>
    </w:p>
    <w:p w:rsidR="00C70D8B" w:rsidRPr="000C2BEA" w:rsidRDefault="00C70D8B" w:rsidP="00C70D8B">
      <w:pPr>
        <w:spacing w:line="200" w:lineRule="exact"/>
        <w:rPr>
          <w:rFonts w:ascii="Arial" w:hAnsi="Arial" w:cs="Arial"/>
          <w:lang w:val="en-US"/>
        </w:rPr>
      </w:pPr>
    </w:p>
    <w:p w:rsidR="00C70D8B" w:rsidRPr="000C2BEA" w:rsidRDefault="00C70D8B" w:rsidP="00C70D8B">
      <w:pPr>
        <w:spacing w:line="259" w:lineRule="exact"/>
        <w:rPr>
          <w:rFonts w:ascii="Arial" w:hAnsi="Arial" w:cs="Arial"/>
          <w:lang w:val="en-US"/>
        </w:rPr>
      </w:pPr>
    </w:p>
    <w:p w:rsidR="00C70D8B" w:rsidRPr="000C2BEA" w:rsidRDefault="00C70D8B" w:rsidP="00406B8C">
      <w:pPr>
        <w:numPr>
          <w:ilvl w:val="0"/>
          <w:numId w:val="12"/>
        </w:numPr>
        <w:spacing w:line="237" w:lineRule="auto"/>
        <w:ind w:left="727" w:hanging="727"/>
        <w:jc w:val="both"/>
        <w:textAlignment w:val="auto"/>
        <w:rPr>
          <w:rFonts w:ascii="Arial" w:hAnsi="Arial" w:cs="Arial"/>
          <w:b/>
          <w:bCs/>
          <w:lang w:val="en-US"/>
        </w:rPr>
      </w:pPr>
      <w:r w:rsidRPr="000C2BEA">
        <w:rPr>
          <w:rFonts w:ascii="Arial" w:hAnsi="Arial" w:cs="Arial"/>
          <w:b/>
          <w:bCs/>
          <w:lang w:val="en-US"/>
        </w:rPr>
        <w:t xml:space="preserve">Responding to the Change Request </w:t>
      </w:r>
    </w:p>
    <w:p w:rsidR="00C70D8B" w:rsidRPr="000C2BEA" w:rsidRDefault="00C70D8B" w:rsidP="00C70D8B">
      <w:pPr>
        <w:spacing w:line="45" w:lineRule="exact"/>
        <w:rPr>
          <w:rFonts w:ascii="Arial" w:hAnsi="Arial" w:cs="Arial"/>
          <w:b/>
          <w:bCs/>
          <w:lang w:val="en-US"/>
        </w:rPr>
      </w:pPr>
    </w:p>
    <w:p w:rsidR="00C70D8B" w:rsidRPr="000C2BEA" w:rsidRDefault="00C70D8B" w:rsidP="00C70D8B">
      <w:pPr>
        <w:spacing w:line="216" w:lineRule="auto"/>
        <w:ind w:left="727" w:right="20"/>
        <w:jc w:val="both"/>
        <w:rPr>
          <w:rFonts w:ascii="Arial" w:hAnsi="Arial" w:cs="Arial"/>
          <w:b/>
          <w:bCs/>
          <w:lang w:val="en-US"/>
        </w:rPr>
      </w:pPr>
      <w:r w:rsidRPr="000C2BEA">
        <w:rPr>
          <w:rFonts w:ascii="Arial" w:hAnsi="Arial" w:cs="Arial"/>
          <w:lang w:val="en-US"/>
        </w:rPr>
        <w:t xml:space="preserve">In responding to a change request from </w:t>
      </w:r>
      <w:r w:rsidR="00536A29" w:rsidRPr="000C2BEA">
        <w:rPr>
          <w:rFonts w:ascii="Arial" w:hAnsi="Arial" w:cs="Arial"/>
          <w:lang w:val="en-US"/>
        </w:rPr>
        <w:t>Finastra</w:t>
      </w:r>
      <w:r w:rsidRPr="000C2BEA">
        <w:rPr>
          <w:rFonts w:ascii="Arial" w:hAnsi="Arial" w:cs="Arial"/>
          <w:lang w:val="en-US"/>
        </w:rPr>
        <w:t xml:space="preserve"> or included within a change request proposed by Contractor, Contractor shall deliver to </w:t>
      </w:r>
      <w:r w:rsidR="00536A29" w:rsidRPr="000C2BEA">
        <w:rPr>
          <w:rFonts w:ascii="Arial" w:hAnsi="Arial" w:cs="Arial"/>
          <w:lang w:val="en-US"/>
        </w:rPr>
        <w:t>Finastra</w:t>
      </w:r>
      <w:r w:rsidRPr="000C2BEA">
        <w:rPr>
          <w:rFonts w:ascii="Arial" w:hAnsi="Arial" w:cs="Arial"/>
          <w:lang w:val="en-US"/>
        </w:rPr>
        <w:t xml:space="preserve"> a change proposal containing:- </w:t>
      </w: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the price and charges, if any, of the change;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details of the impact on Services, System Product and Specification, as applicable;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details of the impact on the hardware and software environment, the location, as applicable; </w:t>
      </w:r>
    </w:p>
    <w:p w:rsidR="00C70D8B" w:rsidRPr="000C2BEA" w:rsidRDefault="00C70D8B" w:rsidP="00C70D8B">
      <w:pPr>
        <w:spacing w:line="1" w:lineRule="exact"/>
        <w:rPr>
          <w:rFonts w:ascii="Arial" w:hAnsi="Arial" w:cs="Arial"/>
          <w:lang w:val="en-US"/>
        </w:rPr>
      </w:pP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a timetable for implementation; and </w:t>
      </w:r>
    </w:p>
    <w:p w:rsidR="00C70D8B" w:rsidRPr="000C2BEA" w:rsidRDefault="00C70D8B" w:rsidP="00406B8C">
      <w:pPr>
        <w:numPr>
          <w:ilvl w:val="1"/>
          <w:numId w:val="12"/>
        </w:numPr>
        <w:spacing w:line="237" w:lineRule="auto"/>
        <w:ind w:left="1447" w:hanging="727"/>
        <w:jc w:val="both"/>
        <w:textAlignment w:val="auto"/>
        <w:rPr>
          <w:rFonts w:ascii="Arial" w:hAnsi="Arial" w:cs="Arial"/>
          <w:lang w:val="en-US"/>
        </w:rPr>
      </w:pPr>
      <w:r w:rsidRPr="000C2BEA">
        <w:rPr>
          <w:rFonts w:ascii="Arial" w:hAnsi="Arial" w:cs="Arial"/>
          <w:lang w:val="en-US"/>
        </w:rPr>
        <w:t xml:space="preserve">a schedule of payments as appropriate. </w:t>
      </w:r>
    </w:p>
    <w:p w:rsidR="00C70D8B" w:rsidRPr="000C2BEA" w:rsidRDefault="00C70D8B" w:rsidP="00C70D8B">
      <w:pPr>
        <w:spacing w:line="45" w:lineRule="exact"/>
        <w:rPr>
          <w:rFonts w:ascii="Arial" w:hAnsi="Arial" w:cs="Arial"/>
          <w:lang w:val="en-US"/>
        </w:rPr>
      </w:pPr>
    </w:p>
    <w:p w:rsidR="00C70D8B" w:rsidRPr="000C2BEA" w:rsidRDefault="00C70D8B" w:rsidP="00C70D8B">
      <w:pPr>
        <w:spacing w:line="223" w:lineRule="auto"/>
        <w:ind w:left="707"/>
        <w:jc w:val="both"/>
        <w:rPr>
          <w:rFonts w:ascii="Arial" w:hAnsi="Arial" w:cs="Arial"/>
          <w:lang w:val="en-US"/>
        </w:rPr>
      </w:pPr>
      <w:r w:rsidRPr="000C2BEA">
        <w:rPr>
          <w:rFonts w:ascii="Arial" w:hAnsi="Arial" w:cs="Arial"/>
          <w:lang w:val="en-US"/>
        </w:rPr>
        <w:t xml:space="preserve">Contractor shall where reasonably practicable deliver its change proposal within ten (10) days of receipt of a </w:t>
      </w:r>
      <w:r w:rsidR="00536A29" w:rsidRPr="000C2BEA">
        <w:rPr>
          <w:rFonts w:ascii="Arial" w:hAnsi="Arial" w:cs="Arial"/>
          <w:lang w:val="en-US"/>
        </w:rPr>
        <w:t>Finastra</w:t>
      </w:r>
      <w:r w:rsidRPr="000C2BEA">
        <w:rPr>
          <w:rFonts w:ascii="Arial" w:hAnsi="Arial" w:cs="Arial"/>
          <w:lang w:val="en-US"/>
        </w:rPr>
        <w:t xml:space="preserve"> change request. </w:t>
      </w:r>
      <w:r w:rsidR="00536A29" w:rsidRPr="000C2BEA">
        <w:rPr>
          <w:rFonts w:ascii="Arial" w:hAnsi="Arial" w:cs="Arial"/>
          <w:lang w:val="en-US"/>
        </w:rPr>
        <w:t>Finastra</w:t>
      </w:r>
      <w:r w:rsidRPr="000C2BEA">
        <w:rPr>
          <w:rFonts w:ascii="Arial" w:hAnsi="Arial" w:cs="Arial"/>
          <w:lang w:val="en-US"/>
        </w:rPr>
        <w:t xml:space="preserve"> where reasonably practicable will respond to a change proposal from Contractor within ten (10) days of receipt thereof.</w:t>
      </w:r>
    </w:p>
    <w:p w:rsidR="00C70D8B" w:rsidRPr="000C2BEA" w:rsidRDefault="00C70D8B" w:rsidP="00C70D8B">
      <w:pPr>
        <w:spacing w:line="200" w:lineRule="exact"/>
        <w:rPr>
          <w:rFonts w:ascii="Arial" w:hAnsi="Arial" w:cs="Arial"/>
          <w:lang w:val="en-US"/>
        </w:rPr>
      </w:pPr>
    </w:p>
    <w:p w:rsidR="00C70D8B" w:rsidRPr="000C2BEA" w:rsidRDefault="00C70D8B" w:rsidP="00C70D8B">
      <w:pPr>
        <w:spacing w:line="259" w:lineRule="exact"/>
        <w:rPr>
          <w:rFonts w:ascii="Arial" w:hAnsi="Arial" w:cs="Arial"/>
          <w:lang w:val="en-US"/>
        </w:rPr>
      </w:pPr>
    </w:p>
    <w:p w:rsidR="00C70D8B" w:rsidRPr="000C2BEA" w:rsidRDefault="00D074A8" w:rsidP="00406B8C">
      <w:pPr>
        <w:numPr>
          <w:ilvl w:val="0"/>
          <w:numId w:val="13"/>
        </w:numPr>
        <w:spacing w:line="237" w:lineRule="auto"/>
        <w:ind w:left="727" w:hanging="727"/>
        <w:jc w:val="both"/>
        <w:textAlignment w:val="auto"/>
        <w:rPr>
          <w:rFonts w:ascii="Arial" w:hAnsi="Arial" w:cs="Arial"/>
          <w:b/>
          <w:bCs/>
          <w:lang w:val="en-US"/>
        </w:rPr>
      </w:pPr>
      <w:r>
        <w:rPr>
          <w:rFonts w:ascii="Arial" w:hAnsi="Arial" w:cs="Arial"/>
          <w:b/>
          <w:bCs/>
          <w:lang w:val="en-US"/>
        </w:rPr>
        <w:t>Finastra</w:t>
      </w:r>
      <w:r w:rsidR="00C70D8B" w:rsidRPr="000C2BEA">
        <w:rPr>
          <w:rFonts w:ascii="Arial" w:hAnsi="Arial" w:cs="Arial"/>
          <w:b/>
          <w:bCs/>
          <w:lang w:val="en-US"/>
        </w:rPr>
        <w:t xml:space="preserve">’s Options </w:t>
      </w:r>
    </w:p>
    <w:p w:rsidR="00C70D8B" w:rsidRPr="000C2BEA" w:rsidRDefault="00C70D8B" w:rsidP="00C70D8B">
      <w:pPr>
        <w:spacing w:line="3" w:lineRule="exact"/>
        <w:rPr>
          <w:rFonts w:ascii="Arial" w:hAnsi="Arial" w:cs="Arial"/>
          <w:b/>
          <w:bCs/>
          <w:lang w:val="en-US"/>
        </w:rPr>
      </w:pPr>
    </w:p>
    <w:p w:rsidR="00C70D8B" w:rsidRPr="000C2BEA" w:rsidRDefault="00C70D8B" w:rsidP="00C70D8B">
      <w:pPr>
        <w:spacing w:line="237" w:lineRule="auto"/>
        <w:ind w:left="707"/>
        <w:jc w:val="both"/>
        <w:rPr>
          <w:rFonts w:ascii="Arial" w:hAnsi="Arial" w:cs="Arial"/>
          <w:b/>
          <w:bCs/>
          <w:lang w:val="en-US"/>
        </w:rPr>
      </w:pPr>
      <w:r w:rsidRPr="000C2BEA">
        <w:rPr>
          <w:rFonts w:ascii="Arial" w:hAnsi="Arial" w:cs="Arial"/>
          <w:lang w:val="en-US"/>
        </w:rPr>
        <w:t xml:space="preserve">Upon receipt of Contractor’s change proposal, </w:t>
      </w:r>
      <w:r w:rsidR="00536A29" w:rsidRPr="000C2BEA">
        <w:rPr>
          <w:rFonts w:ascii="Arial" w:hAnsi="Arial" w:cs="Arial"/>
          <w:lang w:val="en-US"/>
        </w:rPr>
        <w:t>Finastra</w:t>
      </w:r>
      <w:r w:rsidRPr="000C2BEA">
        <w:rPr>
          <w:rFonts w:ascii="Arial" w:hAnsi="Arial" w:cs="Arial"/>
          <w:lang w:val="en-US"/>
        </w:rPr>
        <w:t xml:space="preserve"> may elect to either:- </w:t>
      </w:r>
    </w:p>
    <w:p w:rsidR="00C70D8B" w:rsidRPr="000C2BEA" w:rsidRDefault="00C70D8B" w:rsidP="00C70D8B">
      <w:pPr>
        <w:spacing w:line="45" w:lineRule="exact"/>
        <w:rPr>
          <w:rFonts w:ascii="Arial" w:hAnsi="Arial" w:cs="Arial"/>
          <w:b/>
          <w:bCs/>
          <w:lang w:val="en-US"/>
        </w:rPr>
      </w:pPr>
    </w:p>
    <w:p w:rsidR="00C70D8B" w:rsidRPr="000C2BEA" w:rsidRDefault="00C70D8B" w:rsidP="00406B8C">
      <w:pPr>
        <w:numPr>
          <w:ilvl w:val="1"/>
          <w:numId w:val="13"/>
        </w:numPr>
        <w:tabs>
          <w:tab w:val="num" w:pos="1407"/>
        </w:tabs>
        <w:spacing w:line="216" w:lineRule="auto"/>
        <w:ind w:left="1407" w:hanging="699"/>
        <w:jc w:val="both"/>
        <w:textAlignment w:val="auto"/>
        <w:rPr>
          <w:rFonts w:ascii="Arial" w:hAnsi="Arial" w:cs="Arial"/>
          <w:lang w:val="en-US"/>
        </w:rPr>
      </w:pPr>
      <w:r w:rsidRPr="000C2BEA">
        <w:rPr>
          <w:rFonts w:ascii="Arial" w:hAnsi="Arial" w:cs="Arial"/>
          <w:lang w:val="en-US"/>
        </w:rPr>
        <w:t xml:space="preserve">Accept such proposal by counter-signing the proposal, in which case the Baseline Documents shall be amended accordingly; or </w:t>
      </w:r>
    </w:p>
    <w:p w:rsidR="00C70D8B" w:rsidRPr="000C2BEA" w:rsidRDefault="00C70D8B" w:rsidP="00406B8C">
      <w:pPr>
        <w:numPr>
          <w:ilvl w:val="1"/>
          <w:numId w:val="13"/>
        </w:numPr>
        <w:tabs>
          <w:tab w:val="num" w:pos="1407"/>
        </w:tabs>
        <w:spacing w:line="237" w:lineRule="auto"/>
        <w:ind w:left="1407" w:hanging="699"/>
        <w:jc w:val="both"/>
        <w:textAlignment w:val="auto"/>
        <w:rPr>
          <w:rFonts w:ascii="Arial" w:hAnsi="Arial" w:cs="Arial"/>
          <w:lang w:val="en-US"/>
        </w:rPr>
      </w:pPr>
      <w:r w:rsidRPr="000C2BEA">
        <w:rPr>
          <w:rFonts w:ascii="Arial" w:hAnsi="Arial" w:cs="Arial"/>
          <w:lang w:val="en-US"/>
        </w:rPr>
        <w:t xml:space="preserve">Reject the change proposal, in which case the Baseline Documents shall continue in force </w:t>
      </w:r>
    </w:p>
    <w:p w:rsidR="00C70D8B" w:rsidRPr="000C2BEA" w:rsidRDefault="00C70D8B" w:rsidP="00C70D8B">
      <w:pPr>
        <w:spacing w:line="1" w:lineRule="exact"/>
        <w:rPr>
          <w:rFonts w:ascii="Arial" w:hAnsi="Arial" w:cs="Arial"/>
          <w:lang w:val="en-US"/>
        </w:rPr>
      </w:pPr>
    </w:p>
    <w:p w:rsidR="00C70D8B" w:rsidRPr="000C2BEA" w:rsidRDefault="00C70D8B" w:rsidP="00C70D8B">
      <w:pPr>
        <w:spacing w:line="237" w:lineRule="auto"/>
        <w:ind w:left="1407"/>
        <w:rPr>
          <w:rFonts w:ascii="Arial" w:hAnsi="Arial" w:cs="Arial"/>
          <w:lang w:val="en-US"/>
        </w:rPr>
      </w:pPr>
      <w:r w:rsidRPr="000C2BEA">
        <w:rPr>
          <w:rFonts w:ascii="Arial" w:hAnsi="Arial" w:cs="Arial"/>
          <w:lang w:val="en-US"/>
        </w:rPr>
        <w:t>unchanged.</w:t>
      </w:r>
    </w:p>
    <w:p w:rsidR="00C70D8B" w:rsidRPr="000C2BEA" w:rsidRDefault="00C70D8B" w:rsidP="00C70D8B">
      <w:pPr>
        <w:spacing w:line="43" w:lineRule="exact"/>
        <w:rPr>
          <w:rFonts w:ascii="Arial" w:hAnsi="Arial" w:cs="Arial"/>
          <w:lang w:val="en-US"/>
        </w:rPr>
      </w:pPr>
    </w:p>
    <w:p w:rsidR="00C70D8B" w:rsidRPr="000C2BEA" w:rsidRDefault="00C70D8B" w:rsidP="00DF3E01">
      <w:pPr>
        <w:spacing w:line="216" w:lineRule="auto"/>
        <w:ind w:left="727" w:right="20" w:hanging="12"/>
        <w:rPr>
          <w:rFonts w:ascii="Arial" w:hAnsi="Arial" w:cs="Arial"/>
          <w:lang w:val="en-US"/>
        </w:rPr>
        <w:sectPr w:rsidR="00C70D8B" w:rsidRPr="000C2BEA">
          <w:pgSz w:w="11900" w:h="16841"/>
          <w:pgMar w:top="1125" w:right="1120" w:bottom="1440" w:left="1133" w:header="720" w:footer="720" w:gutter="0"/>
          <w:cols w:space="720"/>
        </w:sectPr>
      </w:pPr>
      <w:r w:rsidRPr="000C2BEA">
        <w:rPr>
          <w:rFonts w:ascii="Arial" w:hAnsi="Arial" w:cs="Arial"/>
          <w:lang w:val="en-US"/>
        </w:rPr>
        <w:t>Neither Party shall be obliged to perform or be bound by any change until a written change proposal is signed by the authorised representatives of both Parties.</w:t>
      </w:r>
    </w:p>
    <w:p w:rsidR="00C70D8B" w:rsidRPr="000C2BEA" w:rsidRDefault="00C70D8B" w:rsidP="00C70D8B">
      <w:pPr>
        <w:spacing w:line="237" w:lineRule="auto"/>
        <w:rPr>
          <w:rFonts w:ascii="Arial" w:hAnsi="Arial" w:cs="Arial"/>
          <w:lang w:val="en-US"/>
        </w:rPr>
      </w:pPr>
      <w:bookmarkStart w:id="7" w:name="page5"/>
      <w:bookmarkEnd w:id="7"/>
      <w:r w:rsidRPr="000C2BEA">
        <w:rPr>
          <w:rFonts w:ascii="Arial" w:hAnsi="Arial" w:cs="Arial"/>
          <w:b/>
          <w:bCs/>
          <w:lang w:val="en-US"/>
        </w:rPr>
        <w:lastRenderedPageBreak/>
        <w:t>SCHEDULE – PART 5</w:t>
      </w:r>
    </w:p>
    <w:p w:rsidR="00C70D8B" w:rsidRPr="000C2BEA" w:rsidRDefault="00C70D8B" w:rsidP="00C70D8B">
      <w:pPr>
        <w:spacing w:line="279" w:lineRule="exact"/>
        <w:rPr>
          <w:rFonts w:ascii="Arial" w:hAnsi="Arial" w:cs="Arial"/>
          <w:lang w:val="en-US"/>
        </w:rPr>
      </w:pPr>
    </w:p>
    <w:p w:rsidR="00F80958" w:rsidRDefault="00AD407A" w:rsidP="00DF3E01">
      <w:pPr>
        <w:spacing w:line="216" w:lineRule="auto"/>
        <w:rPr>
          <w:rFonts w:ascii="Arial" w:hAnsi="Arial" w:cs="Arial"/>
          <w:lang w:val="en-US"/>
        </w:rPr>
      </w:pPr>
      <w:r>
        <w:rPr>
          <w:rFonts w:ascii="Arial" w:hAnsi="Arial" w:cs="Arial"/>
          <w:lang w:val="en-US"/>
        </w:rPr>
        <w:t>APPENDIX A: SCOPE OF WORK</w:t>
      </w:r>
      <w:r w:rsidR="00025DBB">
        <w:rPr>
          <w:rFonts w:ascii="Arial" w:hAnsi="Arial" w:cs="Arial"/>
          <w:lang w:val="en-US"/>
        </w:rPr>
        <w:t>, comprising of the following:</w:t>
      </w:r>
    </w:p>
    <w:p w:rsidR="00025DBB" w:rsidRDefault="00025DBB" w:rsidP="00DF3E01">
      <w:pPr>
        <w:spacing w:line="216" w:lineRule="auto"/>
        <w:rPr>
          <w:rFonts w:ascii="Arial" w:hAnsi="Arial" w:cs="Arial"/>
          <w:lang w:val="en-US"/>
        </w:rPr>
      </w:pPr>
    </w:p>
    <w:p w:rsidR="00025DBB" w:rsidRDefault="00025DBB" w:rsidP="00FA7A9B">
      <w:pPr>
        <w:pStyle w:val="ListParagraph"/>
        <w:numPr>
          <w:ilvl w:val="0"/>
          <w:numId w:val="23"/>
        </w:numPr>
        <w:spacing w:line="216" w:lineRule="auto"/>
        <w:rPr>
          <w:rFonts w:ascii="Arial" w:hAnsi="Arial" w:cs="Arial"/>
          <w:lang w:val="en-US"/>
        </w:rPr>
      </w:pPr>
      <w:r>
        <w:rPr>
          <w:rFonts w:ascii="Arial" w:hAnsi="Arial" w:cs="Arial"/>
          <w:lang w:val="en-US"/>
        </w:rPr>
        <w:t xml:space="preserve">Section </w:t>
      </w:r>
      <w:r w:rsidRPr="00025DBB">
        <w:rPr>
          <w:rFonts w:ascii="Arial" w:hAnsi="Arial" w:cs="Arial"/>
          <w:lang w:val="en-US"/>
        </w:rPr>
        <w:t>A.1 – HIGH LEVEL SCOPE OF WORK</w:t>
      </w:r>
    </w:p>
    <w:p w:rsidR="00025DBB" w:rsidRPr="00025DBB" w:rsidRDefault="00025DBB" w:rsidP="00025DBB">
      <w:pPr>
        <w:pStyle w:val="ListParagraph"/>
        <w:numPr>
          <w:ilvl w:val="0"/>
          <w:numId w:val="23"/>
        </w:numPr>
        <w:rPr>
          <w:rFonts w:ascii="Arial" w:hAnsi="Arial" w:cs="Arial"/>
          <w:lang w:val="en-US"/>
        </w:rPr>
      </w:pPr>
      <w:r>
        <w:rPr>
          <w:rFonts w:ascii="Arial" w:hAnsi="Arial" w:cs="Arial"/>
          <w:lang w:val="en-US"/>
        </w:rPr>
        <w:t xml:space="preserve">Section </w:t>
      </w:r>
      <w:r w:rsidRPr="00025DBB">
        <w:rPr>
          <w:rFonts w:ascii="Arial" w:hAnsi="Arial" w:cs="Arial"/>
          <w:lang w:val="en-US"/>
        </w:rPr>
        <w:t>A.2 – HIGH LEVEL SCOPE OF WORK: DETAILED LIST OF DELIVERABLES</w:t>
      </w:r>
    </w:p>
    <w:p w:rsidR="00025DBB" w:rsidRPr="00FA7A9B" w:rsidRDefault="00025DBB" w:rsidP="00FA7A9B">
      <w:pPr>
        <w:pStyle w:val="ListParagraph"/>
        <w:numPr>
          <w:ilvl w:val="0"/>
          <w:numId w:val="23"/>
        </w:numPr>
        <w:spacing w:line="216" w:lineRule="auto"/>
        <w:rPr>
          <w:rFonts w:ascii="Arial" w:hAnsi="Arial" w:cs="Arial"/>
          <w:lang w:val="en-US"/>
        </w:rPr>
      </w:pPr>
      <w:r>
        <w:rPr>
          <w:rFonts w:ascii="Arial" w:hAnsi="Arial" w:cs="Arial"/>
          <w:lang w:val="en-US"/>
        </w:rPr>
        <w:t xml:space="preserve">Section </w:t>
      </w:r>
      <w:r w:rsidRPr="00025DBB">
        <w:rPr>
          <w:rFonts w:ascii="Arial" w:hAnsi="Arial" w:cs="Arial"/>
          <w:lang w:val="en-US"/>
        </w:rPr>
        <w:t>A.3 – DELIVERABLES BY PROJECT STAGES</w:t>
      </w:r>
    </w:p>
    <w:p w:rsidR="00DF3E01" w:rsidRPr="000C2BEA" w:rsidRDefault="00AD407A" w:rsidP="00DF3E01">
      <w:pPr>
        <w:spacing w:line="216" w:lineRule="auto"/>
        <w:rPr>
          <w:rFonts w:ascii="Arial" w:hAnsi="Arial" w:cs="Arial"/>
          <w:lang w:val="en-US"/>
        </w:rPr>
      </w:pPr>
      <w:r>
        <w:rPr>
          <w:rFonts w:ascii="Arial" w:hAnsi="Arial" w:cs="Arial"/>
          <w:lang w:val="en-US"/>
        </w:rPr>
        <w:t xml:space="preserve">APPENDIX B: </w:t>
      </w:r>
      <w:r w:rsidRPr="000C2BEA">
        <w:rPr>
          <w:rFonts w:ascii="Arial" w:hAnsi="Arial" w:cs="Arial"/>
          <w:lang w:val="en-US"/>
        </w:rPr>
        <w:t xml:space="preserve">PROJECT PLAN </w:t>
      </w:r>
    </w:p>
    <w:p w:rsidR="00DF3E01" w:rsidRPr="000C2BEA" w:rsidRDefault="00DF3E01" w:rsidP="00DF3E01">
      <w:pPr>
        <w:spacing w:line="216" w:lineRule="auto"/>
        <w:rPr>
          <w:rFonts w:ascii="Arial" w:hAnsi="Arial" w:cs="Arial"/>
          <w:lang w:val="en-US"/>
        </w:rPr>
      </w:pPr>
    </w:p>
    <w:p w:rsidR="00025DBB" w:rsidRDefault="00025DBB" w:rsidP="00ED6567">
      <w:pPr>
        <w:spacing w:line="216" w:lineRule="auto"/>
        <w:rPr>
          <w:rFonts w:ascii="Arial" w:hAnsi="Arial" w:cs="Arial"/>
          <w:b/>
          <w:bCs/>
          <w:lang w:val="en-US"/>
        </w:rPr>
      </w:pPr>
    </w:p>
    <w:p w:rsidR="00ED6567" w:rsidRPr="000C2BEA" w:rsidRDefault="00F80958" w:rsidP="00ED6567">
      <w:pPr>
        <w:spacing w:line="216" w:lineRule="auto"/>
        <w:rPr>
          <w:rFonts w:ascii="Arial" w:hAnsi="Arial" w:cs="Arial"/>
          <w:lang w:val="en-US"/>
        </w:rPr>
      </w:pPr>
      <w:r w:rsidRPr="000C2BEA">
        <w:rPr>
          <w:rFonts w:ascii="Arial" w:hAnsi="Arial" w:cs="Arial"/>
          <w:b/>
          <w:bCs/>
          <w:lang w:val="en-US"/>
        </w:rPr>
        <w:t>APPENDIX A –</w:t>
      </w:r>
      <w:r w:rsidR="009606FF">
        <w:rPr>
          <w:rFonts w:ascii="Arial" w:hAnsi="Arial" w:cs="Arial"/>
          <w:b/>
          <w:bCs/>
          <w:lang w:val="en-US"/>
        </w:rPr>
        <w:t xml:space="preserve"> </w:t>
      </w:r>
      <w:r w:rsidR="00025DBB">
        <w:rPr>
          <w:rFonts w:ascii="Arial" w:hAnsi="Arial" w:cs="Arial"/>
          <w:b/>
          <w:bCs/>
          <w:lang w:val="en-US"/>
        </w:rPr>
        <w:t>SCOPE OF WORK</w:t>
      </w:r>
      <w:r w:rsidR="006F480D">
        <w:rPr>
          <w:rFonts w:ascii="Arial" w:hAnsi="Arial" w:cs="Arial"/>
          <w:b/>
          <w:bCs/>
          <w:lang w:val="en-US"/>
        </w:rPr>
        <w:t xml:space="preserve"> </w:t>
      </w:r>
    </w:p>
    <w:p w:rsidR="00ED6567" w:rsidRDefault="00ED6567" w:rsidP="00EA7879">
      <w:pPr>
        <w:rPr>
          <w:rFonts w:ascii="Arial" w:hAnsi="Arial" w:cs="Arial"/>
          <w:lang w:val="en-US"/>
        </w:rPr>
      </w:pPr>
    </w:p>
    <w:p w:rsidR="00025DBB" w:rsidRPr="000C2BEA" w:rsidRDefault="00D074A8" w:rsidP="00EA7879">
      <w:pPr>
        <w:rPr>
          <w:rFonts w:ascii="Arial" w:hAnsi="Arial" w:cs="Arial"/>
          <w:lang w:val="en-US"/>
        </w:rPr>
      </w:pPr>
      <w:r>
        <w:rPr>
          <w:rFonts w:ascii="Arial" w:hAnsi="Arial" w:cs="Arial"/>
          <w:lang w:val="en-US"/>
        </w:rPr>
        <w:t xml:space="preserve">Section </w:t>
      </w:r>
      <w:r w:rsidR="00936C83">
        <w:rPr>
          <w:rFonts w:ascii="Arial" w:hAnsi="Arial" w:cs="Arial"/>
          <w:lang w:val="en-US"/>
        </w:rPr>
        <w:t>A.1 – HIGH LEVEL SCOPE OF WORK</w:t>
      </w:r>
    </w:p>
    <w:p w:rsidR="00ED6567" w:rsidRDefault="00AE3FEF" w:rsidP="003715C1">
      <w:pPr>
        <w:ind w:left="-1080"/>
        <w:rPr>
          <w:rFonts w:ascii="Arial" w:hAnsi="Arial" w:cs="Arial"/>
          <w:lang w:val="en-US" w:eastAsia="en-GB"/>
        </w:rPr>
      </w:pPr>
      <w:r w:rsidRPr="003715C1">
        <w:rPr>
          <w:rFonts w:ascii="Arial" w:hAnsi="Arial" w:cs="Arial"/>
          <w:noProof/>
          <w:lang w:val="en-US" w:eastAsia="en-US"/>
        </w:rPr>
        <w:drawing>
          <wp:inline distT="0" distB="0" distL="0" distR="0">
            <wp:extent cx="7178541"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3 at 6.28.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79042" cy="5753502"/>
                    </a:xfrm>
                    <a:prstGeom prst="rect">
                      <a:avLst/>
                    </a:prstGeom>
                  </pic:spPr>
                </pic:pic>
              </a:graphicData>
            </a:graphic>
          </wp:inline>
        </w:drawing>
      </w:r>
    </w:p>
    <w:p w:rsidR="00FB0D2B" w:rsidRDefault="00FB0D2B" w:rsidP="00ED6567">
      <w:pPr>
        <w:rPr>
          <w:rFonts w:ascii="Arial" w:hAnsi="Arial" w:cs="Arial"/>
          <w:lang w:val="en-US" w:eastAsia="en-GB"/>
        </w:rPr>
      </w:pPr>
    </w:p>
    <w:p w:rsidR="00EA7879" w:rsidRPr="000C2BEA" w:rsidRDefault="00EA7879" w:rsidP="00EA7879">
      <w:pPr>
        <w:rPr>
          <w:rFonts w:ascii="Arial" w:hAnsi="Arial" w:cs="Arial"/>
          <w:lang w:val="en-US"/>
        </w:rPr>
      </w:pPr>
    </w:p>
    <w:p w:rsidR="00AE3FEF" w:rsidRDefault="00AE3FEF" w:rsidP="00EA7879">
      <w:pPr>
        <w:rPr>
          <w:rFonts w:ascii="Arial" w:hAnsi="Arial" w:cs="Arial"/>
          <w:b/>
          <w:lang w:val="en-US"/>
        </w:rPr>
        <w:sectPr w:rsidR="00AE3FEF" w:rsidSect="00AE3FEF">
          <w:footerReference w:type="default" r:id="rId10"/>
          <w:footerReference w:type="first" r:id="rId11"/>
          <w:pgSz w:w="11907" w:h="16840" w:code="9"/>
          <w:pgMar w:top="1134" w:right="851" w:bottom="1134" w:left="1418" w:header="737" w:footer="397" w:gutter="0"/>
          <w:paperSrc w:first="4" w:other="4"/>
          <w:cols w:space="567"/>
          <w:docGrid w:linePitch="272"/>
        </w:sectPr>
      </w:pPr>
    </w:p>
    <w:p w:rsidR="00EA7879" w:rsidRPr="00FA7A9B" w:rsidRDefault="00936C83" w:rsidP="00EA7879">
      <w:pPr>
        <w:rPr>
          <w:rFonts w:ascii="Arial" w:hAnsi="Arial" w:cs="Arial"/>
          <w:b/>
          <w:lang w:val="en-US"/>
        </w:rPr>
      </w:pPr>
      <w:r w:rsidRPr="00FA7A9B">
        <w:rPr>
          <w:rFonts w:ascii="Arial" w:hAnsi="Arial" w:cs="Arial"/>
          <w:b/>
          <w:lang w:val="en-US"/>
        </w:rPr>
        <w:lastRenderedPageBreak/>
        <w:t>A</w:t>
      </w:r>
      <w:r w:rsidR="00025DBB" w:rsidRPr="00FA7A9B">
        <w:rPr>
          <w:rFonts w:ascii="Arial" w:hAnsi="Arial" w:cs="Arial"/>
          <w:b/>
          <w:lang w:val="en-US"/>
        </w:rPr>
        <w:t>.</w:t>
      </w:r>
      <w:r w:rsidR="00AE3FEF">
        <w:rPr>
          <w:rFonts w:ascii="Arial" w:hAnsi="Arial" w:cs="Arial"/>
          <w:b/>
          <w:lang w:val="en-US"/>
        </w:rPr>
        <w:t>2</w:t>
      </w:r>
      <w:r w:rsidRPr="00FA7A9B">
        <w:rPr>
          <w:rFonts w:ascii="Arial" w:hAnsi="Arial" w:cs="Arial"/>
          <w:b/>
          <w:lang w:val="en-US"/>
        </w:rPr>
        <w:t xml:space="preserve"> – DELIVERABLES BY PROJECT STAGES</w:t>
      </w:r>
    </w:p>
    <w:p w:rsidR="00025DBB" w:rsidRPr="00936C83" w:rsidRDefault="00025DBB" w:rsidP="00EA7879">
      <w:pPr>
        <w:rPr>
          <w:rFonts w:ascii="Arial" w:hAnsi="Arial" w:cs="Arial"/>
          <w:lang w:val="en-US"/>
        </w:rPr>
      </w:pPr>
    </w:p>
    <w:p w:rsidR="00936C83" w:rsidRDefault="00936C83" w:rsidP="00936C83">
      <w:pPr>
        <w:rPr>
          <w:rFonts w:ascii="Arial" w:hAnsi="Arial" w:cs="Arial"/>
        </w:rPr>
      </w:pPr>
      <w:r w:rsidRPr="00424C9D">
        <w:rPr>
          <w:rFonts w:ascii="Arial" w:hAnsi="Arial" w:cs="Arial"/>
        </w:rPr>
        <w:t>The project is structured in the following sequence of phases (the “</w:t>
      </w:r>
      <w:r w:rsidRPr="00FA7A9B">
        <w:rPr>
          <w:rFonts w:ascii="Arial" w:hAnsi="Arial" w:cs="Arial"/>
          <w:b/>
        </w:rPr>
        <w:t>Project Phases</w:t>
      </w:r>
      <w:r w:rsidRPr="00424C9D">
        <w:rPr>
          <w:rFonts w:ascii="Arial" w:hAnsi="Arial" w:cs="Arial"/>
        </w:rPr>
        <w:t xml:space="preserve">”), the activities which </w:t>
      </w:r>
      <w:r w:rsidR="00AD407A">
        <w:rPr>
          <w:rFonts w:ascii="Arial" w:hAnsi="Arial" w:cs="Arial"/>
        </w:rPr>
        <w:t>Finastra</w:t>
      </w:r>
      <w:r w:rsidRPr="00424C9D">
        <w:rPr>
          <w:rFonts w:ascii="Arial" w:hAnsi="Arial" w:cs="Arial"/>
        </w:rPr>
        <w:t xml:space="preserve">, </w:t>
      </w:r>
      <w:r w:rsidR="00AD407A">
        <w:rPr>
          <w:rFonts w:ascii="Arial" w:hAnsi="Arial" w:cs="Arial"/>
        </w:rPr>
        <w:t>the Contractor</w:t>
      </w:r>
      <w:r w:rsidRPr="00424C9D">
        <w:rPr>
          <w:rFonts w:ascii="Arial" w:hAnsi="Arial" w:cs="Arial"/>
        </w:rPr>
        <w:t xml:space="preserve"> and the Client will perform and the deliverables which the </w:t>
      </w:r>
      <w:r w:rsidR="00AD407A">
        <w:rPr>
          <w:rFonts w:ascii="Arial" w:hAnsi="Arial" w:cs="Arial"/>
        </w:rPr>
        <w:t>Contractor</w:t>
      </w:r>
      <w:r w:rsidR="00AD407A" w:rsidRPr="00424C9D">
        <w:rPr>
          <w:rFonts w:ascii="Arial" w:hAnsi="Arial" w:cs="Arial"/>
        </w:rPr>
        <w:t xml:space="preserve"> </w:t>
      </w:r>
      <w:r w:rsidRPr="00424C9D">
        <w:rPr>
          <w:rFonts w:ascii="Arial" w:hAnsi="Arial" w:cs="Arial"/>
        </w:rPr>
        <w:t>will deliver within the scope of this SOW (the “</w:t>
      </w:r>
      <w:r w:rsidRPr="00FA7A9B">
        <w:rPr>
          <w:rFonts w:ascii="Arial" w:hAnsi="Arial" w:cs="Arial"/>
          <w:b/>
        </w:rPr>
        <w:t>Deliverables</w:t>
      </w:r>
      <w:r w:rsidRPr="00424C9D">
        <w:rPr>
          <w:rFonts w:ascii="Arial" w:hAnsi="Arial" w:cs="Arial"/>
        </w:rPr>
        <w:t>”) are listed under the Project Phase</w:t>
      </w:r>
      <w:r w:rsidR="00EE75E8">
        <w:rPr>
          <w:rFonts w:ascii="Arial" w:hAnsi="Arial" w:cs="Arial"/>
        </w:rPr>
        <w:t>s</w:t>
      </w:r>
      <w:r w:rsidRPr="00424C9D">
        <w:rPr>
          <w:rFonts w:ascii="Arial" w:hAnsi="Arial" w:cs="Arial"/>
        </w:rPr>
        <w:t xml:space="preserve"> </w:t>
      </w:r>
      <w:r w:rsidR="00EE75E8">
        <w:rPr>
          <w:rFonts w:ascii="Arial" w:hAnsi="Arial" w:cs="Arial"/>
        </w:rPr>
        <w:t>in</w:t>
      </w:r>
      <w:r w:rsidR="00EE75E8" w:rsidRPr="00424C9D">
        <w:rPr>
          <w:rFonts w:ascii="Arial" w:hAnsi="Arial" w:cs="Arial"/>
        </w:rPr>
        <w:t xml:space="preserve"> </w:t>
      </w:r>
      <w:r w:rsidRPr="00424C9D">
        <w:rPr>
          <w:rFonts w:ascii="Arial" w:hAnsi="Arial" w:cs="Arial"/>
        </w:rPr>
        <w:t xml:space="preserve">which they are associated. </w:t>
      </w:r>
    </w:p>
    <w:p w:rsidR="00AD407A" w:rsidRPr="00424C9D" w:rsidRDefault="00AD407A" w:rsidP="00936C83">
      <w:pPr>
        <w:rPr>
          <w:rFonts w:ascii="Arial" w:hAnsi="Arial" w:cs="Arial"/>
        </w:rPr>
      </w:pPr>
    </w:p>
    <w:p w:rsidR="00936C83" w:rsidRPr="00424C9D" w:rsidRDefault="00936C83" w:rsidP="00936C83">
      <w:pPr>
        <w:rPr>
          <w:rFonts w:ascii="Arial" w:hAnsi="Arial" w:cs="Arial"/>
        </w:rPr>
      </w:pPr>
      <w:r w:rsidRPr="00424C9D">
        <w:rPr>
          <w:rFonts w:ascii="Arial" w:hAnsi="Arial" w:cs="Arial"/>
        </w:rPr>
        <w:t xml:space="preserve">Under the responsibility matrix below when </w:t>
      </w:r>
      <w:r w:rsidR="00AD407A">
        <w:rPr>
          <w:rFonts w:ascii="Arial" w:hAnsi="Arial" w:cs="Arial"/>
        </w:rPr>
        <w:t>Finastra, Contractor</w:t>
      </w:r>
      <w:r w:rsidRPr="00424C9D">
        <w:rPr>
          <w:rFonts w:ascii="Arial" w:hAnsi="Arial" w:cs="Arial"/>
        </w:rPr>
        <w:t xml:space="preserve"> or Client are responsible for:</w:t>
      </w:r>
    </w:p>
    <w:p w:rsidR="00936C83" w:rsidRPr="00424C9D" w:rsidRDefault="00936C83" w:rsidP="00936C83">
      <w:pPr>
        <w:rPr>
          <w:rFonts w:ascii="Arial" w:hAnsi="Arial" w:cs="Arial"/>
        </w:rPr>
      </w:pPr>
      <w:bookmarkStart w:id="10" w:name="OLE_LINK26"/>
      <w:r w:rsidRPr="00424C9D">
        <w:rPr>
          <w:rFonts w:ascii="Arial" w:hAnsi="Arial" w:cs="Arial"/>
        </w:rPr>
        <w:t xml:space="preserve">Executing the activity, it will be marked as “E” </w:t>
      </w:r>
    </w:p>
    <w:p w:rsidR="00936C83" w:rsidRPr="00424C9D" w:rsidRDefault="00936C83" w:rsidP="00936C83">
      <w:pPr>
        <w:rPr>
          <w:rFonts w:ascii="Arial" w:hAnsi="Arial" w:cs="Arial"/>
        </w:rPr>
      </w:pPr>
      <w:r w:rsidRPr="00424C9D">
        <w:rPr>
          <w:rFonts w:ascii="Arial" w:hAnsi="Arial" w:cs="Arial"/>
        </w:rPr>
        <w:t>Supporting the execution of service, it will be marked as “S”</w:t>
      </w:r>
    </w:p>
    <w:p w:rsidR="00936C83" w:rsidRPr="00424C9D" w:rsidRDefault="00936C83" w:rsidP="00936C83">
      <w:pPr>
        <w:rPr>
          <w:rFonts w:ascii="Arial" w:hAnsi="Arial" w:cs="Arial"/>
        </w:rPr>
      </w:pPr>
      <w:r w:rsidRPr="00424C9D">
        <w:rPr>
          <w:rFonts w:ascii="Arial" w:hAnsi="Arial" w:cs="Arial"/>
        </w:rPr>
        <w:t>Participating in an activity, it will be marked as “P”</w:t>
      </w:r>
    </w:p>
    <w:bookmarkEnd w:id="10"/>
    <w:p w:rsidR="00936C83" w:rsidRPr="00424C9D" w:rsidRDefault="00936C83" w:rsidP="00936C83">
      <w:pPr>
        <w:rPr>
          <w:rFonts w:ascii="Arial" w:hAnsi="Arial" w:cs="Arial"/>
        </w:rPr>
      </w:pPr>
      <w:r w:rsidRPr="00424C9D">
        <w:rPr>
          <w:rFonts w:ascii="Arial" w:hAnsi="Arial" w:cs="Arial"/>
        </w:rPr>
        <w:t>Reviewing and accepting the Service/Deliverable, it will be marked as “A”</w:t>
      </w:r>
    </w:p>
    <w:p w:rsidR="00AD407A" w:rsidRDefault="00AD407A" w:rsidP="00936C83">
      <w:pPr>
        <w:rPr>
          <w:rFonts w:ascii="Arial" w:hAnsi="Arial" w:cs="Arial"/>
        </w:rPr>
      </w:pPr>
    </w:p>
    <w:p w:rsidR="00936C83" w:rsidRDefault="00936C83" w:rsidP="00936C83">
      <w:pPr>
        <w:rPr>
          <w:rFonts w:ascii="Arial" w:hAnsi="Arial" w:cs="Arial"/>
        </w:rPr>
      </w:pPr>
      <w:r w:rsidRPr="00424C9D">
        <w:rPr>
          <w:rFonts w:ascii="Arial" w:hAnsi="Arial" w:cs="Arial"/>
        </w:rPr>
        <w:t>A brief description of each of these responsibilities can be found below:</w:t>
      </w:r>
    </w:p>
    <w:p w:rsidR="00AD407A" w:rsidRPr="00424C9D" w:rsidRDefault="00AD407A" w:rsidP="00936C83">
      <w:pPr>
        <w:rPr>
          <w:rFonts w:ascii="Arial" w:hAnsi="Arial" w:cs="Arial"/>
        </w:rPr>
      </w:pPr>
    </w:p>
    <w:p w:rsidR="00AD407A" w:rsidRDefault="00936C83" w:rsidP="00936C83">
      <w:pPr>
        <w:rPr>
          <w:rFonts w:ascii="Arial" w:hAnsi="Arial" w:cs="Arial"/>
        </w:rPr>
      </w:pPr>
      <w:r w:rsidRPr="00424C9D">
        <w:rPr>
          <w:rFonts w:ascii="Arial" w:hAnsi="Arial" w:cs="Arial"/>
        </w:rPr>
        <w:t>Execute (E) – means to perform or to carry out what is required by the Project Plan. The Party assigned to E will lead and perform the work.</w:t>
      </w:r>
    </w:p>
    <w:p w:rsidR="00936C83" w:rsidRPr="00424C9D" w:rsidRDefault="00936C83" w:rsidP="00936C83">
      <w:pPr>
        <w:rPr>
          <w:rFonts w:ascii="Arial" w:hAnsi="Arial" w:cs="Arial"/>
        </w:rPr>
      </w:pPr>
      <w:r w:rsidRPr="00424C9D">
        <w:rPr>
          <w:rFonts w:ascii="Arial" w:hAnsi="Arial" w:cs="Arial"/>
        </w:rPr>
        <w:t xml:space="preserve"> </w:t>
      </w:r>
    </w:p>
    <w:p w:rsidR="00936C83" w:rsidRDefault="00936C83" w:rsidP="00936C83">
      <w:pPr>
        <w:rPr>
          <w:rFonts w:ascii="Arial" w:hAnsi="Arial" w:cs="Arial"/>
        </w:rPr>
      </w:pPr>
      <w:r w:rsidRPr="00424C9D">
        <w:rPr>
          <w:rFonts w:ascii="Arial" w:hAnsi="Arial" w:cs="Arial"/>
        </w:rPr>
        <w:t>Support (S) - means that the Party acting as Supporter will have a secondary or subordinate role to the other Party who is the lead performer. Although it is a secondary role to the lead performer, it is nevertheless an active role. Supporter role is also when the other Party is assigned an E role.</w:t>
      </w:r>
    </w:p>
    <w:p w:rsidR="00AD407A" w:rsidRPr="00424C9D" w:rsidRDefault="00AD407A" w:rsidP="00936C83">
      <w:pPr>
        <w:rPr>
          <w:rFonts w:ascii="Arial" w:hAnsi="Arial" w:cs="Arial"/>
        </w:rPr>
      </w:pPr>
    </w:p>
    <w:p w:rsidR="00936C83" w:rsidRDefault="00936C83" w:rsidP="00936C83">
      <w:pPr>
        <w:rPr>
          <w:rFonts w:ascii="Arial" w:hAnsi="Arial" w:cs="Arial"/>
        </w:rPr>
      </w:pPr>
      <w:r w:rsidRPr="00424C9D">
        <w:rPr>
          <w:rFonts w:ascii="Arial" w:hAnsi="Arial" w:cs="Arial"/>
        </w:rPr>
        <w:t xml:space="preserve">Participate (P) – Participation is mainly used in conjunction with knowledge transfer tasks, mainly on training. In this case, the Party required to participate will be present during the activities, but not providing the training. </w:t>
      </w:r>
    </w:p>
    <w:p w:rsidR="00AD407A" w:rsidRPr="00424C9D" w:rsidRDefault="00AD407A" w:rsidP="00936C83">
      <w:pPr>
        <w:rPr>
          <w:rFonts w:ascii="Arial" w:hAnsi="Arial" w:cs="Arial"/>
        </w:rPr>
      </w:pPr>
    </w:p>
    <w:p w:rsidR="00936C83" w:rsidRPr="00424C9D" w:rsidRDefault="00936C83" w:rsidP="00936C83">
      <w:pPr>
        <w:rPr>
          <w:rFonts w:ascii="Arial" w:hAnsi="Arial" w:cs="Arial"/>
        </w:rPr>
      </w:pPr>
      <w:r w:rsidRPr="00424C9D">
        <w:rPr>
          <w:rFonts w:ascii="Arial" w:hAnsi="Arial" w:cs="Arial"/>
          <w:bCs/>
        </w:rPr>
        <w:t>Review and Accept (A)</w:t>
      </w:r>
      <w:r w:rsidRPr="00424C9D">
        <w:rPr>
          <w:rFonts w:ascii="Arial" w:hAnsi="Arial" w:cs="Arial"/>
        </w:rPr>
        <w:t xml:space="preserve"> – The formal examination of a Deliverable by the Party designated to perform such review. Promptly following the performance of each review, the applicable Deliverable must either be accepted or be returned to the Executing Party with a consolidated list of comments and/or observations, to allow such Executing Party to promptly clarify or address issues that the Party performing the review has with the Deliverable so that such Deliverable will be ready to be used in the next step of the Project.</w:t>
      </w:r>
    </w:p>
    <w:p w:rsidR="00936C83" w:rsidRPr="00424C9D" w:rsidRDefault="00936C83" w:rsidP="00936C83">
      <w:pPr>
        <w:rPr>
          <w:rFonts w:ascii="Arial" w:hAnsi="Arial" w:cs="Arial"/>
        </w:rPr>
      </w:pPr>
    </w:p>
    <w:p w:rsidR="00936C83" w:rsidRPr="00424C9D" w:rsidRDefault="00936C83" w:rsidP="00936C83">
      <w:pPr>
        <w:rPr>
          <w:rFonts w:ascii="Arial" w:hAnsi="Arial" w:cs="Arial"/>
          <w:b/>
        </w:rPr>
      </w:pPr>
      <w:r w:rsidRPr="00424C9D">
        <w:rPr>
          <w:rFonts w:ascii="Arial" w:hAnsi="Arial" w:cs="Arial"/>
          <w:b/>
        </w:rPr>
        <w:t>Initiate stage deliverables</w:t>
      </w:r>
    </w:p>
    <w:tbl>
      <w:tblPr>
        <w:tblStyle w:val="GridTable4-Accent12"/>
        <w:tblW w:w="5000" w:type="pct"/>
        <w:tblLayout w:type="fixed"/>
        <w:tblLook w:val="04A0" w:firstRow="1" w:lastRow="0" w:firstColumn="1" w:lastColumn="0" w:noHBand="0" w:noVBand="1"/>
      </w:tblPr>
      <w:tblGrid>
        <w:gridCol w:w="1084"/>
        <w:gridCol w:w="2395"/>
        <w:gridCol w:w="4345"/>
        <w:gridCol w:w="2035"/>
        <w:gridCol w:w="2053"/>
        <w:gridCol w:w="1006"/>
        <w:gridCol w:w="935"/>
        <w:gridCol w:w="935"/>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367" w:type="pct"/>
            <w:vAlign w:val="center"/>
          </w:tcPr>
          <w:p w:rsidR="00936C83" w:rsidRPr="00E905C1" w:rsidRDefault="00936C83" w:rsidP="00424C9D">
            <w:pPr>
              <w:rPr>
                <w:rFonts w:ascii="Arial" w:hAnsi="Arial" w:cs="Arial"/>
                <w:sz w:val="20"/>
                <w:szCs w:val="20"/>
              </w:rPr>
            </w:pPr>
            <w:bookmarkStart w:id="11" w:name="OLE_LINK1"/>
            <w:bookmarkStart w:id="12" w:name="OLE_LINK2"/>
            <w:r w:rsidRPr="00E905C1">
              <w:rPr>
                <w:rFonts w:ascii="Arial" w:hAnsi="Arial" w:cs="Arial"/>
              </w:rPr>
              <w:t>IIIDD</w:t>
            </w:r>
          </w:p>
        </w:tc>
        <w:tc>
          <w:tcPr>
            <w:tcW w:w="810"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469"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688"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694"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340"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316"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316" w:type="pct"/>
            <w:textDirection w:val="tbRl"/>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67" w:type="pct"/>
          </w:tcPr>
          <w:p w:rsidR="00936C83" w:rsidRPr="00E905C1" w:rsidRDefault="00936C83" w:rsidP="00424C9D">
            <w:pPr>
              <w:rPr>
                <w:rFonts w:ascii="Arial" w:hAnsi="Arial" w:cs="Arial"/>
                <w:sz w:val="20"/>
                <w:szCs w:val="20"/>
              </w:rPr>
            </w:pPr>
            <w:r w:rsidRPr="00E905C1">
              <w:rPr>
                <w:rFonts w:ascii="Arial" w:hAnsi="Arial" w:cs="Arial"/>
              </w:rPr>
              <w:t>VK.I001</w:t>
            </w:r>
          </w:p>
        </w:tc>
        <w:tc>
          <w:tcPr>
            <w:tcW w:w="81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Procure hardware and 3rd party software</w:t>
            </w:r>
          </w:p>
        </w:tc>
        <w:tc>
          <w:tcPr>
            <w:tcW w:w="1469"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Purchase recommended hardware and third-party software as per the pre-requisites provided by </w:t>
            </w:r>
            <w:r w:rsidR="00AD407A" w:rsidRPr="00E905C1">
              <w:rPr>
                <w:rFonts w:ascii="Arial" w:hAnsi="Arial" w:cs="Arial"/>
              </w:rPr>
              <w:t>Finastra</w:t>
            </w:r>
            <w:r w:rsidRPr="00E905C1">
              <w:rPr>
                <w:rFonts w:ascii="Arial" w:hAnsi="Arial" w:cs="Arial"/>
              </w:rPr>
              <w:t xml:space="preserve"> – as specified in the documentation of the Software</w:t>
            </w:r>
          </w:p>
        </w:tc>
        <w:tc>
          <w:tcPr>
            <w:tcW w:w="68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Infrastructure is ready to install Kondor as per agreed deployment design and sizing</w:t>
            </w:r>
          </w:p>
        </w:tc>
        <w:tc>
          <w:tcPr>
            <w:tcW w:w="69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Equipment</w:t>
            </w:r>
          </w:p>
        </w:tc>
        <w:tc>
          <w:tcPr>
            <w:tcW w:w="340"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347"/>
        </w:trPr>
        <w:tc>
          <w:tcPr>
            <w:cnfStyle w:val="001000000000" w:firstRow="0" w:lastRow="0" w:firstColumn="1" w:lastColumn="0" w:oddVBand="0" w:evenVBand="0" w:oddHBand="0" w:evenHBand="0" w:firstRowFirstColumn="0" w:firstRowLastColumn="0" w:lastRowFirstColumn="0" w:lastRowLastColumn="0"/>
            <w:tcW w:w="367" w:type="pct"/>
          </w:tcPr>
          <w:p w:rsidR="00936C83" w:rsidRPr="00E905C1" w:rsidRDefault="00936C83" w:rsidP="00424C9D">
            <w:pPr>
              <w:rPr>
                <w:rFonts w:ascii="Arial" w:hAnsi="Arial" w:cs="Arial"/>
                <w:sz w:val="20"/>
                <w:szCs w:val="20"/>
              </w:rPr>
            </w:pPr>
            <w:r w:rsidRPr="00E905C1">
              <w:rPr>
                <w:rFonts w:ascii="Arial" w:hAnsi="Arial" w:cs="Arial"/>
              </w:rPr>
              <w:t>VK.I002</w:t>
            </w:r>
          </w:p>
        </w:tc>
        <w:tc>
          <w:tcPr>
            <w:tcW w:w="810"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Conduct Project Kick-off Meeting</w:t>
            </w:r>
          </w:p>
        </w:tc>
        <w:tc>
          <w:tcPr>
            <w:tcW w:w="1469"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Formally start the project after </w:t>
            </w:r>
            <w:r w:rsidR="00AD407A" w:rsidRPr="00E905C1">
              <w:rPr>
                <w:rFonts w:ascii="Arial" w:hAnsi="Arial" w:cs="Arial"/>
              </w:rPr>
              <w:t>Finastra</w:t>
            </w:r>
            <w:r w:rsidRPr="00E905C1">
              <w:rPr>
                <w:rFonts w:ascii="Arial" w:hAnsi="Arial" w:cs="Arial"/>
              </w:rPr>
              <w:t xml:space="preserve"> and Client teams review and produce the </w:t>
            </w:r>
            <w:r w:rsidRPr="00E905C1">
              <w:rPr>
                <w:rFonts w:ascii="Arial" w:hAnsi="Arial" w:cs="Arial"/>
              </w:rPr>
              <w:lastRenderedPageBreak/>
              <w:t xml:space="preserve">Project Management Plan (PMP) including final .mpp project plan. </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The PMP will cover project scope, project schedule, resource plan and governance.</w:t>
            </w:r>
          </w:p>
        </w:tc>
        <w:tc>
          <w:tcPr>
            <w:tcW w:w="68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lastRenderedPageBreak/>
              <w:t>ID002 Project management Plan</w:t>
            </w:r>
          </w:p>
        </w:tc>
        <w:tc>
          <w:tcPr>
            <w:tcW w:w="69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40"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1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1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67" w:type="pct"/>
          </w:tcPr>
          <w:p w:rsidR="00936C83" w:rsidRPr="00E905C1" w:rsidRDefault="00936C83" w:rsidP="00424C9D">
            <w:pPr>
              <w:rPr>
                <w:rFonts w:ascii="Arial" w:hAnsi="Arial" w:cs="Arial"/>
                <w:sz w:val="20"/>
                <w:szCs w:val="20"/>
              </w:rPr>
            </w:pPr>
            <w:r w:rsidRPr="00E905C1">
              <w:rPr>
                <w:rFonts w:ascii="Arial" w:hAnsi="Arial" w:cs="Arial"/>
              </w:rPr>
              <w:lastRenderedPageBreak/>
              <w:t>VK.I003</w:t>
            </w:r>
          </w:p>
        </w:tc>
        <w:tc>
          <w:tcPr>
            <w:tcW w:w="81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Setup MAPS Training Environment</w:t>
            </w:r>
          </w:p>
        </w:tc>
        <w:tc>
          <w:tcPr>
            <w:tcW w:w="1469"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Finastra </w:t>
            </w:r>
            <w:r w:rsidR="00936C83" w:rsidRPr="00E905C1">
              <w:rPr>
                <w:rFonts w:ascii="Arial" w:hAnsi="Arial" w:cs="Arial"/>
              </w:rPr>
              <w:t>to setup MAPS on the training environment:</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install product components (Server, Database, Client)</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load Application Model data </w:t>
            </w:r>
          </w:p>
        </w:tc>
        <w:tc>
          <w:tcPr>
            <w:tcW w:w="68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ID003 MAPS Training Environment Ready</w:t>
            </w:r>
          </w:p>
        </w:tc>
        <w:tc>
          <w:tcPr>
            <w:tcW w:w="69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340"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36C83" w:rsidRPr="00E905C1" w:rsidTr="00424C9D">
        <w:trPr>
          <w:trHeight w:val="347"/>
        </w:trPr>
        <w:tc>
          <w:tcPr>
            <w:cnfStyle w:val="001000000000" w:firstRow="0" w:lastRow="0" w:firstColumn="1" w:lastColumn="0" w:oddVBand="0" w:evenVBand="0" w:oddHBand="0" w:evenHBand="0" w:firstRowFirstColumn="0" w:firstRowLastColumn="0" w:lastRowFirstColumn="0" w:lastRowLastColumn="0"/>
            <w:tcW w:w="367" w:type="pct"/>
          </w:tcPr>
          <w:p w:rsidR="00936C83" w:rsidRPr="00E905C1" w:rsidRDefault="00936C83" w:rsidP="00424C9D">
            <w:pPr>
              <w:rPr>
                <w:rFonts w:ascii="Arial" w:hAnsi="Arial" w:cs="Arial"/>
                <w:sz w:val="20"/>
                <w:szCs w:val="20"/>
              </w:rPr>
            </w:pPr>
            <w:r w:rsidRPr="00E905C1">
              <w:rPr>
                <w:rFonts w:ascii="Arial" w:hAnsi="Arial" w:cs="Arial"/>
              </w:rPr>
              <w:t>VK.I004</w:t>
            </w:r>
          </w:p>
        </w:tc>
        <w:tc>
          <w:tcPr>
            <w:tcW w:w="810"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 Finastra Software (including manuals)</w:t>
            </w:r>
          </w:p>
        </w:tc>
        <w:tc>
          <w:tcPr>
            <w:tcW w:w="1469"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 software licenses and user manuals</w:t>
            </w:r>
          </w:p>
        </w:tc>
        <w:tc>
          <w:tcPr>
            <w:tcW w:w="68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ID004 Signed SW delivery acceptance note</w:t>
            </w:r>
          </w:p>
        </w:tc>
        <w:tc>
          <w:tcPr>
            <w:tcW w:w="69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Installation</w:t>
            </w:r>
          </w:p>
        </w:tc>
        <w:tc>
          <w:tcPr>
            <w:tcW w:w="340"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1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1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67" w:type="pct"/>
          </w:tcPr>
          <w:p w:rsidR="00936C83" w:rsidRPr="00E905C1" w:rsidRDefault="00936C83" w:rsidP="00424C9D">
            <w:pPr>
              <w:rPr>
                <w:rFonts w:ascii="Arial" w:hAnsi="Arial" w:cs="Arial"/>
                <w:sz w:val="20"/>
                <w:szCs w:val="20"/>
              </w:rPr>
            </w:pPr>
            <w:r w:rsidRPr="00E905C1">
              <w:rPr>
                <w:rFonts w:ascii="Arial" w:hAnsi="Arial" w:cs="Arial"/>
              </w:rPr>
              <w:t>VK.I005</w:t>
            </w:r>
          </w:p>
        </w:tc>
        <w:tc>
          <w:tcPr>
            <w:tcW w:w="81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Provide solution architecture document part 1 for Dev and SIT environment</w:t>
            </w:r>
          </w:p>
        </w:tc>
        <w:tc>
          <w:tcPr>
            <w:tcW w:w="1469"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Provide solution architecture document part 1 for Dev and SIT environment</w:t>
            </w:r>
          </w:p>
        </w:tc>
        <w:tc>
          <w:tcPr>
            <w:tcW w:w="68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ID005 - Solution architecture document part 1 for Dev and SIT environment</w:t>
            </w:r>
          </w:p>
        </w:tc>
        <w:tc>
          <w:tcPr>
            <w:tcW w:w="69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40"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1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bl>
    <w:bookmarkEnd w:id="11"/>
    <w:bookmarkEnd w:id="12"/>
    <w:p w:rsidR="00936C83" w:rsidRPr="00424C9D" w:rsidRDefault="00936C83" w:rsidP="00936C83">
      <w:pPr>
        <w:rPr>
          <w:rFonts w:ascii="Arial" w:hAnsi="Arial" w:cs="Arial"/>
        </w:rPr>
      </w:pPr>
      <w:r w:rsidRPr="00424C9D">
        <w:rPr>
          <w:rFonts w:ascii="Arial" w:hAnsi="Arial" w:cs="Arial"/>
        </w:rPr>
        <w:t>Gate 1: Planning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1.1. Signed Software Delivery</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1.2. MAPS Training Environment Ready</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1.3. Signed Project Management Plan (PMP)</w:t>
      </w:r>
    </w:p>
    <w:p w:rsidR="00936C83" w:rsidRPr="00424C9D" w:rsidRDefault="00936C83" w:rsidP="00936C83">
      <w:pPr>
        <w:rPr>
          <w:rFonts w:ascii="Arial" w:hAnsi="Arial" w:cs="Arial"/>
        </w:rPr>
      </w:pPr>
    </w:p>
    <w:p w:rsidR="00936C83" w:rsidRPr="00424C9D" w:rsidRDefault="00936C83" w:rsidP="00936C83">
      <w:pPr>
        <w:rPr>
          <w:rFonts w:ascii="Arial" w:hAnsi="Arial" w:cs="Arial"/>
          <w:b/>
        </w:rPr>
      </w:pPr>
      <w:r w:rsidRPr="00424C9D">
        <w:rPr>
          <w:rFonts w:ascii="Arial" w:hAnsi="Arial" w:cs="Arial"/>
          <w:b/>
        </w:rPr>
        <w:t>Define stage deliverables</w:t>
      </w:r>
    </w:p>
    <w:tbl>
      <w:tblPr>
        <w:tblStyle w:val="GridTable4-Accent12"/>
        <w:tblW w:w="5000" w:type="pct"/>
        <w:tblLook w:val="04A0" w:firstRow="1" w:lastRow="0" w:firstColumn="1" w:lastColumn="0" w:noHBand="0" w:noVBand="1"/>
      </w:tblPr>
      <w:tblGrid>
        <w:gridCol w:w="1109"/>
        <w:gridCol w:w="2477"/>
        <w:gridCol w:w="4255"/>
        <w:gridCol w:w="2410"/>
        <w:gridCol w:w="1840"/>
        <w:gridCol w:w="899"/>
        <w:gridCol w:w="899"/>
        <w:gridCol w:w="899"/>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67" w:type="pct"/>
            <w:noWrap/>
            <w:vAlign w:val="center"/>
            <w:hideMark/>
          </w:tcPr>
          <w:p w:rsidR="00936C83" w:rsidRPr="00E905C1" w:rsidRDefault="00936C83" w:rsidP="00424C9D">
            <w:pPr>
              <w:rPr>
                <w:rFonts w:ascii="Arial" w:hAnsi="Arial" w:cs="Arial"/>
                <w:sz w:val="20"/>
                <w:szCs w:val="20"/>
              </w:rPr>
            </w:pPr>
            <w:r w:rsidRPr="00E905C1">
              <w:rPr>
                <w:rFonts w:ascii="Arial" w:hAnsi="Arial" w:cs="Arial"/>
              </w:rPr>
              <w:t>ID</w:t>
            </w:r>
          </w:p>
        </w:tc>
        <w:tc>
          <w:tcPr>
            <w:tcW w:w="839"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440" w:type="pct"/>
            <w:noWrap/>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816"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623"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305" w:type="pct"/>
            <w:textDirection w:val="tbRl"/>
            <w:vAlign w:val="center"/>
            <w:hideMark/>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305"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305" w:type="pct"/>
            <w:noWrap/>
            <w:textDirection w:val="tbRl"/>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E905C1" w:rsidRDefault="00936C83" w:rsidP="00424C9D">
            <w:pPr>
              <w:rPr>
                <w:rFonts w:ascii="Arial" w:hAnsi="Arial" w:cs="Arial"/>
                <w:sz w:val="20"/>
                <w:szCs w:val="20"/>
              </w:rPr>
            </w:pPr>
            <w:bookmarkStart w:id="13" w:name="OLE_LINK3"/>
            <w:bookmarkStart w:id="14" w:name="OLE_LINK4"/>
            <w:bookmarkStart w:id="15" w:name="OLE_LINK5"/>
            <w:r w:rsidRPr="00E905C1">
              <w:rPr>
                <w:rFonts w:ascii="Arial" w:hAnsi="Arial" w:cs="Arial"/>
              </w:rPr>
              <w:t>VK.D001</w:t>
            </w:r>
          </w:p>
        </w:tc>
        <w:tc>
          <w:tcPr>
            <w:tcW w:w="839"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Conduct Familiarization Training</w:t>
            </w:r>
          </w:p>
        </w:tc>
        <w:tc>
          <w:tcPr>
            <w:tcW w:w="1440"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Workshop to allow Client to understand the Solution – system walkthrough/ include functional training/ technical and customize report tool training </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DD001 Training Material for Project Team</w:t>
            </w:r>
          </w:p>
        </w:tc>
        <w:tc>
          <w:tcPr>
            <w:tcW w:w="62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Workshop and Document</w:t>
            </w:r>
          </w:p>
        </w:tc>
        <w:tc>
          <w:tcPr>
            <w:tcW w:w="305" w:type="pct"/>
            <w:noWrap/>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w:t>
            </w:r>
          </w:p>
        </w:tc>
      </w:tr>
      <w:tr w:rsidR="00936C83" w:rsidRPr="00E905C1" w:rsidTr="00424C9D">
        <w:trPr>
          <w:trHeight w:val="402"/>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E905C1" w:rsidRDefault="00936C83" w:rsidP="00424C9D">
            <w:pPr>
              <w:rPr>
                <w:rFonts w:ascii="Arial" w:hAnsi="Arial" w:cs="Arial"/>
                <w:sz w:val="20"/>
                <w:szCs w:val="20"/>
              </w:rPr>
            </w:pPr>
            <w:r w:rsidRPr="00E905C1">
              <w:rPr>
                <w:rFonts w:ascii="Arial" w:hAnsi="Arial" w:cs="Arial"/>
              </w:rPr>
              <w:t>VK.D002</w:t>
            </w:r>
          </w:p>
        </w:tc>
        <w:tc>
          <w:tcPr>
            <w:tcW w:w="839"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Run Business Process Alignment (BPA) Workshop</w:t>
            </w:r>
          </w:p>
        </w:tc>
        <w:tc>
          <w:tcPr>
            <w:tcW w:w="1440"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Workshops to walk the Client through the Process Model and the Application Model and define the detailed Client specific configurations. </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lastRenderedPageBreak/>
              <w:br/>
              <w:t>A final set of pre-defined business processes specification, resulting from the BPA workshops, will be provided. They will form the BSDD.</w:t>
            </w:r>
          </w:p>
        </w:tc>
        <w:tc>
          <w:tcPr>
            <w:tcW w:w="81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lastRenderedPageBreak/>
              <w:t xml:space="preserve">DD002 Business Solution Design Documents and Delta Log (of identified </w:t>
            </w:r>
            <w:r w:rsidRPr="00E905C1">
              <w:rPr>
                <w:rFonts w:ascii="Arial" w:hAnsi="Arial" w:cs="Arial"/>
              </w:rPr>
              <w:lastRenderedPageBreak/>
              <w:t>changes)</w:t>
            </w:r>
          </w:p>
        </w:tc>
        <w:tc>
          <w:tcPr>
            <w:tcW w:w="62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lastRenderedPageBreak/>
              <w:t>Workshop and Document</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E905C1" w:rsidRDefault="00936C83" w:rsidP="00424C9D">
            <w:pPr>
              <w:rPr>
                <w:rFonts w:ascii="Arial" w:hAnsi="Arial" w:cs="Arial"/>
                <w:sz w:val="20"/>
                <w:szCs w:val="20"/>
              </w:rPr>
            </w:pPr>
            <w:r w:rsidRPr="00E905C1">
              <w:rPr>
                <w:rFonts w:ascii="Arial" w:hAnsi="Arial" w:cs="Arial"/>
              </w:rPr>
              <w:lastRenderedPageBreak/>
              <w:t>VK.D003</w:t>
            </w:r>
          </w:p>
        </w:tc>
        <w:tc>
          <w:tcPr>
            <w:tcW w:w="839"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Run Functional Non-MAPS Specifications Workshop</w:t>
            </w:r>
          </w:p>
        </w:tc>
        <w:tc>
          <w:tcPr>
            <w:tcW w:w="144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 functional requirements and specifications after BPA workshops and not covered by MAPS.</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DD003 Functional Specifications for non-MAPS components</w:t>
            </w:r>
          </w:p>
        </w:tc>
        <w:tc>
          <w:tcPr>
            <w:tcW w:w="62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Workshop and Document</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w:t>
            </w:r>
          </w:p>
        </w:tc>
      </w:tr>
      <w:tr w:rsidR="00936C83" w:rsidRPr="00E905C1" w:rsidTr="00424C9D">
        <w:trPr>
          <w:trHeight w:val="781"/>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E905C1" w:rsidRDefault="00936C83" w:rsidP="00424C9D">
            <w:pPr>
              <w:rPr>
                <w:rFonts w:ascii="Arial" w:hAnsi="Arial" w:cs="Arial"/>
                <w:sz w:val="20"/>
                <w:szCs w:val="20"/>
              </w:rPr>
            </w:pPr>
            <w:r w:rsidRPr="00E905C1">
              <w:rPr>
                <w:rFonts w:ascii="Arial" w:hAnsi="Arial" w:cs="Arial"/>
              </w:rPr>
              <w:t>VK.D004</w:t>
            </w:r>
          </w:p>
        </w:tc>
        <w:tc>
          <w:tcPr>
            <w:tcW w:w="839"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Provide and explain Static Data templates/ MAPS accelerators</w:t>
            </w:r>
          </w:p>
        </w:tc>
        <w:tc>
          <w:tcPr>
            <w:tcW w:w="1440"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Populate data loading templates (Static / Market / Business) that are supplied by </w:t>
            </w:r>
            <w:r w:rsidR="00AD407A" w:rsidRPr="00E905C1">
              <w:rPr>
                <w:rFonts w:ascii="Arial" w:hAnsi="Arial" w:cs="Arial"/>
              </w:rPr>
              <w:t>Finastra</w:t>
            </w:r>
            <w:r w:rsidRPr="00E905C1">
              <w:rPr>
                <w:rFonts w:ascii="Arial" w:hAnsi="Arial" w:cs="Arial"/>
              </w:rPr>
              <w:t xml:space="preserve"> after the Project kick-off.</w:t>
            </w:r>
          </w:p>
        </w:tc>
        <w:tc>
          <w:tcPr>
            <w:tcW w:w="81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DD004 Data Loading Templates</w:t>
            </w:r>
          </w:p>
        </w:tc>
        <w:tc>
          <w:tcPr>
            <w:tcW w:w="62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E905C1" w:rsidRDefault="00936C83" w:rsidP="00424C9D">
            <w:pPr>
              <w:rPr>
                <w:rFonts w:ascii="Arial" w:hAnsi="Arial" w:cs="Arial"/>
                <w:sz w:val="20"/>
                <w:szCs w:val="20"/>
              </w:rPr>
            </w:pPr>
            <w:bookmarkStart w:id="16" w:name="_Hlk515346659"/>
            <w:r w:rsidRPr="00E905C1">
              <w:rPr>
                <w:rFonts w:ascii="Arial" w:hAnsi="Arial" w:cs="Arial"/>
              </w:rPr>
              <w:t>VK.D005</w:t>
            </w:r>
          </w:p>
        </w:tc>
        <w:tc>
          <w:tcPr>
            <w:tcW w:w="839"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Run Technical Specification Workshop</w:t>
            </w:r>
          </w:p>
        </w:tc>
        <w:tc>
          <w:tcPr>
            <w:tcW w:w="144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Facilitate the technical deployment of the modules which are in the scope of the Services.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br/>
              <w:t xml:space="preserve">Client must Provide the requirements (architecture, formats, and specifications for interface APIs, Data Conversion, Reports) for </w:t>
            </w:r>
            <w:r w:rsidR="00AD407A" w:rsidRPr="00E905C1">
              <w:rPr>
                <w:rFonts w:ascii="Arial" w:hAnsi="Arial" w:cs="Arial"/>
              </w:rPr>
              <w:t>Finastra</w:t>
            </w:r>
            <w:r w:rsidRPr="00E905C1">
              <w:rPr>
                <w:rFonts w:ascii="Arial" w:hAnsi="Arial" w:cs="Arial"/>
              </w:rPr>
              <w:t xml:space="preserve"> to prepare Technical</w:t>
            </w:r>
            <w:r w:rsidRPr="00E905C1">
              <w:rPr>
                <w:rFonts w:ascii="Arial" w:hAnsi="Arial" w:cs="Arial"/>
                <w:lang w:eastAsia="zh-TW"/>
              </w:rPr>
              <w:t xml:space="preserve"> Specification</w:t>
            </w:r>
            <w:r w:rsidRPr="00E905C1">
              <w:rPr>
                <w:rFonts w:ascii="Arial" w:hAnsi="Arial" w:cs="Arial"/>
              </w:rPr>
              <w:t>.</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DD005 Technical Specification Documents</w:t>
            </w:r>
          </w:p>
        </w:tc>
        <w:tc>
          <w:tcPr>
            <w:tcW w:w="62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Workshop and Document</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bookmarkEnd w:id="16"/>
      <w:tr w:rsidR="00936C83" w:rsidRPr="00E905C1" w:rsidTr="00424C9D">
        <w:trPr>
          <w:trHeight w:val="615"/>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E905C1" w:rsidRDefault="00936C83" w:rsidP="00424C9D">
            <w:pPr>
              <w:rPr>
                <w:rFonts w:ascii="Arial" w:hAnsi="Arial" w:cs="Arial"/>
                <w:sz w:val="20"/>
                <w:szCs w:val="20"/>
              </w:rPr>
            </w:pPr>
            <w:r w:rsidRPr="00E905C1">
              <w:rPr>
                <w:rFonts w:ascii="Arial" w:hAnsi="Arial" w:cs="Arial"/>
              </w:rPr>
              <w:t>VK.D006</w:t>
            </w:r>
          </w:p>
        </w:tc>
        <w:tc>
          <w:tcPr>
            <w:tcW w:w="839"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Run Interface Specification Workshop</w:t>
            </w:r>
          </w:p>
        </w:tc>
        <w:tc>
          <w:tcPr>
            <w:tcW w:w="1440"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Client need to support Fianstra generate Interface specification document. </w:t>
            </w:r>
          </w:p>
        </w:tc>
        <w:tc>
          <w:tcPr>
            <w:tcW w:w="81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DD006 Interface Specification Document</w:t>
            </w:r>
          </w:p>
        </w:tc>
        <w:tc>
          <w:tcPr>
            <w:tcW w:w="62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noWrap/>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E905C1" w:rsidRDefault="00936C83" w:rsidP="00424C9D">
            <w:pPr>
              <w:rPr>
                <w:rFonts w:ascii="Arial" w:hAnsi="Arial" w:cs="Arial"/>
                <w:sz w:val="20"/>
                <w:szCs w:val="20"/>
              </w:rPr>
            </w:pPr>
            <w:r w:rsidRPr="00E905C1">
              <w:rPr>
                <w:rFonts w:ascii="Arial" w:hAnsi="Arial" w:cs="Arial"/>
              </w:rPr>
              <w:t>VK.D007</w:t>
            </w:r>
          </w:p>
        </w:tc>
        <w:tc>
          <w:tcPr>
            <w:tcW w:w="839"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Finalize list of approved Deltas/CRs</w:t>
            </w:r>
          </w:p>
        </w:tc>
        <w:tc>
          <w:tcPr>
            <w:tcW w:w="144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This activity will happen in a series of Change Control Board Meetings. The Change Control Board role is explained in the Project Governance section of this SOW.</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DD006 Final approved Delta Log /Change Requests</w:t>
            </w:r>
          </w:p>
        </w:tc>
        <w:tc>
          <w:tcPr>
            <w:tcW w:w="62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30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305" w:type="pct"/>
            <w:noWrap/>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bl>
    <w:bookmarkEnd w:id="13"/>
    <w:bookmarkEnd w:id="14"/>
    <w:bookmarkEnd w:id="15"/>
    <w:p w:rsidR="00936C83" w:rsidRPr="00424C9D" w:rsidRDefault="00936C83" w:rsidP="00936C83">
      <w:pPr>
        <w:rPr>
          <w:rFonts w:ascii="Arial" w:hAnsi="Arial" w:cs="Arial"/>
        </w:rPr>
      </w:pPr>
      <w:r w:rsidRPr="00424C9D">
        <w:rPr>
          <w:rFonts w:ascii="Arial" w:hAnsi="Arial" w:cs="Arial"/>
        </w:rPr>
        <w:t>Gate 2: Specifications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2.1. Signed Training</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2.2. Signed-off BSDDs(D002, D003, D004, D007) (plus approved CRs)</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2.3. Signed Technical Specifications (D005, D006)</w:t>
      </w:r>
    </w:p>
    <w:p w:rsidR="00936C83" w:rsidRPr="00424C9D" w:rsidRDefault="00936C83" w:rsidP="00936C83">
      <w:pPr>
        <w:rPr>
          <w:rFonts w:ascii="Arial" w:hAnsi="Arial" w:cs="Arial"/>
        </w:rPr>
      </w:pPr>
    </w:p>
    <w:p w:rsidR="00936C83" w:rsidRPr="00424C9D" w:rsidRDefault="00936C83" w:rsidP="00936C83">
      <w:pPr>
        <w:rPr>
          <w:rFonts w:ascii="Arial" w:hAnsi="Arial" w:cs="Arial"/>
          <w:b/>
        </w:rPr>
      </w:pPr>
      <w:r w:rsidRPr="00424C9D">
        <w:rPr>
          <w:rFonts w:ascii="Arial" w:hAnsi="Arial" w:cs="Arial"/>
          <w:b/>
        </w:rPr>
        <w:t>Build stage deliverables</w:t>
      </w:r>
    </w:p>
    <w:tbl>
      <w:tblPr>
        <w:tblStyle w:val="GridTable4-Accent12"/>
        <w:tblW w:w="5000" w:type="pct"/>
        <w:tblLayout w:type="fixed"/>
        <w:tblLook w:val="04A0" w:firstRow="1" w:lastRow="0" w:firstColumn="1" w:lastColumn="0" w:noHBand="0" w:noVBand="1"/>
      </w:tblPr>
      <w:tblGrid>
        <w:gridCol w:w="1075"/>
        <w:gridCol w:w="2413"/>
        <w:gridCol w:w="4513"/>
        <w:gridCol w:w="2044"/>
        <w:gridCol w:w="2044"/>
        <w:gridCol w:w="952"/>
        <w:gridCol w:w="875"/>
        <w:gridCol w:w="872"/>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63" w:type="pct"/>
            <w:noWrap/>
            <w:vAlign w:val="center"/>
            <w:hideMark/>
          </w:tcPr>
          <w:p w:rsidR="00936C83" w:rsidRPr="00E905C1" w:rsidRDefault="00936C83" w:rsidP="00424C9D">
            <w:pPr>
              <w:rPr>
                <w:rFonts w:ascii="Arial" w:hAnsi="Arial" w:cs="Arial"/>
                <w:sz w:val="20"/>
                <w:szCs w:val="20"/>
              </w:rPr>
            </w:pPr>
            <w:r w:rsidRPr="00E905C1">
              <w:rPr>
                <w:rFonts w:ascii="Arial" w:hAnsi="Arial" w:cs="Arial"/>
              </w:rPr>
              <w:lastRenderedPageBreak/>
              <w:t>ID</w:t>
            </w:r>
          </w:p>
        </w:tc>
        <w:tc>
          <w:tcPr>
            <w:tcW w:w="816"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526" w:type="pct"/>
            <w:noWrap/>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691"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691"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322"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296"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295" w:type="pct"/>
            <w:textDirection w:val="tbRl"/>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bookmarkStart w:id="17" w:name="_Hlk511912165"/>
            <w:r w:rsidRPr="00E905C1">
              <w:rPr>
                <w:rFonts w:ascii="Arial" w:hAnsi="Arial" w:cs="Arial"/>
              </w:rPr>
              <w:t>VK.B001</w:t>
            </w:r>
          </w:p>
        </w:tc>
        <w:tc>
          <w:tcPr>
            <w:tcW w:w="81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Develop UAT Scope Document</w:t>
            </w:r>
          </w:p>
        </w:tc>
        <w:tc>
          <w:tcPr>
            <w:tcW w:w="152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Define the UAT scope (as expressed by the set of test scenarios and cases), process and acceptance criteria</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BD001 UAT Scope Document</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2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719"/>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r w:rsidRPr="00E905C1">
              <w:rPr>
                <w:rFonts w:ascii="Arial" w:hAnsi="Arial" w:cs="Arial"/>
              </w:rPr>
              <w:t>VK.B002</w:t>
            </w:r>
          </w:p>
        </w:tc>
        <w:tc>
          <w:tcPr>
            <w:tcW w:w="816"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Produce Test Scenarios and Cases (functional &amp; non-functional)</w:t>
            </w:r>
          </w:p>
        </w:tc>
        <w:tc>
          <w:tcPr>
            <w:tcW w:w="1526"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Produce test cases and scenarios which form the basis of the testing and acceptance criteria. </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BD002 Test scenarios and cases</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32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r w:rsidRPr="00E905C1">
              <w:rPr>
                <w:rFonts w:ascii="Arial" w:hAnsi="Arial" w:cs="Arial"/>
              </w:rPr>
              <w:t>VK.B003</w:t>
            </w:r>
          </w:p>
        </w:tc>
        <w:tc>
          <w:tcPr>
            <w:tcW w:w="81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Define Conversion Strategy Document</w:t>
            </w:r>
          </w:p>
        </w:tc>
        <w:tc>
          <w:tcPr>
            <w:tcW w:w="152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Client documents the conversion strategy for the data to be migrated to the new system. Client data cleansing activities to be identified and actions assigned, if required.</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BD003 Conversion Strategy Document</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2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665"/>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r w:rsidRPr="00E905C1">
              <w:rPr>
                <w:rFonts w:ascii="Arial" w:hAnsi="Arial" w:cs="Arial"/>
              </w:rPr>
              <w:t>VK.B004</w:t>
            </w:r>
          </w:p>
        </w:tc>
        <w:tc>
          <w:tcPr>
            <w:tcW w:w="816"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Populate Migration Templates</w:t>
            </w:r>
          </w:p>
        </w:tc>
        <w:tc>
          <w:tcPr>
            <w:tcW w:w="1526" w:type="pct"/>
            <w:hideMark/>
          </w:tcPr>
          <w:p w:rsidR="00936C83" w:rsidRPr="00E905C1" w:rsidRDefault="00AD407A"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r w:rsidR="00936C83" w:rsidRPr="00E905C1">
              <w:rPr>
                <w:rFonts w:ascii="Arial" w:hAnsi="Arial" w:cs="Arial"/>
              </w:rPr>
              <w:t xml:space="preserve"> to provide migration templates for Client to load with data (if any)</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BD004 Data Migration Templates</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2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E905C1" w:rsidRDefault="00936C83" w:rsidP="00424C9D">
            <w:pPr>
              <w:rPr>
                <w:rFonts w:ascii="Arial" w:hAnsi="Arial" w:cs="Arial"/>
                <w:sz w:val="20"/>
                <w:szCs w:val="20"/>
              </w:rPr>
            </w:pPr>
            <w:r w:rsidRPr="00E905C1">
              <w:rPr>
                <w:rFonts w:ascii="Arial" w:hAnsi="Arial" w:cs="Arial"/>
              </w:rPr>
              <w:t>VK.B005</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Configure and Tailor Solution (excl. interfaces)</w:t>
            </w:r>
          </w:p>
        </w:tc>
        <w:tc>
          <w:tcPr>
            <w:tcW w:w="1526"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Finastra</w:t>
            </w:r>
            <w:r w:rsidR="00936C83" w:rsidRPr="00E905C1">
              <w:rPr>
                <w:rFonts w:ascii="Arial" w:hAnsi="Arial" w:cs="Arial"/>
              </w:rPr>
              <w:t xml:space="preserve"> to install software, configure static data and parameters and configure/ tailor the solution with the approved workarounds/ customizations for approved deltas.</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(1) </w:t>
            </w:r>
            <w:r w:rsidR="002134A2" w:rsidRPr="00E905C1">
              <w:rPr>
                <w:rFonts w:ascii="Arial" w:hAnsi="Arial" w:cs="Arial"/>
              </w:rPr>
              <w:t>Contractor</w:t>
            </w:r>
            <w:r w:rsidRPr="00E905C1">
              <w:rPr>
                <w:rFonts w:ascii="Arial" w:hAnsi="Arial" w:cs="Arial"/>
              </w:rPr>
              <w:t xml:space="preserve"> to configure static data and parameters and configure the solution with the approved work arounds / customizations for approved deltas for Back Office (K+TP)</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BD005 Configured System</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32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(1) E</w:t>
            </w:r>
          </w:p>
        </w:tc>
        <w:tc>
          <w:tcPr>
            <w:tcW w:w="29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trHeight w:val="737"/>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r w:rsidRPr="00E905C1">
              <w:rPr>
                <w:rFonts w:ascii="Arial" w:hAnsi="Arial" w:cs="Arial"/>
              </w:rPr>
              <w:t>VK.B006</w:t>
            </w:r>
          </w:p>
        </w:tc>
        <w:tc>
          <w:tcPr>
            <w:tcW w:w="816"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Configure Interfaces</w:t>
            </w:r>
          </w:p>
        </w:tc>
        <w:tc>
          <w:tcPr>
            <w:tcW w:w="1526"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Configure the interfaces licensed to the Client as part of the System.</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BD006 Standard Interfaces</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32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E905C1" w:rsidRDefault="00936C83" w:rsidP="00424C9D">
            <w:pPr>
              <w:rPr>
                <w:rFonts w:ascii="Arial" w:hAnsi="Arial" w:cs="Arial"/>
                <w:sz w:val="20"/>
                <w:szCs w:val="20"/>
              </w:rPr>
            </w:pPr>
            <w:r w:rsidRPr="00E905C1">
              <w:rPr>
                <w:rFonts w:ascii="Arial" w:hAnsi="Arial" w:cs="Arial"/>
              </w:rPr>
              <w:t>VK.B007</w:t>
            </w:r>
          </w:p>
        </w:tc>
        <w:tc>
          <w:tcPr>
            <w:tcW w:w="81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Configure Non-MAPS </w:t>
            </w:r>
          </w:p>
        </w:tc>
        <w:tc>
          <w:tcPr>
            <w:tcW w:w="152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Configure any items in scope not covered by MAPS, if applicable</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BD007 Non-MAPS work</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32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trHeight w:val="450"/>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E905C1" w:rsidRDefault="00936C83" w:rsidP="00424C9D">
            <w:pPr>
              <w:rPr>
                <w:rFonts w:ascii="Arial" w:hAnsi="Arial" w:cs="Arial"/>
                <w:sz w:val="20"/>
                <w:szCs w:val="20"/>
              </w:rPr>
            </w:pPr>
            <w:r w:rsidRPr="00E905C1">
              <w:rPr>
                <w:rFonts w:ascii="Arial" w:hAnsi="Arial" w:cs="Arial"/>
              </w:rPr>
              <w:t>VK.B008</w:t>
            </w:r>
          </w:p>
        </w:tc>
        <w:tc>
          <w:tcPr>
            <w:tcW w:w="81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Develop Interface</w:t>
            </w:r>
          </w:p>
        </w:tc>
        <w:tc>
          <w:tcPr>
            <w:tcW w:w="152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Provide consultancy to support Bank develop none standard interface. </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B008 Interface develop work</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Development</w:t>
            </w:r>
          </w:p>
        </w:tc>
        <w:tc>
          <w:tcPr>
            <w:tcW w:w="32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bookmarkEnd w:id="17"/>
      <w:tr w:rsidR="00936C83" w:rsidRPr="00E905C1" w:rsidTr="00424C9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E905C1" w:rsidRDefault="00936C83" w:rsidP="00424C9D">
            <w:pPr>
              <w:rPr>
                <w:rFonts w:ascii="Arial" w:hAnsi="Arial" w:cs="Arial"/>
                <w:sz w:val="20"/>
                <w:szCs w:val="20"/>
              </w:rPr>
            </w:pPr>
            <w:r w:rsidRPr="00E905C1">
              <w:rPr>
                <w:rFonts w:ascii="Arial" w:hAnsi="Arial" w:cs="Arial"/>
              </w:rPr>
              <w:lastRenderedPageBreak/>
              <w:t>VK.B009</w:t>
            </w:r>
          </w:p>
        </w:tc>
        <w:tc>
          <w:tcPr>
            <w:tcW w:w="81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Perform Pre-UAT Test</w:t>
            </w:r>
          </w:p>
        </w:tc>
        <w:tc>
          <w:tcPr>
            <w:tcW w:w="1526"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Finastra</w:t>
            </w:r>
            <w:r w:rsidR="00936C83" w:rsidRPr="00E905C1">
              <w:rPr>
                <w:rFonts w:ascii="Arial" w:hAnsi="Arial" w:cs="Arial"/>
              </w:rPr>
              <w:t xml:space="preserve"> will test the Solution based on the Business Solution Design Document. Results will be documented. The testing activity will include:</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Business flows</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Any workarounds or customizations.</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Interfaces licensed to the Client as part of the Solution and test non-standard interfaces if any in scope</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936C83" w:rsidRPr="00E905C1" w:rsidRDefault="002134A2"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Contracotr</w:t>
            </w:r>
            <w:r w:rsidR="00936C83" w:rsidRPr="00E905C1">
              <w:rPr>
                <w:rFonts w:ascii="Arial" w:hAnsi="Arial" w:cs="Arial"/>
              </w:rPr>
              <w:t xml:space="preserve"> to perform pre-UAT for all delivery under </w:t>
            </w:r>
            <w:r w:rsidRPr="00E905C1">
              <w:rPr>
                <w:rFonts w:ascii="Arial" w:hAnsi="Arial" w:cs="Arial"/>
              </w:rPr>
              <w:t>the Contractor</w:t>
            </w:r>
            <w:r w:rsidR="00936C83" w:rsidRPr="00E905C1">
              <w:rPr>
                <w:rFonts w:ascii="Arial" w:hAnsi="Arial" w:cs="Arial"/>
              </w:rPr>
              <w:t>: K+TP and Interfaces</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BD009 Documented pre-UAT test results</w:t>
            </w:r>
          </w:p>
        </w:tc>
        <w:tc>
          <w:tcPr>
            <w:tcW w:w="69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2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6"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5"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trHeight w:val="855"/>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E905C1" w:rsidRDefault="00936C83" w:rsidP="00424C9D">
            <w:pPr>
              <w:rPr>
                <w:rFonts w:ascii="Arial" w:hAnsi="Arial" w:cs="Arial"/>
                <w:sz w:val="20"/>
                <w:szCs w:val="20"/>
              </w:rPr>
            </w:pPr>
            <w:r w:rsidRPr="00E905C1">
              <w:rPr>
                <w:rFonts w:ascii="Arial" w:hAnsi="Arial" w:cs="Arial"/>
              </w:rPr>
              <w:t>VK.B010</w:t>
            </w:r>
          </w:p>
        </w:tc>
        <w:tc>
          <w:tcPr>
            <w:tcW w:w="81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Test Strategy plan</w:t>
            </w:r>
          </w:p>
        </w:tc>
        <w:tc>
          <w:tcPr>
            <w:tcW w:w="152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The Testing Strategy will be developed by both the Customer and Bidder. This strategy should include, but not be limited to the following: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Test Phases, including: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Objectives</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Entrance Criteria</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Exit Criteria</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Testing Organisation Structure</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Issue Management Process</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Incident Management Process</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Testing Communication Plan, including: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Regular Meetings</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Reporting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B010</w:t>
            </w:r>
          </w:p>
        </w:tc>
        <w:tc>
          <w:tcPr>
            <w:tcW w:w="69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32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96"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95"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bl>
    <w:p w:rsidR="00936C83" w:rsidRPr="00424C9D" w:rsidRDefault="00936C83" w:rsidP="00936C83">
      <w:pPr>
        <w:rPr>
          <w:rFonts w:ascii="Arial" w:hAnsi="Arial" w:cs="Arial"/>
        </w:rPr>
      </w:pPr>
      <w:r w:rsidRPr="00424C9D">
        <w:rPr>
          <w:rFonts w:ascii="Arial" w:hAnsi="Arial" w:cs="Arial"/>
        </w:rPr>
        <w:t>Gate 3: Configuration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3.1 Signed UAT Scope (including test cases)</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3.2 Signed Conversion Strategy Document</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3.3 Completed Systems Configuration</w:t>
      </w:r>
    </w:p>
    <w:p w:rsidR="00936C83" w:rsidRPr="00424C9D" w:rsidRDefault="00936C83" w:rsidP="00936C83">
      <w:pPr>
        <w:rPr>
          <w:rFonts w:ascii="Arial" w:hAnsi="Arial" w:cs="Arial"/>
        </w:rPr>
      </w:pPr>
    </w:p>
    <w:p w:rsidR="00936C83" w:rsidRPr="00424C9D" w:rsidRDefault="00936C83" w:rsidP="00936C83">
      <w:pPr>
        <w:rPr>
          <w:rFonts w:ascii="Arial" w:hAnsi="Arial" w:cs="Arial"/>
          <w:b/>
        </w:rPr>
      </w:pPr>
      <w:r w:rsidRPr="00424C9D">
        <w:rPr>
          <w:rFonts w:ascii="Arial" w:hAnsi="Arial" w:cs="Arial"/>
          <w:b/>
        </w:rPr>
        <w:t>Test stage deliverables</w:t>
      </w:r>
    </w:p>
    <w:tbl>
      <w:tblPr>
        <w:tblStyle w:val="GridTable4-Accent12"/>
        <w:tblW w:w="5000" w:type="pct"/>
        <w:tblLayout w:type="fixed"/>
        <w:tblLook w:val="04A0" w:firstRow="1" w:lastRow="0" w:firstColumn="1" w:lastColumn="0" w:noHBand="0" w:noVBand="1"/>
      </w:tblPr>
      <w:tblGrid>
        <w:gridCol w:w="1083"/>
        <w:gridCol w:w="2997"/>
        <w:gridCol w:w="4129"/>
        <w:gridCol w:w="2064"/>
        <w:gridCol w:w="2200"/>
        <w:gridCol w:w="822"/>
        <w:gridCol w:w="748"/>
        <w:gridCol w:w="745"/>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366" w:type="pct"/>
            <w:noWrap/>
            <w:vAlign w:val="center"/>
            <w:hideMark/>
          </w:tcPr>
          <w:p w:rsidR="00936C83" w:rsidRPr="00E905C1" w:rsidRDefault="00936C83" w:rsidP="00424C9D">
            <w:pPr>
              <w:rPr>
                <w:rFonts w:ascii="Arial" w:hAnsi="Arial" w:cs="Arial"/>
                <w:sz w:val="20"/>
                <w:szCs w:val="20"/>
              </w:rPr>
            </w:pPr>
            <w:r w:rsidRPr="00E905C1">
              <w:rPr>
                <w:rFonts w:ascii="Arial" w:hAnsi="Arial" w:cs="Arial"/>
              </w:rPr>
              <w:lastRenderedPageBreak/>
              <w:t>ID</w:t>
            </w:r>
          </w:p>
        </w:tc>
        <w:tc>
          <w:tcPr>
            <w:tcW w:w="1013"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396"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698"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744"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278" w:type="pct"/>
            <w:noWrap/>
            <w:textDirection w:val="tbRl"/>
            <w:vAlign w:val="center"/>
            <w:hideMark/>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253"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252" w:type="pct"/>
            <w:noWrap/>
            <w:textDirection w:val="tbRl"/>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E905C1" w:rsidRDefault="00936C83" w:rsidP="00424C9D">
            <w:pPr>
              <w:rPr>
                <w:rFonts w:ascii="Arial" w:hAnsi="Arial" w:cs="Arial"/>
                <w:sz w:val="20"/>
                <w:szCs w:val="20"/>
              </w:rPr>
            </w:pPr>
            <w:bookmarkStart w:id="18" w:name="_Hlk511912464"/>
            <w:r w:rsidRPr="00E905C1">
              <w:rPr>
                <w:rFonts w:ascii="Arial" w:hAnsi="Arial" w:cs="Arial"/>
              </w:rPr>
              <w:t>VK.T001</w:t>
            </w:r>
          </w:p>
        </w:tc>
        <w:tc>
          <w:tcPr>
            <w:tcW w:w="1013"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Deliver Solution ready for SIT/UAT</w:t>
            </w:r>
          </w:p>
        </w:tc>
        <w:tc>
          <w:tcPr>
            <w:tcW w:w="1396"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Finastra </w:t>
            </w:r>
            <w:r w:rsidR="00936C83" w:rsidRPr="00E905C1">
              <w:rPr>
                <w:rFonts w:ascii="Arial" w:hAnsi="Arial" w:cs="Arial"/>
              </w:rPr>
              <w:t xml:space="preserve">and </w:t>
            </w:r>
            <w:r w:rsidR="002134A2" w:rsidRPr="00E905C1">
              <w:rPr>
                <w:rFonts w:ascii="Arial" w:hAnsi="Arial" w:cs="Arial"/>
              </w:rPr>
              <w:t>Contractor</w:t>
            </w:r>
            <w:r w:rsidR="00936C83" w:rsidRPr="00E905C1">
              <w:rPr>
                <w:rFonts w:ascii="Arial" w:hAnsi="Arial" w:cs="Arial"/>
              </w:rPr>
              <w:t xml:space="preserve"> will deliver a solution build ready for Systems Integration Testing and User Acceptance Testing</w:t>
            </w:r>
          </w:p>
        </w:tc>
        <w:tc>
          <w:tcPr>
            <w:tcW w:w="698"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TD001 System ready for SIT/UAT</w:t>
            </w:r>
          </w:p>
        </w:tc>
        <w:tc>
          <w:tcPr>
            <w:tcW w:w="744"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278"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trHeight w:val="1241"/>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E905C1" w:rsidRDefault="00936C83" w:rsidP="00424C9D">
            <w:pPr>
              <w:rPr>
                <w:rFonts w:ascii="Arial" w:hAnsi="Arial" w:cs="Arial"/>
                <w:sz w:val="20"/>
                <w:szCs w:val="20"/>
              </w:rPr>
            </w:pPr>
            <w:r w:rsidRPr="00E905C1">
              <w:rPr>
                <w:rFonts w:ascii="Arial" w:hAnsi="Arial" w:cs="Arial"/>
              </w:rPr>
              <w:t>VK.T002</w:t>
            </w:r>
          </w:p>
        </w:tc>
        <w:tc>
          <w:tcPr>
            <w:tcW w:w="1013"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Finalize SIT/UAT plan and checklist</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 to establish final schedule and responsibilities for SIT and UAT and ensure SIT/ UAT readiness checklists are complete.</w:t>
            </w:r>
          </w:p>
        </w:tc>
        <w:tc>
          <w:tcPr>
            <w:tcW w:w="698"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TD002SIT/ UAT Plan</w:t>
            </w:r>
          </w:p>
        </w:tc>
        <w:tc>
          <w:tcPr>
            <w:tcW w:w="744"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VK.T003</w:t>
            </w:r>
          </w:p>
        </w:tc>
        <w:tc>
          <w:tcPr>
            <w:tcW w:w="101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Train users for SIT/ UAT</w:t>
            </w:r>
          </w:p>
        </w:tc>
        <w:tc>
          <w:tcPr>
            <w:tcW w:w="1396" w:type="pct"/>
          </w:tcPr>
          <w:p w:rsidR="00936C83" w:rsidRPr="00E905C1" w:rsidDel="00E23C25"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Training is for users and IT personnel who will perform the testing.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If additional training lessons are required by the Client, additional efforts will follow by change management process.</w:t>
            </w: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TD003 Trained Users</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Workshop</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241"/>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VK.T004</w:t>
            </w:r>
          </w:p>
        </w:tc>
        <w:tc>
          <w:tcPr>
            <w:tcW w:w="101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Perform Interface Unit Testing (add multiple testing cycles as required)</w:t>
            </w:r>
          </w:p>
        </w:tc>
        <w:tc>
          <w:tcPr>
            <w:tcW w:w="1396" w:type="pct"/>
          </w:tcPr>
          <w:p w:rsidR="00936C83" w:rsidRPr="00E905C1" w:rsidRDefault="00AD407A"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r w:rsidRPr="00E905C1" w:rsidDel="00AD407A">
              <w:rPr>
                <w:rFonts w:ascii="Arial" w:hAnsi="Arial" w:cs="Arial"/>
              </w:rPr>
              <w:t xml:space="preserve"> </w:t>
            </w:r>
            <w:r w:rsidR="00936C83" w:rsidRPr="00E905C1">
              <w:rPr>
                <w:rFonts w:ascii="Arial" w:hAnsi="Arial" w:cs="Arial"/>
              </w:rPr>
              <w:t xml:space="preserve">(via </w:t>
            </w:r>
            <w:r w:rsidR="002134A2" w:rsidRPr="00E905C1">
              <w:rPr>
                <w:rFonts w:ascii="Arial" w:hAnsi="Arial" w:cs="Arial"/>
              </w:rPr>
              <w:t>Contractor</w:t>
            </w:r>
            <w:r w:rsidR="00936C83" w:rsidRPr="00E905C1">
              <w:rPr>
                <w:rFonts w:ascii="Arial" w:hAnsi="Arial" w:cs="Arial"/>
              </w:rPr>
              <w:t>) shall support the Client through interface testing.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Both Client and </w:t>
            </w:r>
            <w:r w:rsidR="00AD407A" w:rsidRPr="00E905C1">
              <w:rPr>
                <w:rFonts w:ascii="Arial" w:hAnsi="Arial" w:cs="Arial"/>
              </w:rPr>
              <w:t>Finastra</w:t>
            </w:r>
            <w:r w:rsidRPr="00E905C1">
              <w:rPr>
                <w:rFonts w:ascii="Arial" w:hAnsi="Arial" w:cs="Arial"/>
              </w:rPr>
              <w:t xml:space="preserve"> will apply changes/fixes required to ensure meeting agreed exit criteria.</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TD003</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 Issue log</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E905C1" w:rsidRDefault="00936C83" w:rsidP="00424C9D">
            <w:pPr>
              <w:rPr>
                <w:rFonts w:ascii="Arial" w:hAnsi="Arial" w:cs="Arial"/>
                <w:sz w:val="20"/>
                <w:szCs w:val="20"/>
              </w:rPr>
            </w:pPr>
            <w:r w:rsidRPr="00E905C1">
              <w:rPr>
                <w:rFonts w:ascii="Arial" w:hAnsi="Arial" w:cs="Arial"/>
              </w:rPr>
              <w:t>VK.T005</w:t>
            </w:r>
          </w:p>
        </w:tc>
        <w:tc>
          <w:tcPr>
            <w:tcW w:w="1013"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Perform System Integration (SIT) Testing (add multiple testing cycles as required)</w:t>
            </w:r>
          </w:p>
        </w:tc>
        <w:tc>
          <w:tcPr>
            <w:tcW w:w="139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Support the Client through the system integration testing.</w:t>
            </w:r>
          </w:p>
        </w:tc>
        <w:tc>
          <w:tcPr>
            <w:tcW w:w="698"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TD003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Issue Log</w:t>
            </w:r>
          </w:p>
        </w:tc>
        <w:tc>
          <w:tcPr>
            <w:tcW w:w="744"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070"/>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VK.T006</w:t>
            </w:r>
          </w:p>
        </w:tc>
        <w:tc>
          <w:tcPr>
            <w:tcW w:w="101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Apply SIT fixes/ changes</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Apply changes/fixes required and retest failed scenarios to meet agreed exit criteria.</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TD004 SIT Sign Off</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lastRenderedPageBreak/>
              <w:t>VK.T007</w:t>
            </w:r>
          </w:p>
        </w:tc>
        <w:tc>
          <w:tcPr>
            <w:tcW w:w="101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Perform User Acceptance Testing (UAT)</w:t>
            </w:r>
          </w:p>
        </w:tc>
        <w:tc>
          <w:tcPr>
            <w:tcW w:w="139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Support client testing and conduct of operational validation to ensure that the configured Solution is performing as specified.</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TD003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Issue Log</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070"/>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VK.T008</w:t>
            </w:r>
          </w:p>
        </w:tc>
        <w:tc>
          <w:tcPr>
            <w:tcW w:w="101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Apply UAT Fixes</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Apply changes/fixes required &amp; Retesting of failed scenarios to ensure meeting agreed exit criteria</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TD003 &amp; TD006 UAT Sign Off</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VK.T009</w:t>
            </w:r>
          </w:p>
        </w:tc>
        <w:tc>
          <w:tcPr>
            <w:tcW w:w="101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Update business procedures &amp; processes</w:t>
            </w:r>
          </w:p>
        </w:tc>
        <w:tc>
          <w:tcPr>
            <w:tcW w:w="139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Client to document updated business procedures &amp; processes</w:t>
            </w:r>
          </w:p>
        </w:tc>
        <w:tc>
          <w:tcPr>
            <w:tcW w:w="698"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TD007 Operations Manual</w:t>
            </w:r>
          </w:p>
        </w:tc>
        <w:tc>
          <w:tcPr>
            <w:tcW w:w="744"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2"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203"/>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E905C1" w:rsidRDefault="00936C83" w:rsidP="00424C9D">
            <w:pPr>
              <w:rPr>
                <w:rFonts w:ascii="Arial" w:hAnsi="Arial" w:cs="Arial"/>
                <w:sz w:val="20"/>
                <w:szCs w:val="20"/>
              </w:rPr>
            </w:pPr>
            <w:r w:rsidRPr="00E905C1">
              <w:rPr>
                <w:rFonts w:ascii="Arial" w:hAnsi="Arial" w:cs="Arial"/>
              </w:rPr>
              <w:t>VK.T011</w:t>
            </w:r>
          </w:p>
        </w:tc>
        <w:tc>
          <w:tcPr>
            <w:tcW w:w="1013"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Set up UAT Environment</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 to prepare UAT Environment by installing final application model configuration of the Solution.</w:t>
            </w:r>
          </w:p>
        </w:tc>
        <w:tc>
          <w:tcPr>
            <w:tcW w:w="698"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TD008 UAT Environment Ready</w:t>
            </w:r>
          </w:p>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44" w:type="pct"/>
            <w:hideMark/>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System</w:t>
            </w:r>
          </w:p>
        </w:tc>
        <w:tc>
          <w:tcPr>
            <w:tcW w:w="278" w:type="pct"/>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hideMark/>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VK.T012</w:t>
            </w:r>
          </w:p>
        </w:tc>
        <w:tc>
          <w:tcPr>
            <w:tcW w:w="101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Perform Performance testing</w:t>
            </w:r>
          </w:p>
        </w:tc>
        <w:tc>
          <w:tcPr>
            <w:tcW w:w="139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Support bank to do performance testing with agreed volume user login simultaneously  </w:t>
            </w: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T012 Issue Log &amp; Test report</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Document </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203"/>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VK.T013</w:t>
            </w:r>
          </w:p>
        </w:tc>
        <w:tc>
          <w:tcPr>
            <w:tcW w:w="101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Perform  non-functional test (Fail over, Switch over, Synchronization) </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Support Bank to do functional test (Fail over, Switch over, Synchronization)</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T013 issue log &amp; Test report</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rPr>
            </w:pPr>
            <w:r w:rsidRPr="00E905C1">
              <w:rPr>
                <w:rFonts w:ascii="Arial" w:hAnsi="Arial" w:cs="Arial"/>
              </w:rPr>
              <w:t>VK.T014</w:t>
            </w:r>
          </w:p>
        </w:tc>
        <w:tc>
          <w:tcPr>
            <w:tcW w:w="1013"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Perform Security test</w:t>
            </w:r>
          </w:p>
        </w:tc>
        <w:tc>
          <w:tcPr>
            <w:tcW w:w="139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Support Bank to do security test</w:t>
            </w: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T013 issue log &amp; Test report</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1203"/>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E905C1" w:rsidRDefault="00936C83" w:rsidP="00424C9D">
            <w:pPr>
              <w:rPr>
                <w:rFonts w:ascii="Arial" w:hAnsi="Arial" w:cs="Arial"/>
                <w:sz w:val="20"/>
                <w:szCs w:val="20"/>
                <w:highlight w:val="yellow"/>
              </w:rPr>
            </w:pPr>
            <w:r w:rsidRPr="00E905C1">
              <w:rPr>
                <w:rFonts w:ascii="Arial" w:hAnsi="Arial" w:cs="Arial"/>
              </w:rPr>
              <w:t>VK.T015</w:t>
            </w:r>
          </w:p>
        </w:tc>
        <w:tc>
          <w:tcPr>
            <w:tcW w:w="1013"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Solution Architecture document (Final version)</w:t>
            </w:r>
          </w:p>
        </w:tc>
        <w:tc>
          <w:tcPr>
            <w:tcW w:w="139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Solution Architecture document (Final version including DC, HA, DR)</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T015 Solution Architecture document (Final version)</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E</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E905C1">
              <w:rPr>
                <w:rFonts w:ascii="Arial" w:hAnsi="Arial" w:cs="Arial"/>
              </w:rPr>
              <w:t>S</w:t>
            </w:r>
          </w:p>
        </w:tc>
      </w:tr>
    </w:tbl>
    <w:bookmarkEnd w:id="18"/>
    <w:p w:rsidR="00936C83" w:rsidRPr="00424C9D" w:rsidRDefault="00936C83" w:rsidP="00936C83">
      <w:pPr>
        <w:rPr>
          <w:rFonts w:ascii="Arial" w:hAnsi="Arial" w:cs="Arial"/>
        </w:rPr>
      </w:pPr>
      <w:r w:rsidRPr="00424C9D">
        <w:rPr>
          <w:rFonts w:ascii="Arial" w:hAnsi="Arial" w:cs="Arial"/>
        </w:rPr>
        <w:lastRenderedPageBreak/>
        <w:t>Gate 4: Testing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4.1 Signed SIT/UAT Plan</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4.2 Signed Testing Completion</w:t>
      </w:r>
    </w:p>
    <w:p w:rsidR="00936C83" w:rsidRPr="00FA7A9B" w:rsidRDefault="00936C83" w:rsidP="00FA7A9B">
      <w:pPr>
        <w:pStyle w:val="ListParagraph"/>
        <w:numPr>
          <w:ilvl w:val="0"/>
          <w:numId w:val="22"/>
        </w:numPr>
        <w:spacing w:after="160" w:line="259" w:lineRule="auto"/>
        <w:rPr>
          <w:rFonts w:ascii="Arial" w:hAnsi="Arial" w:cs="Arial"/>
        </w:rPr>
      </w:pPr>
      <w:r w:rsidRPr="00424C9D">
        <w:rPr>
          <w:rFonts w:ascii="Arial" w:hAnsi="Arial" w:cs="Arial"/>
          <w:sz w:val="20"/>
          <w:szCs w:val="20"/>
        </w:rPr>
        <w:t>Gate 4.3 Signed Mock Conversion Report</w:t>
      </w:r>
    </w:p>
    <w:p w:rsidR="00936C83" w:rsidRPr="00424C9D" w:rsidRDefault="00936C83" w:rsidP="00936C83">
      <w:pPr>
        <w:rPr>
          <w:rFonts w:ascii="Arial" w:hAnsi="Arial" w:cs="Arial"/>
        </w:rPr>
      </w:pPr>
    </w:p>
    <w:p w:rsidR="00936C83" w:rsidRPr="00424C9D" w:rsidRDefault="00936C83" w:rsidP="00936C83">
      <w:pPr>
        <w:rPr>
          <w:rFonts w:ascii="Arial" w:hAnsi="Arial" w:cs="Arial"/>
        </w:rPr>
      </w:pPr>
    </w:p>
    <w:p w:rsidR="00936C83" w:rsidRPr="00424C9D" w:rsidRDefault="00936C83" w:rsidP="00936C83">
      <w:pPr>
        <w:rPr>
          <w:rFonts w:ascii="Arial" w:hAnsi="Arial" w:cs="Arial"/>
          <w:b/>
        </w:rPr>
      </w:pPr>
      <w:r w:rsidRPr="00424C9D">
        <w:rPr>
          <w:rFonts w:ascii="Arial" w:hAnsi="Arial" w:cs="Arial"/>
          <w:b/>
        </w:rPr>
        <w:t>Close stage deliverables</w:t>
      </w:r>
    </w:p>
    <w:tbl>
      <w:tblPr>
        <w:tblStyle w:val="GridTable4-Accent12"/>
        <w:tblW w:w="5000" w:type="pct"/>
        <w:tblLayout w:type="fixed"/>
        <w:tblLook w:val="04A0" w:firstRow="1" w:lastRow="0" w:firstColumn="1" w:lastColumn="0" w:noHBand="0" w:noVBand="1"/>
      </w:tblPr>
      <w:tblGrid>
        <w:gridCol w:w="1211"/>
        <w:gridCol w:w="2976"/>
        <w:gridCol w:w="4022"/>
        <w:gridCol w:w="2064"/>
        <w:gridCol w:w="2200"/>
        <w:gridCol w:w="822"/>
        <w:gridCol w:w="748"/>
        <w:gridCol w:w="745"/>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409" w:type="pct"/>
            <w:noWrap/>
            <w:vAlign w:val="center"/>
            <w:hideMark/>
          </w:tcPr>
          <w:p w:rsidR="00936C83" w:rsidRPr="00E905C1" w:rsidRDefault="00936C83" w:rsidP="00424C9D">
            <w:pPr>
              <w:rPr>
                <w:rFonts w:ascii="Arial" w:hAnsi="Arial" w:cs="Arial"/>
                <w:sz w:val="20"/>
                <w:szCs w:val="20"/>
              </w:rPr>
            </w:pPr>
            <w:r w:rsidRPr="00E905C1">
              <w:rPr>
                <w:rFonts w:ascii="Arial" w:hAnsi="Arial" w:cs="Arial"/>
              </w:rPr>
              <w:t>ID</w:t>
            </w:r>
          </w:p>
        </w:tc>
        <w:tc>
          <w:tcPr>
            <w:tcW w:w="1006"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360"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698"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744"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278" w:type="pct"/>
            <w:noWrap/>
            <w:textDirection w:val="tbRl"/>
            <w:vAlign w:val="center"/>
            <w:hideMark/>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253" w:type="pct"/>
            <w:textDirection w:val="tbRl"/>
            <w:vAlign w:val="center"/>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252" w:type="pct"/>
            <w:noWrap/>
            <w:textDirection w:val="tbRl"/>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09" w:type="pct"/>
            <w:noWrap/>
            <w:hideMark/>
          </w:tcPr>
          <w:p w:rsidR="00936C83" w:rsidRPr="00E905C1" w:rsidRDefault="00936C83" w:rsidP="00424C9D">
            <w:pPr>
              <w:rPr>
                <w:rFonts w:ascii="Arial" w:hAnsi="Arial" w:cs="Arial"/>
                <w:sz w:val="20"/>
                <w:szCs w:val="20"/>
              </w:rPr>
            </w:pPr>
            <w:bookmarkStart w:id="19" w:name="_Hlk511913064"/>
            <w:r w:rsidRPr="00E905C1">
              <w:rPr>
                <w:rFonts w:ascii="Arial" w:hAnsi="Arial" w:cs="Arial"/>
              </w:rPr>
              <w:t>VK.DE001</w:t>
            </w:r>
          </w:p>
        </w:tc>
        <w:tc>
          <w:tcPr>
            <w:tcW w:w="100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Install Final System Build and Set-up the production environment</w:t>
            </w:r>
          </w:p>
        </w:tc>
        <w:tc>
          <w:tcPr>
            <w:tcW w:w="136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Install Final System Build and Set-up the production environment</w:t>
            </w:r>
          </w:p>
        </w:tc>
        <w:tc>
          <w:tcPr>
            <w:tcW w:w="698"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DED001 Production Environment</w:t>
            </w:r>
          </w:p>
        </w:tc>
        <w:tc>
          <w:tcPr>
            <w:tcW w:w="744"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278"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863"/>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E905C1" w:rsidRDefault="00936C83" w:rsidP="00424C9D">
            <w:pPr>
              <w:rPr>
                <w:rFonts w:ascii="Arial" w:hAnsi="Arial" w:cs="Arial"/>
                <w:sz w:val="20"/>
                <w:szCs w:val="20"/>
              </w:rPr>
            </w:pPr>
            <w:r w:rsidRPr="00E905C1">
              <w:rPr>
                <w:rFonts w:ascii="Arial" w:hAnsi="Arial" w:cs="Arial"/>
              </w:rPr>
              <w:t>VK.DE002</w:t>
            </w:r>
          </w:p>
        </w:tc>
        <w:tc>
          <w:tcPr>
            <w:tcW w:w="100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Finalize Cutover Plan, including Resources and Go-Live Checklist</w:t>
            </w:r>
          </w:p>
        </w:tc>
        <w:tc>
          <w:tcPr>
            <w:tcW w:w="1360"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Client and </w:t>
            </w:r>
            <w:r w:rsidR="00AD407A" w:rsidRPr="00E905C1">
              <w:rPr>
                <w:rFonts w:ascii="Arial" w:hAnsi="Arial" w:cs="Arial"/>
              </w:rPr>
              <w:t>Finastra</w:t>
            </w:r>
            <w:r w:rsidRPr="00E905C1">
              <w:rPr>
                <w:rFonts w:ascii="Arial" w:hAnsi="Arial" w:cs="Arial"/>
              </w:rPr>
              <w:t xml:space="preserve"> will build a detailed list of activities and procedures for “Go-Live”</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DED002 Final Cutover Plan</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E905C1" w:rsidRDefault="00936C83" w:rsidP="00424C9D">
            <w:pPr>
              <w:rPr>
                <w:rFonts w:ascii="Arial" w:hAnsi="Arial" w:cs="Arial"/>
                <w:sz w:val="20"/>
                <w:szCs w:val="20"/>
              </w:rPr>
            </w:pPr>
            <w:r w:rsidRPr="00E905C1">
              <w:rPr>
                <w:rFonts w:ascii="Arial" w:hAnsi="Arial" w:cs="Arial"/>
              </w:rPr>
              <w:t>VK.DE003</w:t>
            </w:r>
          </w:p>
        </w:tc>
        <w:tc>
          <w:tcPr>
            <w:tcW w:w="100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Collate technical handover system documentation</w:t>
            </w:r>
          </w:p>
        </w:tc>
        <w:tc>
          <w:tcPr>
            <w:tcW w:w="136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Client and </w:t>
            </w:r>
            <w:r w:rsidR="00AD407A" w:rsidRPr="00E905C1">
              <w:rPr>
                <w:rFonts w:ascii="Arial" w:hAnsi="Arial" w:cs="Arial"/>
              </w:rPr>
              <w:t>Finastra</w:t>
            </w:r>
            <w:r w:rsidRPr="00E905C1">
              <w:rPr>
                <w:rFonts w:ascii="Arial" w:hAnsi="Arial" w:cs="Arial"/>
              </w:rPr>
              <w:t xml:space="preserve"> will finalise technical documentation of the network, architecture, operations procedures etc.</w:t>
            </w: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DED003 Technical Site Document</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863"/>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E905C1" w:rsidRDefault="00936C83" w:rsidP="00424C9D">
            <w:pPr>
              <w:rPr>
                <w:rFonts w:ascii="Arial" w:hAnsi="Arial" w:cs="Arial"/>
                <w:sz w:val="20"/>
                <w:szCs w:val="20"/>
              </w:rPr>
            </w:pPr>
            <w:r w:rsidRPr="00E905C1">
              <w:rPr>
                <w:rFonts w:ascii="Arial" w:hAnsi="Arial" w:cs="Arial"/>
              </w:rPr>
              <w:t>VK.DE004</w:t>
            </w:r>
          </w:p>
        </w:tc>
        <w:tc>
          <w:tcPr>
            <w:tcW w:w="100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Execute Cutover Plan</w:t>
            </w:r>
          </w:p>
        </w:tc>
        <w:tc>
          <w:tcPr>
            <w:tcW w:w="1360"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The Client will execute the final production cutover plan. </w:t>
            </w:r>
            <w:r w:rsidR="00AD407A" w:rsidRPr="00E905C1">
              <w:rPr>
                <w:rFonts w:ascii="Arial" w:hAnsi="Arial" w:cs="Arial"/>
              </w:rPr>
              <w:t>Finastra</w:t>
            </w:r>
            <w:r w:rsidRPr="00E905C1">
              <w:rPr>
                <w:rFonts w:ascii="Arial" w:hAnsi="Arial" w:cs="Arial"/>
              </w:rPr>
              <w:t xml:space="preserve"> will provide consultancy support: assist Client in conversion during the go-live weekend and for the rollout activities.</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DED004 Live System</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Configuration</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E905C1" w:rsidRDefault="00936C83" w:rsidP="00424C9D">
            <w:pPr>
              <w:rPr>
                <w:rFonts w:ascii="Arial" w:hAnsi="Arial" w:cs="Arial"/>
                <w:sz w:val="20"/>
                <w:szCs w:val="20"/>
              </w:rPr>
            </w:pPr>
            <w:r w:rsidRPr="00E905C1">
              <w:rPr>
                <w:rFonts w:ascii="Arial" w:hAnsi="Arial" w:cs="Arial"/>
              </w:rPr>
              <w:t>VK.DE005</w:t>
            </w:r>
          </w:p>
        </w:tc>
        <w:tc>
          <w:tcPr>
            <w:tcW w:w="100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Provide post-live support</w:t>
            </w:r>
          </w:p>
        </w:tc>
        <w:tc>
          <w:tcPr>
            <w:tcW w:w="1360"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Without prejudice to </w:t>
            </w:r>
            <w:r w:rsidR="00AD407A" w:rsidRPr="00E905C1">
              <w:rPr>
                <w:rFonts w:ascii="Arial" w:hAnsi="Arial" w:cs="Arial"/>
              </w:rPr>
              <w:t>Finastra</w:t>
            </w:r>
            <w:r w:rsidRPr="00E905C1">
              <w:rPr>
                <w:rFonts w:ascii="Arial" w:hAnsi="Arial" w:cs="Arial"/>
              </w:rPr>
              <w:t xml:space="preserve">’s obligations to provide Maintenance Services in accordance with the Framework Terms, </w:t>
            </w:r>
            <w:r w:rsidR="00AD407A" w:rsidRPr="00E905C1">
              <w:rPr>
                <w:rFonts w:ascii="Arial" w:hAnsi="Arial" w:cs="Arial"/>
              </w:rPr>
              <w:t xml:space="preserve">Finastra </w:t>
            </w:r>
            <w:r w:rsidRPr="00E905C1">
              <w:rPr>
                <w:rFonts w:ascii="Arial" w:hAnsi="Arial" w:cs="Arial"/>
              </w:rPr>
              <w:t>will provide post Go-Live support</w:t>
            </w:r>
          </w:p>
        </w:tc>
        <w:tc>
          <w:tcPr>
            <w:tcW w:w="698"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DE005 Issue &amp; Risk Log</w:t>
            </w:r>
          </w:p>
        </w:tc>
        <w:tc>
          <w:tcPr>
            <w:tcW w:w="744"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2"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trHeight w:val="863"/>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E905C1" w:rsidRDefault="00936C83" w:rsidP="00424C9D">
            <w:pPr>
              <w:rPr>
                <w:rFonts w:ascii="Arial" w:hAnsi="Arial" w:cs="Arial"/>
                <w:sz w:val="20"/>
                <w:szCs w:val="20"/>
              </w:rPr>
            </w:pPr>
            <w:r w:rsidRPr="00E905C1">
              <w:rPr>
                <w:rFonts w:ascii="Arial" w:hAnsi="Arial" w:cs="Arial"/>
              </w:rPr>
              <w:t>VK.DE005</w:t>
            </w:r>
          </w:p>
        </w:tc>
        <w:tc>
          <w:tcPr>
            <w:tcW w:w="100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Regression test of final build for production</w:t>
            </w:r>
          </w:p>
        </w:tc>
        <w:tc>
          <w:tcPr>
            <w:tcW w:w="1360"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Regression test of final build for production</w:t>
            </w:r>
          </w:p>
        </w:tc>
        <w:tc>
          <w:tcPr>
            <w:tcW w:w="698"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DED006 Regression test report</w:t>
            </w:r>
          </w:p>
        </w:tc>
        <w:tc>
          <w:tcPr>
            <w:tcW w:w="744"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2"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bl>
    <w:bookmarkEnd w:id="19"/>
    <w:p w:rsidR="00936C83" w:rsidRPr="00424C9D" w:rsidRDefault="00936C83" w:rsidP="00936C83">
      <w:pPr>
        <w:rPr>
          <w:rFonts w:ascii="Arial" w:hAnsi="Arial" w:cs="Arial"/>
        </w:rPr>
      </w:pPr>
      <w:r w:rsidRPr="00424C9D">
        <w:rPr>
          <w:rFonts w:ascii="Arial" w:hAnsi="Arial" w:cs="Arial"/>
        </w:rPr>
        <w:lastRenderedPageBreak/>
        <w:t>Gate 5: Go-Live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5.1. Agreed Final Cutover Plan</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5.2. Signed Go-Live</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5.3. Completed Post Go-Live Support</w:t>
      </w:r>
    </w:p>
    <w:p w:rsidR="00936C83" w:rsidRPr="00424C9D" w:rsidRDefault="00936C83" w:rsidP="00936C83">
      <w:pPr>
        <w:spacing w:after="160" w:line="259" w:lineRule="auto"/>
        <w:rPr>
          <w:rFonts w:ascii="Arial" w:hAnsi="Arial" w:cs="Arial"/>
        </w:rPr>
      </w:pPr>
    </w:p>
    <w:p w:rsidR="00936C83" w:rsidRPr="00424C9D" w:rsidRDefault="00936C83" w:rsidP="00936C83">
      <w:pPr>
        <w:spacing w:after="160" w:line="259" w:lineRule="auto"/>
        <w:rPr>
          <w:rFonts w:ascii="Arial" w:hAnsi="Arial" w:cs="Arial"/>
          <w:b/>
        </w:rPr>
      </w:pPr>
      <w:r w:rsidRPr="00424C9D">
        <w:rPr>
          <w:rFonts w:ascii="Arial" w:hAnsi="Arial" w:cs="Arial"/>
          <w:b/>
        </w:rPr>
        <w:t>Deploy stage deliverables</w:t>
      </w:r>
    </w:p>
    <w:tbl>
      <w:tblPr>
        <w:tblStyle w:val="GridTable4-Accent12"/>
        <w:tblW w:w="5000" w:type="pct"/>
        <w:tblLayout w:type="fixed"/>
        <w:tblLook w:val="04A0" w:firstRow="1" w:lastRow="0" w:firstColumn="1" w:lastColumn="0" w:noHBand="0" w:noVBand="1"/>
      </w:tblPr>
      <w:tblGrid>
        <w:gridCol w:w="1125"/>
        <w:gridCol w:w="1940"/>
        <w:gridCol w:w="5149"/>
        <w:gridCol w:w="2638"/>
        <w:gridCol w:w="1618"/>
        <w:gridCol w:w="822"/>
        <w:gridCol w:w="748"/>
        <w:gridCol w:w="748"/>
      </w:tblGrid>
      <w:tr w:rsidR="00936C83" w:rsidRPr="00E905C1" w:rsidTr="00424C9D">
        <w:trPr>
          <w:cnfStyle w:val="100000000000" w:firstRow="1" w:lastRow="0" w:firstColumn="0" w:lastColumn="0" w:oddVBand="0" w:evenVBand="0" w:oddHBand="0"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380" w:type="pct"/>
            <w:noWrap/>
            <w:vAlign w:val="center"/>
            <w:hideMark/>
          </w:tcPr>
          <w:p w:rsidR="00936C83" w:rsidRPr="00E905C1" w:rsidRDefault="00936C83" w:rsidP="00424C9D">
            <w:pPr>
              <w:rPr>
                <w:rFonts w:ascii="Arial" w:hAnsi="Arial" w:cs="Arial"/>
                <w:sz w:val="20"/>
                <w:szCs w:val="20"/>
              </w:rPr>
            </w:pPr>
            <w:r w:rsidRPr="00E905C1">
              <w:rPr>
                <w:rFonts w:ascii="Arial" w:hAnsi="Arial" w:cs="Arial"/>
              </w:rPr>
              <w:t>ID</w:t>
            </w:r>
          </w:p>
        </w:tc>
        <w:tc>
          <w:tcPr>
            <w:tcW w:w="656"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Name</w:t>
            </w:r>
          </w:p>
        </w:tc>
        <w:tc>
          <w:tcPr>
            <w:tcW w:w="1741" w:type="pct"/>
            <w:vAlign w:val="center"/>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Activity Description</w:t>
            </w:r>
          </w:p>
        </w:tc>
        <w:tc>
          <w:tcPr>
            <w:tcW w:w="892"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Deliverables</w:t>
            </w:r>
          </w:p>
        </w:tc>
        <w:tc>
          <w:tcPr>
            <w:tcW w:w="547" w:type="pct"/>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Deliverable Type</w:t>
            </w:r>
          </w:p>
        </w:tc>
        <w:tc>
          <w:tcPr>
            <w:tcW w:w="278" w:type="pct"/>
            <w:noWrap/>
            <w:textDirection w:val="tbRl"/>
            <w:vAlign w:val="center"/>
            <w:hideMark/>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Finastra</w:t>
            </w:r>
          </w:p>
        </w:tc>
        <w:tc>
          <w:tcPr>
            <w:tcW w:w="253" w:type="pct"/>
            <w:textDirection w:val="tbRl"/>
          </w:tcPr>
          <w:p w:rsidR="00936C83" w:rsidRPr="00E905C1" w:rsidRDefault="00AD407A"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Contractor</w:t>
            </w:r>
          </w:p>
        </w:tc>
        <w:tc>
          <w:tcPr>
            <w:tcW w:w="253" w:type="pct"/>
            <w:noWrap/>
            <w:textDirection w:val="tbRl"/>
            <w:vAlign w:val="center"/>
            <w:hideMark/>
          </w:tcPr>
          <w:p w:rsidR="00936C83" w:rsidRPr="00E905C1" w:rsidRDefault="00936C83" w:rsidP="00424C9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Client</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380" w:type="pct"/>
            <w:noWrap/>
            <w:hideMark/>
          </w:tcPr>
          <w:p w:rsidR="00936C83" w:rsidRPr="00E905C1" w:rsidRDefault="00936C83" w:rsidP="00424C9D">
            <w:pPr>
              <w:rPr>
                <w:rFonts w:ascii="Arial" w:hAnsi="Arial" w:cs="Arial"/>
                <w:sz w:val="20"/>
                <w:szCs w:val="20"/>
              </w:rPr>
            </w:pPr>
            <w:bookmarkStart w:id="20" w:name="_Hlk511913299"/>
            <w:r w:rsidRPr="00E905C1">
              <w:rPr>
                <w:rFonts w:ascii="Arial" w:hAnsi="Arial" w:cs="Arial"/>
              </w:rPr>
              <w:t>VK.C001</w:t>
            </w:r>
          </w:p>
        </w:tc>
        <w:tc>
          <w:tcPr>
            <w:tcW w:w="656"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Handover to CS</w:t>
            </w:r>
          </w:p>
        </w:tc>
        <w:tc>
          <w:tcPr>
            <w:tcW w:w="1741"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Finastra</w:t>
            </w:r>
            <w:r w:rsidR="00936C83" w:rsidRPr="00E905C1">
              <w:rPr>
                <w:rFonts w:ascii="Arial" w:hAnsi="Arial" w:cs="Arial"/>
              </w:rPr>
              <w:t xml:space="preserve"> will introduce Customer Support team to </w:t>
            </w:r>
            <w:r w:rsidRPr="00E905C1">
              <w:rPr>
                <w:rFonts w:ascii="Arial" w:hAnsi="Arial" w:cs="Arial"/>
              </w:rPr>
              <w:t>C</w:t>
            </w:r>
            <w:r w:rsidR="00936C83" w:rsidRPr="00E905C1">
              <w:rPr>
                <w:rFonts w:ascii="Arial" w:hAnsi="Arial" w:cs="Arial"/>
              </w:rPr>
              <w:t>lient and handover any outstanding issues to CS.</w:t>
            </w:r>
          </w:p>
        </w:tc>
        <w:tc>
          <w:tcPr>
            <w:tcW w:w="892"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CD001 Outstanding Issues Log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 xml:space="preserve">and </w:t>
            </w:r>
          </w:p>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C002 GS to CS Checklist</w:t>
            </w:r>
          </w:p>
        </w:tc>
        <w:tc>
          <w:tcPr>
            <w:tcW w:w="547" w:type="pct"/>
            <w:hideMark/>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hideMark/>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P</w:t>
            </w:r>
          </w:p>
        </w:tc>
      </w:tr>
      <w:tr w:rsidR="00936C83" w:rsidRPr="00E905C1" w:rsidTr="00424C9D">
        <w:trPr>
          <w:trHeight w:val="863"/>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E905C1" w:rsidRDefault="00936C83" w:rsidP="00424C9D">
            <w:pPr>
              <w:rPr>
                <w:rFonts w:ascii="Arial" w:hAnsi="Arial" w:cs="Arial"/>
                <w:sz w:val="20"/>
                <w:szCs w:val="20"/>
              </w:rPr>
            </w:pPr>
            <w:r w:rsidRPr="00E905C1">
              <w:rPr>
                <w:rFonts w:ascii="Arial" w:hAnsi="Arial" w:cs="Arial"/>
              </w:rPr>
              <w:t>VK.C002</w:t>
            </w:r>
          </w:p>
        </w:tc>
        <w:tc>
          <w:tcPr>
            <w:tcW w:w="65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Close Project</w:t>
            </w:r>
          </w:p>
        </w:tc>
        <w:tc>
          <w:tcPr>
            <w:tcW w:w="1741" w:type="pct"/>
          </w:tcPr>
          <w:p w:rsidR="00936C83" w:rsidRPr="00E905C1" w:rsidRDefault="00AD407A"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 xml:space="preserve">Finastra </w:t>
            </w:r>
            <w:r w:rsidR="00936C83" w:rsidRPr="00E905C1">
              <w:rPr>
                <w:rFonts w:ascii="Arial" w:hAnsi="Arial" w:cs="Arial"/>
              </w:rPr>
              <w:t>and Client will confirm that all deliverables have been completed and will produce a closing project report that will include a snapshot of the outstanding issue log.</w:t>
            </w:r>
          </w:p>
        </w:tc>
        <w:tc>
          <w:tcPr>
            <w:tcW w:w="892"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CD002 Project Closure Report</w:t>
            </w:r>
          </w:p>
        </w:tc>
        <w:tc>
          <w:tcPr>
            <w:tcW w:w="547"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E905C1" w:rsidRDefault="00936C83" w:rsidP="00424C9D">
            <w:pPr>
              <w:rPr>
                <w:rFonts w:ascii="Arial" w:hAnsi="Arial" w:cs="Arial"/>
                <w:sz w:val="20"/>
                <w:szCs w:val="20"/>
              </w:rPr>
            </w:pPr>
            <w:r w:rsidRPr="00E905C1">
              <w:rPr>
                <w:rFonts w:ascii="Arial" w:hAnsi="Arial" w:cs="Arial"/>
              </w:rPr>
              <w:t>VK.C003</w:t>
            </w:r>
          </w:p>
        </w:tc>
        <w:tc>
          <w:tcPr>
            <w:tcW w:w="65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Complete Administrative Closure</w:t>
            </w:r>
          </w:p>
        </w:tc>
        <w:tc>
          <w:tcPr>
            <w:tcW w:w="1741" w:type="pct"/>
          </w:tcPr>
          <w:p w:rsidR="00936C83" w:rsidRPr="00E905C1" w:rsidRDefault="00AD407A"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Finastra</w:t>
            </w:r>
            <w:r w:rsidR="00936C83" w:rsidRPr="00E905C1">
              <w:rPr>
                <w:rFonts w:ascii="Arial" w:hAnsi="Arial" w:cs="Arial"/>
              </w:rPr>
              <w:t xml:space="preserve"> will finalise all invoices and payments. Client will approve.</w:t>
            </w:r>
          </w:p>
        </w:tc>
        <w:tc>
          <w:tcPr>
            <w:tcW w:w="892"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CD003 Final Invoices</w:t>
            </w:r>
          </w:p>
        </w:tc>
        <w:tc>
          <w:tcPr>
            <w:tcW w:w="547"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A</w:t>
            </w:r>
          </w:p>
        </w:tc>
      </w:tr>
      <w:tr w:rsidR="00936C83" w:rsidRPr="00E905C1" w:rsidTr="00424C9D">
        <w:trPr>
          <w:trHeight w:val="863"/>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E905C1" w:rsidRDefault="00936C83" w:rsidP="00424C9D">
            <w:pPr>
              <w:rPr>
                <w:rFonts w:ascii="Arial" w:hAnsi="Arial" w:cs="Arial"/>
                <w:sz w:val="20"/>
                <w:szCs w:val="20"/>
              </w:rPr>
            </w:pPr>
            <w:r w:rsidRPr="00E905C1">
              <w:rPr>
                <w:rFonts w:ascii="Arial" w:hAnsi="Arial" w:cs="Arial"/>
              </w:rPr>
              <w:t>VK.C004</w:t>
            </w:r>
          </w:p>
        </w:tc>
        <w:tc>
          <w:tcPr>
            <w:tcW w:w="656"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Update Solution Architecture document (If any change)</w:t>
            </w:r>
          </w:p>
        </w:tc>
        <w:tc>
          <w:tcPr>
            <w:tcW w:w="1741"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Update Solution Architecture document (If any change)</w:t>
            </w:r>
          </w:p>
        </w:tc>
        <w:tc>
          <w:tcPr>
            <w:tcW w:w="892"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CD004 Final Solution Architecture Final updated</w:t>
            </w:r>
          </w:p>
        </w:tc>
        <w:tc>
          <w:tcPr>
            <w:tcW w:w="547" w:type="pct"/>
          </w:tcPr>
          <w:p w:rsidR="00936C83" w:rsidRPr="00E905C1" w:rsidRDefault="00936C83" w:rsidP="00424C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Document</w:t>
            </w:r>
          </w:p>
        </w:tc>
        <w:tc>
          <w:tcPr>
            <w:tcW w:w="278"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c>
          <w:tcPr>
            <w:tcW w:w="253" w:type="pct"/>
            <w:vAlign w:val="center"/>
          </w:tcPr>
          <w:p w:rsidR="00936C83" w:rsidRPr="00E905C1" w:rsidRDefault="00936C83" w:rsidP="00424C9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05C1">
              <w:rPr>
                <w:rFonts w:ascii="Arial" w:hAnsi="Arial" w:cs="Arial"/>
              </w:rPr>
              <w:t>S</w:t>
            </w:r>
          </w:p>
        </w:tc>
      </w:tr>
      <w:tr w:rsidR="00936C83" w:rsidRPr="00E905C1" w:rsidTr="00424C9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E905C1" w:rsidRDefault="00936C83" w:rsidP="00424C9D">
            <w:pPr>
              <w:rPr>
                <w:rFonts w:ascii="Arial" w:hAnsi="Arial" w:cs="Arial"/>
                <w:sz w:val="20"/>
                <w:szCs w:val="20"/>
              </w:rPr>
            </w:pPr>
            <w:r w:rsidRPr="00E905C1">
              <w:rPr>
                <w:rFonts w:ascii="Arial" w:hAnsi="Arial" w:cs="Arial"/>
              </w:rPr>
              <w:t>VK.C005</w:t>
            </w:r>
          </w:p>
        </w:tc>
        <w:tc>
          <w:tcPr>
            <w:tcW w:w="656"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Source code handover</w:t>
            </w:r>
          </w:p>
        </w:tc>
        <w:tc>
          <w:tcPr>
            <w:tcW w:w="1741"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Deliver all source codes for customizations which are to be handed over to Client’s IT for future maintenance.</w:t>
            </w:r>
          </w:p>
        </w:tc>
        <w:tc>
          <w:tcPr>
            <w:tcW w:w="892"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CD005 Source code package.</w:t>
            </w:r>
          </w:p>
        </w:tc>
        <w:tc>
          <w:tcPr>
            <w:tcW w:w="547" w:type="pct"/>
          </w:tcPr>
          <w:p w:rsidR="00936C83" w:rsidRPr="00E905C1" w:rsidRDefault="00936C83" w:rsidP="00424C9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Source code</w:t>
            </w:r>
          </w:p>
        </w:tc>
        <w:tc>
          <w:tcPr>
            <w:tcW w:w="278"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05C1">
              <w:rPr>
                <w:rFonts w:ascii="Arial" w:hAnsi="Arial" w:cs="Arial"/>
              </w:rPr>
              <w:t>E</w:t>
            </w:r>
          </w:p>
        </w:tc>
        <w:tc>
          <w:tcPr>
            <w:tcW w:w="253" w:type="pct"/>
            <w:vAlign w:val="center"/>
          </w:tcPr>
          <w:p w:rsidR="00936C83" w:rsidRPr="00E905C1" w:rsidRDefault="00936C83" w:rsidP="00424C9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bookmarkEnd w:id="20"/>
    <w:p w:rsidR="00936C83" w:rsidRPr="00424C9D" w:rsidRDefault="00936C83" w:rsidP="00936C83">
      <w:pPr>
        <w:rPr>
          <w:rFonts w:ascii="Arial" w:hAnsi="Arial" w:cs="Arial"/>
        </w:rPr>
      </w:pPr>
      <w:r w:rsidRPr="00424C9D">
        <w:rPr>
          <w:rFonts w:ascii="Arial" w:hAnsi="Arial" w:cs="Arial"/>
        </w:rPr>
        <w:t>Gate 6: Project Complete</w:t>
      </w:r>
    </w:p>
    <w:p w:rsidR="00936C83" w:rsidRPr="00424C9D" w:rsidRDefault="00936C83" w:rsidP="00936C83">
      <w:pPr>
        <w:rPr>
          <w:rFonts w:ascii="Arial" w:hAnsi="Arial" w:cs="Arial"/>
        </w:rPr>
      </w:pPr>
      <w:r w:rsidRPr="00424C9D">
        <w:rPr>
          <w:rFonts w:ascii="Arial" w:hAnsi="Arial" w:cs="Arial"/>
        </w:rPr>
        <w:t>Client formal approvals/ exit gates will be back to back between Client-</w:t>
      </w:r>
      <w:r w:rsidR="00AD407A">
        <w:rPr>
          <w:rFonts w:ascii="Arial" w:hAnsi="Arial" w:cs="Arial"/>
        </w:rPr>
        <w:t>Finastra</w:t>
      </w:r>
      <w:r w:rsidRPr="00424C9D">
        <w:rPr>
          <w:rFonts w:ascii="Arial" w:hAnsi="Arial" w:cs="Arial"/>
        </w:rPr>
        <w:t>-</w:t>
      </w:r>
      <w:r w:rsidR="00AD407A">
        <w:rPr>
          <w:rFonts w:ascii="Arial" w:hAnsi="Arial" w:cs="Arial"/>
        </w:rPr>
        <w:t>Contractor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6.1. Completed Customer Services Handover</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t>Gate 6.2. Signed Project Closure Report</w:t>
      </w:r>
    </w:p>
    <w:p w:rsidR="00936C83" w:rsidRPr="00424C9D" w:rsidRDefault="00936C83" w:rsidP="00936C83">
      <w:pPr>
        <w:pStyle w:val="ListParagraph"/>
        <w:numPr>
          <w:ilvl w:val="0"/>
          <w:numId w:val="22"/>
        </w:numPr>
        <w:spacing w:after="160" w:line="259" w:lineRule="auto"/>
        <w:rPr>
          <w:rFonts w:ascii="Arial" w:hAnsi="Arial" w:cs="Arial"/>
          <w:sz w:val="20"/>
          <w:szCs w:val="20"/>
        </w:rPr>
      </w:pPr>
      <w:r w:rsidRPr="00424C9D">
        <w:rPr>
          <w:rFonts w:ascii="Arial" w:hAnsi="Arial" w:cs="Arial"/>
          <w:sz w:val="20"/>
          <w:szCs w:val="20"/>
        </w:rPr>
        <w:lastRenderedPageBreak/>
        <w:t>Gate 6.3. Final Invoices Approved</w:t>
      </w:r>
    </w:p>
    <w:p w:rsidR="00936C83" w:rsidRPr="000C2BEA" w:rsidRDefault="00936C83" w:rsidP="00EA7879">
      <w:pPr>
        <w:rPr>
          <w:rFonts w:ascii="Arial" w:hAnsi="Arial" w:cs="Arial"/>
          <w:lang w:val="en-US"/>
        </w:rPr>
      </w:pPr>
    </w:p>
    <w:p w:rsidR="00EA7879" w:rsidRPr="000C2BEA" w:rsidRDefault="00EA7879" w:rsidP="00EA7879">
      <w:pPr>
        <w:rPr>
          <w:rFonts w:ascii="Arial" w:hAnsi="Arial" w:cs="Arial"/>
          <w:lang w:val="en-US"/>
        </w:rPr>
      </w:pPr>
    </w:p>
    <w:p w:rsidR="00EA7879" w:rsidRPr="000C2BEA" w:rsidRDefault="00EA7879" w:rsidP="00EA7879">
      <w:pPr>
        <w:rPr>
          <w:rFonts w:ascii="Arial" w:hAnsi="Arial" w:cs="Arial"/>
          <w:lang w:val="en-US"/>
        </w:rPr>
      </w:pPr>
    </w:p>
    <w:p w:rsidR="00EA7879" w:rsidRPr="000C2BEA" w:rsidRDefault="00EA7879" w:rsidP="00EA7879">
      <w:pPr>
        <w:rPr>
          <w:rFonts w:ascii="Arial" w:hAnsi="Arial" w:cs="Arial"/>
          <w:lang w:val="en-US"/>
        </w:rPr>
      </w:pPr>
    </w:p>
    <w:p w:rsidR="00EA7879" w:rsidRPr="000C2BEA" w:rsidRDefault="00EA7879" w:rsidP="00EA7879">
      <w:pPr>
        <w:rPr>
          <w:rFonts w:ascii="Arial" w:hAnsi="Arial" w:cs="Arial"/>
          <w:lang w:val="en-US"/>
        </w:rPr>
      </w:pPr>
    </w:p>
    <w:p w:rsidR="00EA7879" w:rsidRPr="000C2BEA" w:rsidRDefault="00EA7879" w:rsidP="00EA7879">
      <w:pPr>
        <w:rPr>
          <w:rFonts w:ascii="Arial" w:hAnsi="Arial" w:cs="Arial"/>
          <w:lang w:val="en-US"/>
        </w:rPr>
      </w:pPr>
    </w:p>
    <w:p w:rsidR="003543CC" w:rsidRDefault="003543CC">
      <w:pPr>
        <w:widowControl/>
        <w:overflowPunct/>
        <w:autoSpaceDE/>
        <w:autoSpaceDN/>
        <w:adjustRightInd/>
        <w:textAlignment w:val="auto"/>
        <w:rPr>
          <w:rFonts w:ascii="Arial" w:hAnsi="Arial" w:cs="Arial"/>
          <w:b/>
          <w:bCs/>
          <w:lang w:val="en-US"/>
        </w:rPr>
      </w:pPr>
      <w:r>
        <w:rPr>
          <w:rFonts w:ascii="Arial" w:hAnsi="Arial" w:cs="Arial"/>
          <w:b/>
          <w:bCs/>
          <w:lang w:val="en-US"/>
        </w:rPr>
        <w:br w:type="page"/>
      </w:r>
    </w:p>
    <w:p w:rsidR="00B61FC6" w:rsidRPr="000C2BEA" w:rsidRDefault="00B61FC6" w:rsidP="00B61FC6">
      <w:pPr>
        <w:rPr>
          <w:rFonts w:ascii="Arial" w:hAnsi="Arial" w:cs="Arial"/>
          <w:lang w:val="en-US"/>
        </w:rPr>
      </w:pPr>
      <w:r w:rsidRPr="000C2BEA">
        <w:rPr>
          <w:rFonts w:ascii="Arial" w:hAnsi="Arial" w:cs="Arial"/>
          <w:b/>
          <w:bCs/>
          <w:lang w:val="en-US"/>
        </w:rPr>
        <w:lastRenderedPageBreak/>
        <w:t xml:space="preserve">APPENDIX </w:t>
      </w:r>
      <w:r>
        <w:rPr>
          <w:rFonts w:ascii="Arial" w:hAnsi="Arial" w:cs="Arial"/>
          <w:b/>
          <w:bCs/>
          <w:lang w:val="en-US"/>
        </w:rPr>
        <w:t>C</w:t>
      </w:r>
      <w:r w:rsidRPr="000C2BEA">
        <w:rPr>
          <w:rFonts w:ascii="Arial" w:hAnsi="Arial" w:cs="Arial"/>
          <w:b/>
          <w:bCs/>
          <w:lang w:val="en-US"/>
        </w:rPr>
        <w:t xml:space="preserve"> –</w:t>
      </w:r>
      <w:r>
        <w:rPr>
          <w:rFonts w:ascii="Arial" w:hAnsi="Arial" w:cs="Arial"/>
          <w:b/>
          <w:bCs/>
          <w:lang w:val="en-US"/>
        </w:rPr>
        <w:t xml:space="preserve"> </w:t>
      </w:r>
      <w:r w:rsidR="00AD407A">
        <w:rPr>
          <w:rFonts w:ascii="Arial" w:hAnsi="Arial" w:cs="Arial"/>
          <w:b/>
          <w:bCs/>
          <w:lang w:val="en-US"/>
        </w:rPr>
        <w:t>CHANGE REQUEST FORM</w:t>
      </w:r>
    </w:p>
    <w:p w:rsidR="00EA7879" w:rsidRDefault="00EA7879" w:rsidP="00EA7879">
      <w:pPr>
        <w:rPr>
          <w:rFonts w:ascii="Arial" w:hAnsi="Arial" w:cs="Arial"/>
          <w:lang w:val="en-US"/>
        </w:rPr>
      </w:pPr>
    </w:p>
    <w:p w:rsidR="00220E2F" w:rsidRDefault="00220E2F" w:rsidP="00EA7879">
      <w:pPr>
        <w:rPr>
          <w:rFonts w:ascii="Arial" w:hAnsi="Arial" w:cs="Arial"/>
          <w:lang w:val="en-US"/>
        </w:rPr>
      </w:pPr>
    </w:p>
    <w:tbl>
      <w:tblPr>
        <w:tblStyle w:val="TableGrid"/>
        <w:tblW w:w="4809" w:type="pct"/>
        <w:tblLook w:val="0000" w:firstRow="0" w:lastRow="0" w:firstColumn="0" w:lastColumn="0" w:noHBand="0" w:noVBand="0"/>
      </w:tblPr>
      <w:tblGrid>
        <w:gridCol w:w="3186"/>
        <w:gridCol w:w="1013"/>
        <w:gridCol w:w="558"/>
        <w:gridCol w:w="455"/>
        <w:gridCol w:w="256"/>
        <w:gridCol w:w="247"/>
        <w:gridCol w:w="600"/>
        <w:gridCol w:w="575"/>
        <w:gridCol w:w="100"/>
        <w:gridCol w:w="506"/>
        <w:gridCol w:w="31"/>
        <w:gridCol w:w="375"/>
        <w:gridCol w:w="506"/>
        <w:gridCol w:w="475"/>
        <w:gridCol w:w="31"/>
        <w:gridCol w:w="506"/>
        <w:gridCol w:w="760"/>
        <w:gridCol w:w="256"/>
        <w:gridCol w:w="250"/>
        <w:gridCol w:w="885"/>
        <w:gridCol w:w="191"/>
        <w:gridCol w:w="316"/>
        <w:gridCol w:w="2145"/>
      </w:tblGrid>
      <w:tr w:rsidR="00B61FC6" w:rsidRPr="00414E02" w:rsidTr="003715C1">
        <w:trPr>
          <w:trHeight w:val="270"/>
        </w:trPr>
        <w:tc>
          <w:tcPr>
            <w:tcW w:w="1922" w:type="pct"/>
            <w:gridSpan w:val="5"/>
          </w:tcPr>
          <w:p w:rsidR="00B61FC6" w:rsidRPr="005B1A58" w:rsidRDefault="00B61FC6" w:rsidP="00A606A9">
            <w:pPr>
              <w:rPr>
                <w:rFonts w:ascii="Verdana" w:hAnsi="Verdana" w:cstheme="minorHAnsi"/>
              </w:rPr>
            </w:pPr>
            <w:r w:rsidRPr="005B1A58">
              <w:rPr>
                <w:rFonts w:ascii="Verdana" w:hAnsi="Verdana" w:cstheme="minorHAnsi"/>
              </w:rPr>
              <w:t>Bank Name:</w:t>
            </w:r>
          </w:p>
        </w:tc>
        <w:tc>
          <w:tcPr>
            <w:tcW w:w="3078" w:type="pct"/>
            <w:gridSpan w:val="18"/>
          </w:tcPr>
          <w:p w:rsidR="00B61FC6" w:rsidRPr="005B1A58" w:rsidRDefault="00B61FC6" w:rsidP="00A606A9">
            <w:pPr>
              <w:rPr>
                <w:rFonts w:ascii="Verdana" w:hAnsi="Verdana" w:cstheme="minorHAnsi"/>
                <w:bCs/>
              </w:rPr>
            </w:pPr>
            <w:r w:rsidRPr="005B1A58">
              <w:rPr>
                <w:rFonts w:ascii="Verdana" w:hAnsi="Verdana" w:cstheme="minorHAnsi"/>
                <w:bCs/>
              </w:rPr>
              <w:t xml:space="preserve">Project Name:   </w:t>
            </w:r>
          </w:p>
        </w:tc>
      </w:tr>
      <w:tr w:rsidR="00B61FC6" w:rsidRPr="00414E02" w:rsidTr="003715C1">
        <w:trPr>
          <w:trHeight w:val="195"/>
        </w:trPr>
        <w:tc>
          <w:tcPr>
            <w:tcW w:w="1922" w:type="pct"/>
            <w:gridSpan w:val="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Prepared by:</w:t>
            </w:r>
          </w:p>
        </w:tc>
        <w:tc>
          <w:tcPr>
            <w:tcW w:w="1201" w:type="pct"/>
            <w:gridSpan w:val="9"/>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Date:</w:t>
            </w:r>
          </w:p>
        </w:tc>
        <w:tc>
          <w:tcPr>
            <w:tcW w:w="1877" w:type="pct"/>
            <w:gridSpan w:val="9"/>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Original SOW/Contract #:  </w:t>
            </w:r>
          </w:p>
        </w:tc>
      </w:tr>
      <w:tr w:rsidR="00B61FC6" w:rsidRPr="00414E02" w:rsidTr="003715C1">
        <w:trPr>
          <w:trHeight w:val="288"/>
        </w:trPr>
        <w:tc>
          <w:tcPr>
            <w:tcW w:w="3123" w:type="pct"/>
            <w:gridSpan w:val="14"/>
          </w:tcPr>
          <w:p w:rsidR="00B61FC6" w:rsidRPr="005B1A58" w:rsidRDefault="00B61FC6" w:rsidP="00A606A9">
            <w:pPr>
              <w:spacing w:line="240" w:lineRule="atLeast"/>
              <w:rPr>
                <w:rFonts w:ascii="Verdana" w:hAnsi="Verdana" w:cstheme="minorHAnsi"/>
              </w:rPr>
            </w:pPr>
            <w:r w:rsidRPr="005B1A58">
              <w:rPr>
                <w:rFonts w:ascii="Verdana" w:hAnsi="Verdana" w:cstheme="minorHAnsi"/>
              </w:rPr>
              <w:t>Section I. To be Completed by Originator</w:t>
            </w:r>
          </w:p>
        </w:tc>
        <w:tc>
          <w:tcPr>
            <w:tcW w:w="1877" w:type="pct"/>
            <w:gridSpan w:val="9"/>
          </w:tcPr>
          <w:p w:rsidR="00B61FC6" w:rsidRPr="005B1A58" w:rsidRDefault="00B61FC6" w:rsidP="00A606A9">
            <w:pPr>
              <w:spacing w:line="240" w:lineRule="atLeast"/>
              <w:rPr>
                <w:rFonts w:ascii="Verdana" w:hAnsi="Verdana" w:cstheme="minorHAnsi"/>
              </w:rPr>
            </w:pPr>
            <w:r w:rsidRPr="005B1A58">
              <w:rPr>
                <w:rFonts w:ascii="Verdana" w:hAnsi="Verdana" w:cstheme="minorHAnsi"/>
              </w:rPr>
              <w:t xml:space="preserve">SOW Change #:  </w:t>
            </w:r>
          </w:p>
        </w:tc>
      </w:tr>
      <w:tr w:rsidR="00B61FC6" w:rsidRPr="00414E02" w:rsidTr="003715C1">
        <w:trPr>
          <w:trHeight w:val="633"/>
        </w:trPr>
        <w:tc>
          <w:tcPr>
            <w:tcW w:w="5000" w:type="pct"/>
            <w:gridSpan w:val="23"/>
          </w:tcPr>
          <w:p w:rsidR="00B61FC6" w:rsidRPr="005B1A58" w:rsidRDefault="00B61FC6" w:rsidP="00A606A9">
            <w:pPr>
              <w:spacing w:line="240" w:lineRule="atLeast"/>
              <w:rPr>
                <w:rFonts w:ascii="Verdana" w:hAnsi="Verdana" w:cstheme="minorHAnsi"/>
              </w:rPr>
            </w:pPr>
            <w:r w:rsidRPr="005B1A58">
              <w:rPr>
                <w:rFonts w:ascii="Verdana" w:hAnsi="Verdana" w:cstheme="minorHAnsi"/>
                <w:bCs/>
              </w:rPr>
              <w:t xml:space="preserve">1. Change Description (summary): </w:t>
            </w:r>
          </w:p>
          <w:p w:rsidR="00B61FC6" w:rsidRPr="005B1A58" w:rsidRDefault="00B61FC6" w:rsidP="00A606A9">
            <w:pPr>
              <w:spacing w:line="240" w:lineRule="atLeast"/>
              <w:rPr>
                <w:rFonts w:ascii="Verdana" w:hAnsi="Verdana" w:cstheme="minorHAnsi"/>
                <w:bCs/>
              </w:rPr>
            </w:pPr>
          </w:p>
        </w:tc>
      </w:tr>
      <w:tr w:rsidR="00B61FC6" w:rsidRPr="00414E02" w:rsidTr="003715C1">
        <w:trPr>
          <w:trHeight w:val="600"/>
        </w:trPr>
        <w:tc>
          <w:tcPr>
            <w:tcW w:w="5000" w:type="pct"/>
            <w:gridSpan w:val="23"/>
          </w:tcPr>
          <w:p w:rsidR="00B61FC6" w:rsidRPr="005B1A58" w:rsidRDefault="00B61FC6" w:rsidP="003715C1">
            <w:pPr>
              <w:spacing w:line="240" w:lineRule="atLeast"/>
            </w:pPr>
            <w:r w:rsidRPr="005B1A58">
              <w:rPr>
                <w:rFonts w:ascii="Verdana" w:hAnsi="Verdana" w:cstheme="minorHAnsi"/>
                <w:bCs/>
              </w:rPr>
              <w:t>2. Change Justification:</w:t>
            </w:r>
          </w:p>
          <w:p w:rsidR="00B61FC6" w:rsidRPr="005B1A58" w:rsidRDefault="00B61FC6" w:rsidP="00A606A9">
            <w:pPr>
              <w:rPr>
                <w:rFonts w:ascii="Verdana" w:hAnsi="Verdana" w:cstheme="minorHAnsi"/>
                <w:bCs/>
              </w:rPr>
            </w:pPr>
          </w:p>
        </w:tc>
      </w:tr>
      <w:tr w:rsidR="00B61FC6" w:rsidRPr="00414E02" w:rsidTr="003715C1">
        <w:trPr>
          <w:trHeight w:val="195"/>
        </w:trPr>
        <w:tc>
          <w:tcPr>
            <w:tcW w:w="1476"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3. Change Type:</w:t>
            </w:r>
          </w:p>
        </w:tc>
        <w:tc>
          <w:tcPr>
            <w:tcW w:w="196"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785"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Requirements</w:t>
            </w:r>
          </w:p>
        </w:tc>
        <w:tc>
          <w:tcPr>
            <w:tcW w:w="189"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488" w:type="pct"/>
            <w:gridSpan w:val="4"/>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Design</w:t>
            </w:r>
          </w:p>
        </w:tc>
        <w:tc>
          <w:tcPr>
            <w:tcW w:w="178"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756" w:type="pct"/>
            <w:gridSpan w:val="4"/>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Development</w:t>
            </w:r>
          </w:p>
        </w:tc>
        <w:tc>
          <w:tcPr>
            <w:tcW w:w="178"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754"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Documentation</w:t>
            </w:r>
          </w:p>
        </w:tc>
      </w:tr>
      <w:tr w:rsidR="00B61FC6" w:rsidRPr="00414E02" w:rsidTr="003715C1">
        <w:trPr>
          <w:trHeight w:val="195"/>
        </w:trPr>
        <w:tc>
          <w:tcPr>
            <w:tcW w:w="1476" w:type="pct"/>
            <w:gridSpan w:val="2"/>
          </w:tcPr>
          <w:p w:rsidR="00B61FC6" w:rsidRPr="005B1A58" w:rsidRDefault="00B61FC6" w:rsidP="00A606A9">
            <w:pPr>
              <w:spacing w:line="240" w:lineRule="atLeast"/>
              <w:rPr>
                <w:rFonts w:ascii="Verdana" w:hAnsi="Verdana" w:cstheme="minorHAnsi"/>
                <w:bCs/>
              </w:rPr>
            </w:pPr>
          </w:p>
        </w:tc>
        <w:tc>
          <w:tcPr>
            <w:tcW w:w="196"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1462" w:type="pct"/>
            <w:gridSpan w:val="1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Interfaces</w:t>
            </w:r>
          </w:p>
        </w:tc>
        <w:tc>
          <w:tcPr>
            <w:tcW w:w="178"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1688" w:type="pct"/>
            <w:gridSpan w:val="7"/>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Communications Services</w:t>
            </w:r>
          </w:p>
        </w:tc>
      </w:tr>
      <w:tr w:rsidR="00B61FC6" w:rsidRPr="00414E02" w:rsidTr="003715C1">
        <w:trPr>
          <w:trHeight w:val="183"/>
        </w:trPr>
        <w:tc>
          <w:tcPr>
            <w:tcW w:w="1476"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4. Change Category</w:t>
            </w:r>
          </w:p>
        </w:tc>
        <w:tc>
          <w:tcPr>
            <w:tcW w:w="196"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785"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Enhancement</w:t>
            </w:r>
          </w:p>
        </w:tc>
        <w:tc>
          <w:tcPr>
            <w:tcW w:w="178" w:type="pct"/>
          </w:tcPr>
          <w:p w:rsidR="00B61FC6" w:rsidRPr="005B1A58" w:rsidRDefault="00B61FC6" w:rsidP="00A606A9">
            <w:pPr>
              <w:spacing w:line="240" w:lineRule="atLeast"/>
              <w:rPr>
                <w:rFonts w:ascii="Verdana" w:hAnsi="Verdana" w:cstheme="minorHAnsi"/>
                <w:bCs/>
              </w:rPr>
            </w:pPr>
          </w:p>
        </w:tc>
        <w:tc>
          <w:tcPr>
            <w:tcW w:w="499" w:type="pct"/>
            <w:gridSpan w:val="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Rework</w:t>
            </w:r>
          </w:p>
        </w:tc>
        <w:tc>
          <w:tcPr>
            <w:tcW w:w="178" w:type="pct"/>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1688" w:type="pct"/>
            <w:gridSpan w:val="7"/>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Other (explain): </w:t>
            </w:r>
          </w:p>
        </w:tc>
      </w:tr>
      <w:tr w:rsidR="00B61FC6" w:rsidRPr="00414E02" w:rsidTr="003715C1">
        <w:trPr>
          <w:trHeight w:val="320"/>
        </w:trPr>
        <w:tc>
          <w:tcPr>
            <w:tcW w:w="1476"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5. Change  Priority (Check One):</w:t>
            </w:r>
          </w:p>
        </w:tc>
        <w:tc>
          <w:tcPr>
            <w:tcW w:w="196" w:type="pct"/>
          </w:tcPr>
          <w:p w:rsidR="00B61FC6" w:rsidRPr="005B1A58" w:rsidRDefault="00B61FC6" w:rsidP="00A606A9">
            <w:pPr>
              <w:spacing w:line="240" w:lineRule="atLeast"/>
              <w:ind w:hanging="18"/>
              <w:jc w:val="center"/>
              <w:rPr>
                <w:rFonts w:ascii="Verdana" w:hAnsi="Verdana" w:cstheme="minorHAnsi"/>
              </w:rPr>
            </w:pPr>
          </w:p>
        </w:tc>
        <w:tc>
          <w:tcPr>
            <w:tcW w:w="785" w:type="pct"/>
            <w:gridSpan w:val="6"/>
          </w:tcPr>
          <w:p w:rsidR="00B61FC6" w:rsidRPr="005B1A58" w:rsidRDefault="00B61FC6" w:rsidP="00A606A9">
            <w:pPr>
              <w:spacing w:line="240" w:lineRule="atLeast"/>
              <w:rPr>
                <w:rFonts w:ascii="Verdana" w:hAnsi="Verdana" w:cstheme="minorHAnsi"/>
              </w:rPr>
            </w:pPr>
            <w:r w:rsidRPr="005B1A58">
              <w:rPr>
                <w:rFonts w:ascii="Verdana" w:hAnsi="Verdana" w:cstheme="minorHAnsi"/>
              </w:rPr>
              <w:t>Optional</w:t>
            </w:r>
          </w:p>
        </w:tc>
        <w:tc>
          <w:tcPr>
            <w:tcW w:w="178" w:type="pct"/>
          </w:tcPr>
          <w:p w:rsidR="00B61FC6" w:rsidRPr="005B1A58" w:rsidRDefault="00B61FC6" w:rsidP="00A606A9">
            <w:pPr>
              <w:spacing w:line="240" w:lineRule="atLeast"/>
              <w:rPr>
                <w:rFonts w:ascii="Verdana" w:hAnsi="Verdana" w:cstheme="minorHAnsi"/>
              </w:rPr>
            </w:pPr>
            <w:r w:rsidRPr="005B1A58">
              <w:rPr>
                <w:rFonts w:ascii="Verdana" w:hAnsi="Verdana" w:cstheme="minorHAnsi"/>
              </w:rPr>
              <w:t xml:space="preserve"> </w:t>
            </w:r>
          </w:p>
        </w:tc>
        <w:tc>
          <w:tcPr>
            <w:tcW w:w="499" w:type="pct"/>
            <w:gridSpan w:val="5"/>
          </w:tcPr>
          <w:p w:rsidR="00B61FC6" w:rsidRPr="005B1A58" w:rsidRDefault="00B61FC6" w:rsidP="00A606A9">
            <w:pPr>
              <w:spacing w:line="240" w:lineRule="atLeast"/>
              <w:rPr>
                <w:rFonts w:ascii="Verdana" w:hAnsi="Verdana" w:cstheme="minorHAnsi"/>
              </w:rPr>
            </w:pPr>
            <w:r w:rsidRPr="005B1A58">
              <w:rPr>
                <w:rFonts w:ascii="Verdana" w:hAnsi="Verdana" w:cstheme="minorHAnsi"/>
              </w:rPr>
              <w:t>Desirable</w:t>
            </w:r>
          </w:p>
        </w:tc>
        <w:tc>
          <w:tcPr>
            <w:tcW w:w="178" w:type="pct"/>
          </w:tcPr>
          <w:p w:rsidR="00B61FC6" w:rsidRPr="005B1A58" w:rsidRDefault="00B61FC6" w:rsidP="00A606A9">
            <w:pPr>
              <w:spacing w:line="240" w:lineRule="atLeast"/>
              <w:rPr>
                <w:rFonts w:ascii="Verdana" w:hAnsi="Verdana" w:cstheme="minorHAnsi"/>
              </w:rPr>
            </w:pPr>
          </w:p>
        </w:tc>
        <w:tc>
          <w:tcPr>
            <w:tcW w:w="1688" w:type="pct"/>
            <w:gridSpan w:val="7"/>
          </w:tcPr>
          <w:p w:rsidR="00B61FC6" w:rsidRPr="005B1A58" w:rsidRDefault="00B61FC6" w:rsidP="00A606A9">
            <w:pPr>
              <w:spacing w:line="240" w:lineRule="atLeast"/>
              <w:rPr>
                <w:rFonts w:ascii="Verdana" w:hAnsi="Verdana" w:cstheme="minorHAnsi"/>
              </w:rPr>
            </w:pPr>
            <w:r w:rsidRPr="005B1A58">
              <w:rPr>
                <w:rFonts w:ascii="Verdana" w:hAnsi="Verdana" w:cstheme="minorHAnsi"/>
              </w:rPr>
              <w:t>Mandatory</w:t>
            </w:r>
          </w:p>
        </w:tc>
      </w:tr>
      <w:tr w:rsidR="00B61FC6" w:rsidRPr="00414E02" w:rsidTr="003715C1">
        <w:trPr>
          <w:trHeight w:val="281"/>
        </w:trPr>
        <w:tc>
          <w:tcPr>
            <w:tcW w:w="5000" w:type="pct"/>
            <w:gridSpan w:val="23"/>
          </w:tcPr>
          <w:p w:rsidR="00B61FC6" w:rsidRPr="005B1A58" w:rsidRDefault="00B61FC6" w:rsidP="00A606A9">
            <w:pPr>
              <w:rPr>
                <w:rFonts w:ascii="Verdana" w:hAnsi="Verdana" w:cstheme="minorHAnsi"/>
              </w:rPr>
            </w:pPr>
            <w:r w:rsidRPr="005B1A58">
              <w:rPr>
                <w:rFonts w:ascii="Verdana" w:hAnsi="Verdana" w:cstheme="minorHAnsi"/>
              </w:rPr>
              <w:t>Section II. To be Completed by Vendor Project Manager</w:t>
            </w:r>
          </w:p>
        </w:tc>
      </w:tr>
      <w:tr w:rsidR="00B61FC6" w:rsidRPr="00414E02" w:rsidTr="003715C1">
        <w:trPr>
          <w:trHeight w:val="842"/>
        </w:trPr>
        <w:tc>
          <w:tcPr>
            <w:tcW w:w="1832" w:type="pct"/>
            <w:gridSpan w:val="4"/>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1. Related Change Requests (list [s]):</w:t>
            </w:r>
          </w:p>
          <w:p w:rsidR="00B61FC6" w:rsidRPr="005B1A58" w:rsidRDefault="00B61FC6" w:rsidP="00A606A9">
            <w:pPr>
              <w:spacing w:line="240" w:lineRule="atLeast"/>
              <w:rPr>
                <w:rFonts w:ascii="Verdana" w:hAnsi="Verdana" w:cstheme="minorHAnsi"/>
              </w:rPr>
            </w:pPr>
          </w:p>
        </w:tc>
        <w:tc>
          <w:tcPr>
            <w:tcW w:w="1837" w:type="pct"/>
            <w:gridSpan w:val="14"/>
          </w:tcPr>
          <w:p w:rsidR="00B61FC6" w:rsidRPr="005B1A58" w:rsidRDefault="00B61FC6" w:rsidP="00A606A9">
            <w:pPr>
              <w:pStyle w:val="BodyText"/>
            </w:pPr>
            <w:r w:rsidRPr="005B1A58">
              <w:t>2.  Estimated Start Date</w:t>
            </w:r>
          </w:p>
          <w:p w:rsidR="00B61FC6" w:rsidRPr="005B1A58" w:rsidRDefault="00B61FC6" w:rsidP="00A606A9">
            <w:pPr>
              <w:spacing w:line="240" w:lineRule="atLeast"/>
              <w:rPr>
                <w:rFonts w:ascii="Verdana" w:hAnsi="Verdana" w:cstheme="minorHAnsi"/>
                <w:bCs/>
              </w:rPr>
            </w:pPr>
          </w:p>
        </w:tc>
        <w:tc>
          <w:tcPr>
            <w:tcW w:w="1331" w:type="pct"/>
            <w:gridSpan w:val="5"/>
          </w:tcPr>
          <w:p w:rsidR="00B61FC6" w:rsidRPr="005B1A58" w:rsidRDefault="00B61FC6" w:rsidP="00FA7A9B">
            <w:pPr>
              <w:pStyle w:val="BodyText"/>
            </w:pPr>
            <w:r w:rsidRPr="005B1A58">
              <w:t>3.  Estimated End Date:</w:t>
            </w:r>
          </w:p>
        </w:tc>
      </w:tr>
      <w:tr w:rsidR="00B61FC6" w:rsidRPr="00414E02" w:rsidTr="003715C1">
        <w:trPr>
          <w:trHeight w:val="642"/>
        </w:trPr>
        <w:tc>
          <w:tcPr>
            <w:tcW w:w="1120" w:type="pct"/>
          </w:tcPr>
          <w:p w:rsidR="00B61FC6" w:rsidRPr="005B1A58" w:rsidRDefault="00B61FC6" w:rsidP="00A606A9">
            <w:pPr>
              <w:spacing w:line="240" w:lineRule="atLeast"/>
              <w:rPr>
                <w:rFonts w:ascii="Verdana" w:hAnsi="Verdana" w:cstheme="minorHAnsi"/>
              </w:rPr>
            </w:pPr>
            <w:r w:rsidRPr="005B1A58">
              <w:rPr>
                <w:rFonts w:ascii="Verdana" w:hAnsi="Verdana" w:cstheme="minorHAnsi"/>
                <w:bCs/>
              </w:rPr>
              <w:t xml:space="preserve">4.  Estimated Effort (Days): </w:t>
            </w:r>
          </w:p>
        </w:tc>
        <w:tc>
          <w:tcPr>
            <w:tcW w:w="3879" w:type="pct"/>
            <w:gridSpan w:val="22"/>
          </w:tcPr>
          <w:p w:rsidR="00B61FC6" w:rsidRPr="003715C1" w:rsidRDefault="00B61FC6" w:rsidP="00A606A9">
            <w:pPr>
              <w:spacing w:line="240" w:lineRule="atLeast"/>
              <w:rPr>
                <w:rFonts w:ascii="Verdana" w:hAnsi="Verdana" w:cstheme="minorHAnsi"/>
                <w:lang w:val="vi-VN"/>
              </w:rPr>
            </w:pPr>
            <w:r w:rsidRPr="005B1A58">
              <w:rPr>
                <w:rFonts w:ascii="Verdana" w:hAnsi="Verdana" w:cstheme="minorHAnsi"/>
                <w:bCs/>
              </w:rPr>
              <w:t xml:space="preserve">6. Change Description (Detailed):  </w:t>
            </w:r>
          </w:p>
        </w:tc>
      </w:tr>
      <w:tr w:rsidR="00B61FC6" w:rsidRPr="00414E02" w:rsidTr="003715C1">
        <w:trPr>
          <w:trHeight w:val="453"/>
        </w:trPr>
        <w:tc>
          <w:tcPr>
            <w:tcW w:w="1120" w:type="pct"/>
            <w:vMerge w:val="restart"/>
          </w:tcPr>
          <w:p w:rsidR="00B61FC6" w:rsidRPr="005B1A58" w:rsidRDefault="00B61FC6" w:rsidP="00A606A9">
            <w:pPr>
              <w:pStyle w:val="BodyText"/>
            </w:pPr>
            <w:r w:rsidRPr="005B1A58">
              <w:t>5. Estimated Cost:</w:t>
            </w:r>
          </w:p>
          <w:p w:rsidR="00B61FC6" w:rsidRPr="005B1A58" w:rsidRDefault="00B61FC6" w:rsidP="00A606A9">
            <w:pPr>
              <w:pStyle w:val="BodyText"/>
            </w:pPr>
          </w:p>
        </w:tc>
        <w:tc>
          <w:tcPr>
            <w:tcW w:w="3879" w:type="pct"/>
            <w:gridSpan w:val="22"/>
          </w:tcPr>
          <w:p w:rsidR="00B61FC6" w:rsidRPr="005B1A58" w:rsidRDefault="00B61FC6" w:rsidP="00A606A9">
            <w:pPr>
              <w:pStyle w:val="BodyText"/>
            </w:pPr>
            <w:r w:rsidRPr="005B1A58">
              <w:t xml:space="preserve">7. Project Impact: </w:t>
            </w:r>
          </w:p>
        </w:tc>
      </w:tr>
      <w:tr w:rsidR="00B61FC6" w:rsidRPr="00414E02" w:rsidTr="003715C1">
        <w:trPr>
          <w:trHeight w:val="647"/>
        </w:trPr>
        <w:tc>
          <w:tcPr>
            <w:tcW w:w="1120" w:type="pct"/>
            <w:vMerge/>
          </w:tcPr>
          <w:p w:rsidR="00B61FC6" w:rsidRPr="005B1A58" w:rsidRDefault="00B61FC6" w:rsidP="00A606A9">
            <w:pPr>
              <w:pStyle w:val="BodyText"/>
            </w:pPr>
          </w:p>
        </w:tc>
        <w:tc>
          <w:tcPr>
            <w:tcW w:w="1302" w:type="pct"/>
            <w:gridSpan w:val="7"/>
          </w:tcPr>
          <w:p w:rsidR="00B61FC6" w:rsidRPr="005B1A58" w:rsidRDefault="00B61FC6" w:rsidP="00A606A9">
            <w:pPr>
              <w:pStyle w:val="BodyText"/>
            </w:pPr>
            <w:r w:rsidRPr="005B1A58">
              <w:t xml:space="preserve">Schedule Impact: </w:t>
            </w:r>
          </w:p>
          <w:p w:rsidR="00B61FC6" w:rsidRPr="005B1A58" w:rsidRDefault="00B61FC6" w:rsidP="00A606A9">
            <w:pPr>
              <w:pStyle w:val="BodyText"/>
            </w:pPr>
          </w:p>
        </w:tc>
        <w:tc>
          <w:tcPr>
            <w:tcW w:w="1246" w:type="pct"/>
            <w:gridSpan w:val="10"/>
          </w:tcPr>
          <w:p w:rsidR="00B61FC6" w:rsidRPr="005B1A58" w:rsidRDefault="00B61FC6" w:rsidP="00A606A9">
            <w:pPr>
              <w:pStyle w:val="BodyText"/>
            </w:pPr>
            <w:r w:rsidRPr="005B1A58">
              <w:t>Budget Impact:</w:t>
            </w:r>
          </w:p>
          <w:p w:rsidR="00B61FC6" w:rsidRPr="005B1A58" w:rsidRDefault="00B61FC6" w:rsidP="00A606A9">
            <w:pPr>
              <w:pStyle w:val="BodyText"/>
            </w:pPr>
          </w:p>
          <w:p w:rsidR="00B61FC6" w:rsidRPr="005B1A58" w:rsidRDefault="00B61FC6" w:rsidP="00A606A9">
            <w:pPr>
              <w:pStyle w:val="BodyText"/>
            </w:pPr>
          </w:p>
        </w:tc>
        <w:tc>
          <w:tcPr>
            <w:tcW w:w="1331" w:type="pct"/>
            <w:gridSpan w:val="5"/>
          </w:tcPr>
          <w:p w:rsidR="00B61FC6" w:rsidRPr="005B1A58" w:rsidRDefault="00B61FC6" w:rsidP="00A606A9">
            <w:pPr>
              <w:pStyle w:val="BodyText"/>
            </w:pPr>
            <w:r w:rsidRPr="005B1A58">
              <w:t>Scope Impact:</w:t>
            </w:r>
          </w:p>
          <w:p w:rsidR="00B61FC6" w:rsidRPr="005B1A58" w:rsidRDefault="00B61FC6" w:rsidP="00A606A9">
            <w:pPr>
              <w:pStyle w:val="BodyText"/>
            </w:pPr>
          </w:p>
        </w:tc>
      </w:tr>
      <w:tr w:rsidR="00B61FC6" w:rsidRPr="00414E02" w:rsidTr="003715C1">
        <w:trPr>
          <w:trHeight w:val="288"/>
        </w:trPr>
        <w:tc>
          <w:tcPr>
            <w:tcW w:w="5000" w:type="pct"/>
            <w:gridSpan w:val="23"/>
          </w:tcPr>
          <w:p w:rsidR="00B61FC6" w:rsidRPr="005B1A58" w:rsidRDefault="00B61FC6" w:rsidP="00A606A9">
            <w:pPr>
              <w:rPr>
                <w:rFonts w:ascii="Verdana" w:hAnsi="Verdana" w:cstheme="minorHAnsi"/>
              </w:rPr>
            </w:pPr>
            <w:r w:rsidRPr="005B1A58">
              <w:rPr>
                <w:rFonts w:ascii="Verdana" w:hAnsi="Verdana" w:cstheme="minorHAnsi"/>
              </w:rPr>
              <w:t>Section III. Final Approval Signatures and Funding</w:t>
            </w:r>
          </w:p>
        </w:tc>
      </w:tr>
      <w:tr w:rsidR="00B61FC6" w:rsidRPr="00414E02" w:rsidTr="003715C1">
        <w:trPr>
          <w:trHeight w:val="195"/>
        </w:trPr>
        <w:tc>
          <w:tcPr>
            <w:tcW w:w="2009"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Approval (Check One):</w:t>
            </w:r>
          </w:p>
        </w:tc>
        <w:tc>
          <w:tcPr>
            <w:tcW w:w="211" w:type="pct"/>
          </w:tcPr>
          <w:p w:rsidR="00B61FC6" w:rsidRPr="005B1A58" w:rsidRDefault="00B61FC6" w:rsidP="00A606A9">
            <w:pPr>
              <w:spacing w:line="240" w:lineRule="atLeast"/>
              <w:rPr>
                <w:rFonts w:ascii="Verdana" w:hAnsi="Verdana" w:cstheme="minorHAnsi"/>
                <w:bCs/>
              </w:rPr>
            </w:pPr>
          </w:p>
        </w:tc>
        <w:tc>
          <w:tcPr>
            <w:tcW w:w="558" w:type="pct"/>
            <w:gridSpan w:val="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Approved</w:t>
            </w:r>
          </w:p>
        </w:tc>
        <w:tc>
          <w:tcPr>
            <w:tcW w:w="178" w:type="pct"/>
          </w:tcPr>
          <w:p w:rsidR="00B61FC6" w:rsidRPr="005B1A58" w:rsidRDefault="00B61FC6" w:rsidP="00A606A9">
            <w:pPr>
              <w:spacing w:line="240" w:lineRule="atLeast"/>
              <w:rPr>
                <w:rFonts w:ascii="Verdana" w:hAnsi="Verdana" w:cstheme="minorHAnsi"/>
                <w:bCs/>
              </w:rPr>
            </w:pPr>
          </w:p>
        </w:tc>
        <w:tc>
          <w:tcPr>
            <w:tcW w:w="623" w:type="pct"/>
            <w:gridSpan w:val="4"/>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Not Approved</w:t>
            </w:r>
          </w:p>
        </w:tc>
        <w:tc>
          <w:tcPr>
            <w:tcW w:w="178" w:type="pct"/>
            <w:gridSpan w:val="2"/>
          </w:tcPr>
          <w:p w:rsidR="00B61FC6" w:rsidRPr="005B1A58" w:rsidRDefault="00B61FC6" w:rsidP="00A606A9">
            <w:pPr>
              <w:spacing w:line="240" w:lineRule="atLeast"/>
              <w:rPr>
                <w:rFonts w:ascii="Verdana" w:hAnsi="Verdana" w:cstheme="minorHAnsi"/>
                <w:bCs/>
              </w:rPr>
            </w:pPr>
          </w:p>
        </w:tc>
        <w:tc>
          <w:tcPr>
            <w:tcW w:w="1243" w:type="pct"/>
            <w:gridSpan w:val="4"/>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Defer Until :</w:t>
            </w:r>
          </w:p>
        </w:tc>
      </w:tr>
      <w:tr w:rsidR="00B61FC6" w:rsidRPr="00414E02" w:rsidTr="003715C1">
        <w:trPr>
          <w:trHeight w:val="351"/>
        </w:trPr>
        <w:tc>
          <w:tcPr>
            <w:tcW w:w="2009"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First Client Authorized Name (Print):</w:t>
            </w:r>
          </w:p>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2126" w:type="pct"/>
            <w:gridSpan w:val="1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Signature</w:t>
            </w:r>
          </w:p>
        </w:tc>
        <w:tc>
          <w:tcPr>
            <w:tcW w:w="864"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Date:</w:t>
            </w:r>
          </w:p>
        </w:tc>
      </w:tr>
      <w:tr w:rsidR="00B61FC6" w:rsidRPr="00414E02" w:rsidTr="003715C1">
        <w:trPr>
          <w:trHeight w:val="622"/>
        </w:trPr>
        <w:tc>
          <w:tcPr>
            <w:tcW w:w="2009"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Second Client Authorized Name (Print):</w:t>
            </w:r>
          </w:p>
          <w:p w:rsidR="00B61FC6" w:rsidRPr="005B1A58" w:rsidRDefault="00B61FC6" w:rsidP="00A606A9">
            <w:pPr>
              <w:spacing w:line="240" w:lineRule="atLeast"/>
              <w:rPr>
                <w:rFonts w:ascii="Verdana" w:hAnsi="Verdana" w:cstheme="minorHAnsi"/>
                <w:bCs/>
              </w:rPr>
            </w:pPr>
          </w:p>
        </w:tc>
        <w:tc>
          <w:tcPr>
            <w:tcW w:w="2126" w:type="pct"/>
            <w:gridSpan w:val="1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Signature</w:t>
            </w:r>
          </w:p>
        </w:tc>
        <w:tc>
          <w:tcPr>
            <w:tcW w:w="864"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Date:</w:t>
            </w:r>
          </w:p>
        </w:tc>
      </w:tr>
      <w:tr w:rsidR="00B61FC6" w:rsidRPr="00414E02" w:rsidTr="003715C1">
        <w:trPr>
          <w:trHeight w:val="622"/>
        </w:trPr>
        <w:tc>
          <w:tcPr>
            <w:tcW w:w="2009" w:type="pct"/>
            <w:gridSpan w:val="6"/>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2. Vendor Authorized Name (Print):</w:t>
            </w:r>
          </w:p>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c>
          <w:tcPr>
            <w:tcW w:w="2126" w:type="pct"/>
            <w:gridSpan w:val="15"/>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Signature</w:t>
            </w:r>
          </w:p>
        </w:tc>
        <w:tc>
          <w:tcPr>
            <w:tcW w:w="864" w:type="pct"/>
            <w:gridSpan w:val="2"/>
          </w:tcPr>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Date:</w:t>
            </w:r>
          </w:p>
          <w:p w:rsidR="00B61FC6" w:rsidRPr="005B1A58" w:rsidRDefault="00B61FC6" w:rsidP="00A606A9">
            <w:pPr>
              <w:spacing w:line="240" w:lineRule="atLeast"/>
              <w:rPr>
                <w:rFonts w:ascii="Verdana" w:hAnsi="Verdana" w:cstheme="minorHAnsi"/>
                <w:bCs/>
              </w:rPr>
            </w:pPr>
            <w:r w:rsidRPr="005B1A58">
              <w:rPr>
                <w:rFonts w:ascii="Verdana" w:hAnsi="Verdana" w:cstheme="minorHAnsi"/>
                <w:bCs/>
              </w:rPr>
              <w:t xml:space="preserve"> </w:t>
            </w:r>
          </w:p>
        </w:tc>
      </w:tr>
    </w:tbl>
    <w:p w:rsidR="00572725" w:rsidRPr="000C2BEA" w:rsidRDefault="00572725" w:rsidP="003715C1">
      <w:pPr>
        <w:rPr>
          <w:rFonts w:ascii="Arial" w:hAnsi="Arial" w:cs="Arial"/>
          <w:lang w:val="en-US"/>
        </w:rPr>
      </w:pPr>
    </w:p>
    <w:sectPr w:rsidR="00572725" w:rsidRPr="000C2BEA" w:rsidSect="00AE3FEF">
      <w:pgSz w:w="16840" w:h="11907" w:orient="landscape" w:code="9"/>
      <w:pgMar w:top="851" w:right="1134" w:bottom="1418" w:left="1134" w:header="737" w:footer="397" w:gutter="0"/>
      <w:paperSrc w:first="4" w:other="4"/>
      <w:cols w:space="567"/>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60330" w16cid:durableId="202A8A9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134" w:rsidRDefault="003A7134">
      <w:r>
        <w:separator/>
      </w:r>
    </w:p>
  </w:endnote>
  <w:endnote w:type="continuationSeparator" w:id="0">
    <w:p w:rsidR="003A7134" w:rsidRDefault="003A7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eneva">
    <w:charset w:val="00"/>
    <w:family w:val="swiss"/>
    <w:pitch w:val="variable"/>
    <w:sig w:usb0="E00002FF" w:usb1="5200205F" w:usb2="00A0C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Univers-Bold">
    <w:altName w:val="Univers"/>
    <w:panose1 w:val="00000000000000000000"/>
    <w:charset w:val="4D"/>
    <w:family w:val="auto"/>
    <w:notTrueType/>
    <w:pitch w:val="default"/>
    <w:sig w:usb0="03000000"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Franklin Gothic Book">
    <w:altName w:val="Aria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61B" w:rsidRPr="00EA7879" w:rsidRDefault="00B2261B" w:rsidP="00EA7879">
    <w:pPr>
      <w:pStyle w:val="Footer"/>
      <w:pBdr>
        <w:top w:val="single" w:sz="4" w:space="1" w:color="auto"/>
      </w:pBdr>
      <w:rPr>
        <w:rFonts w:ascii="Franklin Gothic Book" w:hAnsi="Franklin Gothic Book"/>
        <w:i/>
        <w:sz w:val="18"/>
        <w:szCs w:val="18"/>
      </w:rPr>
    </w:pPr>
  </w:p>
  <w:p w:rsidR="00B2261B" w:rsidRPr="00EA7879" w:rsidRDefault="00B2261B"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702440">
      <w:rPr>
        <w:rStyle w:val="PageNumber"/>
        <w:rFonts w:ascii="Franklin Gothic Book" w:hAnsi="Franklin Gothic Book"/>
        <w:i/>
        <w:noProof/>
        <w:sz w:val="18"/>
        <w:szCs w:val="18"/>
        <w:lang w:val="en-GB"/>
      </w:rPr>
      <w:t>2</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702440">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p w:rsidR="00B2261B" w:rsidRDefault="00B226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61B" w:rsidRPr="00EA7879" w:rsidRDefault="00B2261B">
    <w:pPr>
      <w:pStyle w:val="Footer"/>
      <w:pBdr>
        <w:top w:val="single" w:sz="4" w:space="1" w:color="auto"/>
      </w:pBdr>
      <w:rPr>
        <w:rFonts w:ascii="Franklin Gothic Book" w:hAnsi="Franklin Gothic Book"/>
        <w:i/>
        <w:sz w:val="18"/>
        <w:szCs w:val="18"/>
      </w:rPr>
    </w:pPr>
  </w:p>
  <w:p w:rsidR="00B2261B" w:rsidRPr="00EA7879" w:rsidRDefault="00B2261B"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702440">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702440">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61B" w:rsidRDefault="00B2261B">
    <w:pPr>
      <w:pStyle w:val="Footer"/>
      <w:pBdr>
        <w:top w:val="single" w:sz="4" w:space="1" w:color="auto"/>
      </w:pBdr>
      <w:tabs>
        <w:tab w:val="clear" w:pos="9072"/>
        <w:tab w:val="right" w:pos="9639"/>
      </w:tabs>
      <w:rPr>
        <w:rFonts w:ascii="Arial" w:hAnsi="Arial"/>
        <w:sz w:val="16"/>
        <w:lang w:val="en-GB"/>
      </w:rPr>
    </w:pPr>
    <w:r>
      <w:rPr>
        <w:rFonts w:ascii="Arial" w:hAnsi="Arial"/>
        <w:sz w:val="16"/>
        <w:lang w:val="en-GB"/>
      </w:rPr>
      <w:t>Annexe A to the Services Agreement No._______ V1.0 rev [   ]</w:t>
    </w:r>
    <w:r>
      <w:rPr>
        <w:rFonts w:ascii="Arial" w:hAnsi="Arial"/>
        <w:sz w:val="16"/>
        <w:lang w:val="en-GB"/>
      </w:rPr>
      <w:tab/>
    </w:r>
    <w:r>
      <w:rPr>
        <w:rFonts w:ascii="Arial" w:hAnsi="Arial"/>
        <w:sz w:val="16"/>
        <w:lang w:val="en-GB"/>
      </w:rPr>
      <w:tab/>
      <w:t xml:space="preserve">Page </w:t>
    </w:r>
    <w:r>
      <w:rPr>
        <w:rStyle w:val="PageNumber"/>
        <w:rFonts w:ascii="Arial" w:hAnsi="Arial"/>
        <w:sz w:val="16"/>
      </w:rPr>
      <w:fldChar w:fldCharType="begin"/>
    </w:r>
    <w:r>
      <w:rPr>
        <w:rStyle w:val="PageNumber"/>
        <w:rFonts w:ascii="Arial" w:hAnsi="Arial"/>
        <w:sz w:val="16"/>
        <w:lang w:val="en-GB"/>
      </w:rPr>
      <w:instrText xml:space="preserve"> PAGE </w:instrText>
    </w:r>
    <w:r>
      <w:rPr>
        <w:rStyle w:val="PageNumber"/>
        <w:rFonts w:ascii="Arial" w:hAnsi="Arial"/>
        <w:sz w:val="16"/>
      </w:rPr>
      <w:fldChar w:fldCharType="separate"/>
    </w:r>
    <w:r>
      <w:rPr>
        <w:rStyle w:val="PageNumber"/>
        <w:rFonts w:ascii="Arial" w:hAnsi="Arial"/>
        <w:noProof/>
        <w:sz w:val="16"/>
        <w:lang w:val="en-GB"/>
      </w:rPr>
      <w:t>21</w:t>
    </w:r>
    <w:r>
      <w:rPr>
        <w:rStyle w:val="PageNumber"/>
        <w:rFonts w:ascii="Arial" w:hAnsi="Arial"/>
        <w:sz w:val="16"/>
      </w:rPr>
      <w:fldChar w:fldCharType="end"/>
    </w:r>
    <w:r>
      <w:rPr>
        <w:rStyle w:val="PageNumber"/>
        <w:rFonts w:ascii="Arial" w:hAnsi="Arial"/>
        <w:sz w:val="16"/>
        <w:lang w:val="en-GB"/>
      </w:rPr>
      <w:t xml:space="preserve"> of </w:t>
    </w:r>
    <w:r>
      <w:rPr>
        <w:rStyle w:val="PageNumber"/>
        <w:rFonts w:ascii="Arial" w:hAnsi="Arial"/>
        <w:sz w:val="16"/>
      </w:rPr>
      <w:fldChar w:fldCharType="begin"/>
    </w:r>
    <w:r>
      <w:rPr>
        <w:rStyle w:val="PageNumber"/>
        <w:rFonts w:ascii="Arial" w:hAnsi="Arial"/>
        <w:sz w:val="16"/>
        <w:lang w:val="en-GB"/>
      </w:rPr>
      <w:instrText xml:space="preserve"> NUMPAGES </w:instrText>
    </w:r>
    <w:r>
      <w:rPr>
        <w:rStyle w:val="PageNumber"/>
        <w:rFonts w:ascii="Arial" w:hAnsi="Arial"/>
        <w:sz w:val="16"/>
      </w:rPr>
      <w:fldChar w:fldCharType="separate"/>
    </w:r>
    <w:ins w:id="8" w:author="Dzung" w:date="2019-03-18T13:51:00Z">
      <w:r w:rsidR="000D0F21">
        <w:rPr>
          <w:rStyle w:val="PageNumber"/>
          <w:rFonts w:ascii="Arial" w:hAnsi="Arial"/>
          <w:noProof/>
          <w:sz w:val="16"/>
          <w:lang w:val="en-GB"/>
        </w:rPr>
        <w:t>18</w:t>
      </w:r>
    </w:ins>
    <w:del w:id="9" w:author="Dzung" w:date="2019-03-18T13:03:00Z">
      <w:r w:rsidDel="00B2261B">
        <w:rPr>
          <w:rStyle w:val="PageNumber"/>
          <w:rFonts w:ascii="Arial" w:hAnsi="Arial"/>
          <w:noProof/>
          <w:sz w:val="16"/>
          <w:lang w:val="en-GB"/>
        </w:rPr>
        <w:delText>7</w:delText>
      </w:r>
    </w:del>
    <w:r>
      <w:rPr>
        <w:rStyle w:val="PageNumber"/>
        <w:rFonts w:ascii="Arial" w:hAnsi="Arial"/>
        <w:sz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134" w:rsidRDefault="003A7134">
      <w:r>
        <w:separator/>
      </w:r>
    </w:p>
  </w:footnote>
  <w:footnote w:type="continuationSeparator" w:id="0">
    <w:p w:rsidR="003A7134" w:rsidRDefault="003A71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F3E"/>
    <w:multiLevelType w:val="hybridMultilevel"/>
    <w:tmpl w:val="00000099"/>
    <w:lvl w:ilvl="0" w:tplc="00000124">
      <w:start w:val="4"/>
      <w:numFmt w:val="decimal"/>
      <w:lvlText w:val="%1"/>
      <w:lvlJc w:val="left"/>
      <w:pPr>
        <w:tabs>
          <w:tab w:val="num" w:pos="720"/>
        </w:tabs>
        <w:ind w:left="720" w:hanging="360"/>
      </w:pPr>
    </w:lvl>
    <w:lvl w:ilvl="1" w:tplc="0000305E">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12DB"/>
    <w:multiLevelType w:val="hybridMultilevel"/>
    <w:tmpl w:val="0000153C"/>
    <w:lvl w:ilvl="0" w:tplc="00007E87">
      <w:start w:val="2"/>
      <w:numFmt w:val="decimal"/>
      <w:lvlText w:val="%1"/>
      <w:lvlJc w:val="left"/>
      <w:pPr>
        <w:tabs>
          <w:tab w:val="num" w:pos="720"/>
        </w:tabs>
        <w:ind w:left="720" w:hanging="360"/>
      </w:pPr>
    </w:lvl>
    <w:lvl w:ilvl="1" w:tplc="0000390C">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32E22E3"/>
    <w:multiLevelType w:val="singleLevel"/>
    <w:tmpl w:val="0F8CA93A"/>
    <w:lvl w:ilvl="0">
      <w:start w:val="1"/>
      <w:numFmt w:val="bullet"/>
      <w:pStyle w:val="TableBulletShort"/>
      <w:lvlText w:val=""/>
      <w:lvlJc w:val="left"/>
      <w:pPr>
        <w:tabs>
          <w:tab w:val="num" w:pos="360"/>
        </w:tabs>
        <w:ind w:left="284" w:hanging="284"/>
      </w:pPr>
      <w:rPr>
        <w:rFonts w:ascii="Symbol" w:hAnsi="Symbol" w:hint="default"/>
      </w:rPr>
    </w:lvl>
  </w:abstractNum>
  <w:abstractNum w:abstractNumId="4" w15:restartNumberingAfterBreak="0">
    <w:nsid w:val="051D5A60"/>
    <w:multiLevelType w:val="hybridMultilevel"/>
    <w:tmpl w:val="4714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54DAC"/>
    <w:multiLevelType w:val="hybridMultilevel"/>
    <w:tmpl w:val="F32E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70DC"/>
    <w:multiLevelType w:val="hybridMultilevel"/>
    <w:tmpl w:val="A7107CAA"/>
    <w:lvl w:ilvl="0" w:tplc="08090001">
      <w:start w:val="2"/>
      <w:numFmt w:val="decimal"/>
      <w:lvlText w:val="%1)"/>
      <w:lvlJc w:val="left"/>
      <w:pPr>
        <w:tabs>
          <w:tab w:val="num" w:pos="720"/>
        </w:tabs>
        <w:ind w:left="720" w:hanging="36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7" w15:restartNumberingAfterBreak="0">
    <w:nsid w:val="14C206F5"/>
    <w:multiLevelType w:val="singleLevel"/>
    <w:tmpl w:val="3EEE9CC8"/>
    <w:lvl w:ilvl="0">
      <w:start w:val="1"/>
      <w:numFmt w:val="bullet"/>
      <w:pStyle w:val="BulletLong"/>
      <w:lvlText w:val=""/>
      <w:lvlJc w:val="left"/>
      <w:pPr>
        <w:tabs>
          <w:tab w:val="num" w:pos="1352"/>
        </w:tabs>
        <w:ind w:left="1276" w:hanging="284"/>
      </w:pPr>
      <w:rPr>
        <w:rFonts w:ascii="Symbol" w:hAnsi="Symbol" w:hint="default"/>
      </w:rPr>
    </w:lvl>
  </w:abstractNum>
  <w:abstractNum w:abstractNumId="8" w15:restartNumberingAfterBreak="0">
    <w:nsid w:val="1B565A22"/>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4044AD"/>
    <w:multiLevelType w:val="hybridMultilevel"/>
    <w:tmpl w:val="EBCC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B5563"/>
    <w:multiLevelType w:val="hybridMultilevel"/>
    <w:tmpl w:val="FAF04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B6119"/>
    <w:multiLevelType w:val="hybridMultilevel"/>
    <w:tmpl w:val="8886EA2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031C0"/>
    <w:multiLevelType w:val="hybridMultilevel"/>
    <w:tmpl w:val="969EAE90"/>
    <w:lvl w:ilvl="0" w:tplc="5F3C0234">
      <w:start w:val="2017"/>
      <w:numFmt w:val="bullet"/>
      <w:lvlText w:val="-"/>
      <w:lvlJc w:val="left"/>
      <w:pPr>
        <w:ind w:left="216" w:hanging="216"/>
      </w:pPr>
      <w:rPr>
        <w:rFonts w:ascii="Calibri" w:eastAsia="Calibri" w:hAnsi="Calibri" w:hint="default"/>
      </w:rPr>
    </w:lvl>
    <w:lvl w:ilvl="1" w:tplc="526A08FC">
      <w:start w:val="1"/>
      <w:numFmt w:val="bullet"/>
      <w:lvlText w:val="o"/>
      <w:lvlJc w:val="left"/>
      <w:pPr>
        <w:ind w:left="72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F8210EC"/>
    <w:multiLevelType w:val="hybridMultilevel"/>
    <w:tmpl w:val="CE1E152C"/>
    <w:lvl w:ilvl="0" w:tplc="4F388B1C">
      <w:start w:val="1"/>
      <w:numFmt w:val="bullet"/>
      <w:lvlText w:val="o"/>
      <w:lvlJc w:val="left"/>
      <w:pPr>
        <w:ind w:left="720" w:hanging="360"/>
      </w:pPr>
      <w:rPr>
        <w:rFonts w:ascii="Courier New" w:hAnsi="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D49EE"/>
    <w:multiLevelType w:val="hybridMultilevel"/>
    <w:tmpl w:val="114C1064"/>
    <w:lvl w:ilvl="0" w:tplc="1056F992">
      <w:start w:val="1"/>
      <w:numFmt w:val="bullet"/>
      <w:pStyle w:val="ListBullet"/>
      <w:lvlText w:val=""/>
      <w:lvlJc w:val="left"/>
      <w:pPr>
        <w:tabs>
          <w:tab w:val="num" w:pos="720"/>
        </w:tabs>
        <w:ind w:left="720" w:hanging="360"/>
      </w:pPr>
      <w:rPr>
        <w:rFonts w:ascii="Symbol" w:hAnsi="Symbol" w:hint="default"/>
        <w:b w:val="0"/>
        <w:i w:val="0"/>
        <w:color w:val="5C7F92"/>
        <w:sz w:val="20"/>
      </w:rPr>
    </w:lvl>
    <w:lvl w:ilvl="1" w:tplc="13AE63D4" w:tentative="1">
      <w:start w:val="1"/>
      <w:numFmt w:val="bullet"/>
      <w:lvlText w:val="o"/>
      <w:lvlJc w:val="left"/>
      <w:pPr>
        <w:tabs>
          <w:tab w:val="num" w:pos="1440"/>
        </w:tabs>
        <w:ind w:left="1440" w:hanging="360"/>
      </w:pPr>
      <w:rPr>
        <w:rFonts w:ascii="Courier New" w:hAnsi="Courier New" w:cs="Courier New" w:hint="default"/>
      </w:rPr>
    </w:lvl>
    <w:lvl w:ilvl="2" w:tplc="2E7A5DFE" w:tentative="1">
      <w:start w:val="1"/>
      <w:numFmt w:val="bullet"/>
      <w:lvlText w:val=""/>
      <w:lvlJc w:val="left"/>
      <w:pPr>
        <w:tabs>
          <w:tab w:val="num" w:pos="2160"/>
        </w:tabs>
        <w:ind w:left="2160" w:hanging="360"/>
      </w:pPr>
      <w:rPr>
        <w:rFonts w:ascii="Wingdings" w:hAnsi="Wingdings" w:hint="default"/>
      </w:rPr>
    </w:lvl>
    <w:lvl w:ilvl="3" w:tplc="49E65AF2" w:tentative="1">
      <w:start w:val="1"/>
      <w:numFmt w:val="bullet"/>
      <w:lvlText w:val=""/>
      <w:lvlJc w:val="left"/>
      <w:pPr>
        <w:tabs>
          <w:tab w:val="num" w:pos="2880"/>
        </w:tabs>
        <w:ind w:left="2880" w:hanging="360"/>
      </w:pPr>
      <w:rPr>
        <w:rFonts w:ascii="Symbol" w:hAnsi="Symbol" w:hint="default"/>
      </w:rPr>
    </w:lvl>
    <w:lvl w:ilvl="4" w:tplc="8448279C" w:tentative="1">
      <w:start w:val="1"/>
      <w:numFmt w:val="bullet"/>
      <w:lvlText w:val="o"/>
      <w:lvlJc w:val="left"/>
      <w:pPr>
        <w:tabs>
          <w:tab w:val="num" w:pos="3600"/>
        </w:tabs>
        <w:ind w:left="3600" w:hanging="360"/>
      </w:pPr>
      <w:rPr>
        <w:rFonts w:ascii="Courier New" w:hAnsi="Courier New" w:cs="Courier New" w:hint="default"/>
      </w:rPr>
    </w:lvl>
    <w:lvl w:ilvl="5" w:tplc="FE30FD0E" w:tentative="1">
      <w:start w:val="1"/>
      <w:numFmt w:val="bullet"/>
      <w:lvlText w:val=""/>
      <w:lvlJc w:val="left"/>
      <w:pPr>
        <w:tabs>
          <w:tab w:val="num" w:pos="4320"/>
        </w:tabs>
        <w:ind w:left="4320" w:hanging="360"/>
      </w:pPr>
      <w:rPr>
        <w:rFonts w:ascii="Wingdings" w:hAnsi="Wingdings" w:hint="default"/>
      </w:rPr>
    </w:lvl>
    <w:lvl w:ilvl="6" w:tplc="8AD46F7C" w:tentative="1">
      <w:start w:val="1"/>
      <w:numFmt w:val="bullet"/>
      <w:lvlText w:val=""/>
      <w:lvlJc w:val="left"/>
      <w:pPr>
        <w:tabs>
          <w:tab w:val="num" w:pos="5040"/>
        </w:tabs>
        <w:ind w:left="5040" w:hanging="360"/>
      </w:pPr>
      <w:rPr>
        <w:rFonts w:ascii="Symbol" w:hAnsi="Symbol" w:hint="default"/>
      </w:rPr>
    </w:lvl>
    <w:lvl w:ilvl="7" w:tplc="78CEF258" w:tentative="1">
      <w:start w:val="1"/>
      <w:numFmt w:val="bullet"/>
      <w:lvlText w:val="o"/>
      <w:lvlJc w:val="left"/>
      <w:pPr>
        <w:tabs>
          <w:tab w:val="num" w:pos="5760"/>
        </w:tabs>
        <w:ind w:left="5760" w:hanging="360"/>
      </w:pPr>
      <w:rPr>
        <w:rFonts w:ascii="Courier New" w:hAnsi="Courier New" w:cs="Courier New" w:hint="default"/>
      </w:rPr>
    </w:lvl>
    <w:lvl w:ilvl="8" w:tplc="D48A3FB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2D573F"/>
    <w:multiLevelType w:val="hybridMultilevel"/>
    <w:tmpl w:val="6506102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8EC4485"/>
    <w:multiLevelType w:val="hybridMultilevel"/>
    <w:tmpl w:val="E23812F6"/>
    <w:lvl w:ilvl="0" w:tplc="E7007FEC">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4C423B53"/>
    <w:multiLevelType w:val="hybridMultilevel"/>
    <w:tmpl w:val="5D1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63D6A"/>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52D87192"/>
    <w:multiLevelType w:val="hybridMultilevel"/>
    <w:tmpl w:val="918E66D4"/>
    <w:lvl w:ilvl="0" w:tplc="4F388B1C">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72550"/>
    <w:multiLevelType w:val="hybridMultilevel"/>
    <w:tmpl w:val="4142DD70"/>
    <w:lvl w:ilvl="0" w:tplc="04090001">
      <w:start w:val="1"/>
      <w:numFmt w:val="bullet"/>
      <w:pStyle w:val="Heading0"/>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7135B3"/>
    <w:multiLevelType w:val="hybridMultilevel"/>
    <w:tmpl w:val="35F453D0"/>
    <w:lvl w:ilvl="0" w:tplc="A3FA5EF4">
      <w:start w:val="1"/>
      <w:numFmt w:val="lowerRoman"/>
      <w:lvlText w:val="(%1)"/>
      <w:lvlJc w:val="left"/>
      <w:pPr>
        <w:ind w:left="1440" w:hanging="720"/>
      </w:pPr>
      <w:rPr>
        <w:rFonts w:ascii="Calibr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014587"/>
    <w:multiLevelType w:val="hybridMultilevel"/>
    <w:tmpl w:val="34DA0F0E"/>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575436"/>
    <w:multiLevelType w:val="hybridMultilevel"/>
    <w:tmpl w:val="B12C7CAC"/>
    <w:lvl w:ilvl="0" w:tplc="5B7AEECE">
      <w:start w:val="1"/>
      <w:numFmt w:val="bullet"/>
      <w:pStyle w:val="ListNumber"/>
      <w:lvlText w:val=""/>
      <w:lvlJc w:val="left"/>
      <w:pPr>
        <w:ind w:left="720" w:hanging="360"/>
      </w:pPr>
      <w:rPr>
        <w:rFonts w:ascii="Symbol" w:hAnsi="Symbol" w:hint="default"/>
      </w:rPr>
    </w:lvl>
    <w:lvl w:ilvl="1" w:tplc="E6B8A4EC" w:tentative="1">
      <w:start w:val="1"/>
      <w:numFmt w:val="bullet"/>
      <w:lvlText w:val="o"/>
      <w:lvlJc w:val="left"/>
      <w:pPr>
        <w:ind w:left="1440" w:hanging="360"/>
      </w:pPr>
      <w:rPr>
        <w:rFonts w:ascii="Courier New" w:hAnsi="Courier New" w:cs="Courier New" w:hint="default"/>
      </w:rPr>
    </w:lvl>
    <w:lvl w:ilvl="2" w:tplc="9A3C8FCA" w:tentative="1">
      <w:start w:val="1"/>
      <w:numFmt w:val="bullet"/>
      <w:lvlText w:val=""/>
      <w:lvlJc w:val="left"/>
      <w:pPr>
        <w:ind w:left="2160" w:hanging="360"/>
      </w:pPr>
      <w:rPr>
        <w:rFonts w:ascii="Wingdings" w:hAnsi="Wingdings" w:hint="default"/>
      </w:rPr>
    </w:lvl>
    <w:lvl w:ilvl="3" w:tplc="E01E8B38" w:tentative="1">
      <w:start w:val="1"/>
      <w:numFmt w:val="bullet"/>
      <w:lvlText w:val=""/>
      <w:lvlJc w:val="left"/>
      <w:pPr>
        <w:ind w:left="2880" w:hanging="360"/>
      </w:pPr>
      <w:rPr>
        <w:rFonts w:ascii="Symbol" w:hAnsi="Symbol" w:hint="default"/>
      </w:rPr>
    </w:lvl>
    <w:lvl w:ilvl="4" w:tplc="6DF278B8" w:tentative="1">
      <w:start w:val="1"/>
      <w:numFmt w:val="bullet"/>
      <w:lvlText w:val="o"/>
      <w:lvlJc w:val="left"/>
      <w:pPr>
        <w:ind w:left="3600" w:hanging="360"/>
      </w:pPr>
      <w:rPr>
        <w:rFonts w:ascii="Courier New" w:hAnsi="Courier New" w:cs="Courier New" w:hint="default"/>
      </w:rPr>
    </w:lvl>
    <w:lvl w:ilvl="5" w:tplc="D0EA3416" w:tentative="1">
      <w:start w:val="1"/>
      <w:numFmt w:val="bullet"/>
      <w:lvlText w:val=""/>
      <w:lvlJc w:val="left"/>
      <w:pPr>
        <w:ind w:left="4320" w:hanging="360"/>
      </w:pPr>
      <w:rPr>
        <w:rFonts w:ascii="Wingdings" w:hAnsi="Wingdings" w:hint="default"/>
      </w:rPr>
    </w:lvl>
    <w:lvl w:ilvl="6" w:tplc="A3F44C74" w:tentative="1">
      <w:start w:val="1"/>
      <w:numFmt w:val="bullet"/>
      <w:lvlText w:val=""/>
      <w:lvlJc w:val="left"/>
      <w:pPr>
        <w:ind w:left="5040" w:hanging="360"/>
      </w:pPr>
      <w:rPr>
        <w:rFonts w:ascii="Symbol" w:hAnsi="Symbol" w:hint="default"/>
      </w:rPr>
    </w:lvl>
    <w:lvl w:ilvl="7" w:tplc="53CAF8CE" w:tentative="1">
      <w:start w:val="1"/>
      <w:numFmt w:val="bullet"/>
      <w:lvlText w:val="o"/>
      <w:lvlJc w:val="left"/>
      <w:pPr>
        <w:ind w:left="5760" w:hanging="360"/>
      </w:pPr>
      <w:rPr>
        <w:rFonts w:ascii="Courier New" w:hAnsi="Courier New" w:cs="Courier New" w:hint="default"/>
      </w:rPr>
    </w:lvl>
    <w:lvl w:ilvl="8" w:tplc="BB008682" w:tentative="1">
      <w:start w:val="1"/>
      <w:numFmt w:val="bullet"/>
      <w:lvlText w:val=""/>
      <w:lvlJc w:val="left"/>
      <w:pPr>
        <w:ind w:left="6480" w:hanging="360"/>
      </w:pPr>
      <w:rPr>
        <w:rFonts w:ascii="Wingdings" w:hAnsi="Wingdings" w:hint="default"/>
      </w:rPr>
    </w:lvl>
  </w:abstractNum>
  <w:abstractNum w:abstractNumId="24" w15:restartNumberingAfterBreak="0">
    <w:nsid w:val="75EA5EDC"/>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782D229F"/>
    <w:multiLevelType w:val="hybridMultilevel"/>
    <w:tmpl w:val="0D2241E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662A9"/>
    <w:multiLevelType w:val="hybridMultilevel"/>
    <w:tmpl w:val="B0F2DCC4"/>
    <w:lvl w:ilvl="0" w:tplc="47C26D26">
      <w:start w:val="3"/>
      <w:numFmt w:val="bullet"/>
      <w:lvlText w:val="-"/>
      <w:lvlJc w:val="left"/>
      <w:pPr>
        <w:ind w:left="288" w:hanging="216"/>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82F58"/>
    <w:multiLevelType w:val="multilevel"/>
    <w:tmpl w:val="1CA08A28"/>
    <w:lvl w:ilvl="0">
      <w:start w:val="1"/>
      <w:numFmt w:val="decimal"/>
      <w:pStyle w:val="WBLevel1"/>
      <w:lvlText w:val="%1"/>
      <w:lvlJc w:val="left"/>
      <w:pPr>
        <w:tabs>
          <w:tab w:val="num" w:pos="709"/>
        </w:tabs>
        <w:ind w:left="709" w:hanging="709"/>
      </w:pPr>
      <w:rPr>
        <w:rFonts w:hint="default"/>
        <w:b w:val="0"/>
        <w:i w:val="0"/>
        <w:u w:val="none"/>
      </w:rPr>
    </w:lvl>
    <w:lvl w:ilvl="1">
      <w:start w:val="1"/>
      <w:numFmt w:val="decimal"/>
      <w:pStyle w:val="WBLevel2"/>
      <w:lvlText w:val="%1.%2"/>
      <w:lvlJc w:val="left"/>
      <w:pPr>
        <w:tabs>
          <w:tab w:val="num" w:pos="709"/>
        </w:tabs>
        <w:ind w:left="709" w:hanging="709"/>
      </w:pPr>
      <w:rPr>
        <w:rFonts w:hint="default"/>
        <w:b w:val="0"/>
        <w:i w:val="0"/>
      </w:rPr>
    </w:lvl>
    <w:lvl w:ilvl="2">
      <w:start w:val="1"/>
      <w:numFmt w:val="decimal"/>
      <w:pStyle w:val="WBLevel3"/>
      <w:lvlText w:val="%1.%2.%3"/>
      <w:lvlJc w:val="left"/>
      <w:pPr>
        <w:tabs>
          <w:tab w:val="num" w:pos="1559"/>
        </w:tabs>
        <w:ind w:left="1559" w:hanging="850"/>
      </w:pPr>
      <w:rPr>
        <w:rFonts w:hint="default"/>
      </w:rPr>
    </w:lvl>
    <w:lvl w:ilvl="3">
      <w:start w:val="1"/>
      <w:numFmt w:val="lowerLetter"/>
      <w:pStyle w:val="WBLevel4"/>
      <w:lvlText w:val="(%4)"/>
      <w:lvlJc w:val="left"/>
      <w:pPr>
        <w:tabs>
          <w:tab w:val="num" w:pos="2126"/>
        </w:tabs>
        <w:ind w:left="2126" w:hanging="567"/>
      </w:pPr>
      <w:rPr>
        <w:rFonts w:hint="default"/>
      </w:rPr>
    </w:lvl>
    <w:lvl w:ilvl="4">
      <w:start w:val="1"/>
      <w:numFmt w:val="lowerRoman"/>
      <w:pStyle w:val="WBLevel5"/>
      <w:lvlText w:val="(%5)"/>
      <w:lvlJc w:val="left"/>
      <w:pPr>
        <w:tabs>
          <w:tab w:val="num" w:pos="2693"/>
        </w:tabs>
        <w:ind w:left="2693" w:hanging="567"/>
      </w:pPr>
      <w:rPr>
        <w:rFonts w:hint="default"/>
      </w:rPr>
    </w:lvl>
    <w:lvl w:ilvl="5">
      <w:start w:val="1"/>
      <w:numFmt w:val="upperLetter"/>
      <w:pStyle w:val="WBLevel6"/>
      <w:lvlText w:val="(%6)"/>
      <w:lvlJc w:val="left"/>
      <w:pPr>
        <w:tabs>
          <w:tab w:val="num" w:pos="3260"/>
        </w:tabs>
        <w:ind w:left="3260" w:hanging="567"/>
      </w:pPr>
      <w:rPr>
        <w:rFonts w:hint="default"/>
      </w:rPr>
    </w:lvl>
    <w:lvl w:ilvl="6">
      <w:start w:val="1"/>
      <w:numFmt w:val="decimal"/>
      <w:pStyle w:val="WBLevel7"/>
      <w:lvlText w:val="%7"/>
      <w:lvlJc w:val="left"/>
      <w:pPr>
        <w:tabs>
          <w:tab w:val="num" w:pos="3827"/>
        </w:tabs>
        <w:ind w:left="3827" w:hanging="567"/>
      </w:pPr>
      <w:rPr>
        <w:rFonts w:hint="default"/>
      </w:rPr>
    </w:lvl>
    <w:lvl w:ilvl="7">
      <w:start w:val="1"/>
      <w:numFmt w:val="upperLetter"/>
      <w:pStyle w:val="WBLevel8"/>
      <w:lvlText w:val="%8"/>
      <w:lvlJc w:val="left"/>
      <w:pPr>
        <w:tabs>
          <w:tab w:val="num" w:pos="4394"/>
        </w:tabs>
        <w:ind w:left="4394" w:hanging="567"/>
      </w:pPr>
      <w:rPr>
        <w:rFonts w:hint="default"/>
      </w:rPr>
    </w:lvl>
    <w:lvl w:ilvl="8">
      <w:start w:val="1"/>
      <w:numFmt w:val="decimal"/>
      <w:pStyle w:val="WBLevel9"/>
      <w:lvlText w:val="(%9)"/>
      <w:lvlJc w:val="left"/>
      <w:pPr>
        <w:tabs>
          <w:tab w:val="num" w:pos="4961"/>
        </w:tabs>
        <w:ind w:left="4961" w:hanging="567"/>
      </w:pPr>
      <w:rPr>
        <w:rFonts w:hint="default"/>
      </w:rPr>
    </w:lvl>
  </w:abstractNum>
  <w:num w:numId="1">
    <w:abstractNumId w:val="6"/>
  </w:num>
  <w:num w:numId="2">
    <w:abstractNumId w:val="24"/>
  </w:num>
  <w:num w:numId="3">
    <w:abstractNumId w:val="8"/>
  </w:num>
  <w:num w:numId="4">
    <w:abstractNumId w:val="18"/>
  </w:num>
  <w:num w:numId="5">
    <w:abstractNumId w:val="14"/>
  </w:num>
  <w:num w:numId="6">
    <w:abstractNumId w:val="3"/>
  </w:num>
  <w:num w:numId="7">
    <w:abstractNumId w:val="7"/>
  </w:num>
  <w:num w:numId="8">
    <w:abstractNumId w:val="27"/>
  </w:num>
  <w:num w:numId="9">
    <w:abstractNumId w:val="20"/>
  </w:num>
  <w:num w:numId="10">
    <w:abstractNumId w:val="23"/>
  </w:num>
  <w:num w:numId="11">
    <w:abstractNumId w:val="0"/>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1"/>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4"/>
  </w:num>
  <w:num w:numId="15">
    <w:abstractNumId w:val="12"/>
  </w:num>
  <w:num w:numId="16">
    <w:abstractNumId w:val="15"/>
  </w:num>
  <w:num w:numId="17">
    <w:abstractNumId w:val="19"/>
  </w:num>
  <w:num w:numId="18">
    <w:abstractNumId w:val="13"/>
  </w:num>
  <w:num w:numId="19">
    <w:abstractNumId w:val="9"/>
  </w:num>
  <w:num w:numId="20">
    <w:abstractNumId w:val="5"/>
  </w:num>
  <w:num w:numId="21">
    <w:abstractNumId w:val="16"/>
  </w:num>
  <w:num w:numId="22">
    <w:abstractNumId w:val="26"/>
  </w:num>
  <w:num w:numId="23">
    <w:abstractNumId w:val="17"/>
  </w:num>
  <w:num w:numId="24">
    <w:abstractNumId w:val="10"/>
  </w:num>
  <w:num w:numId="25">
    <w:abstractNumId w:val="11"/>
  </w:num>
  <w:num w:numId="26">
    <w:abstractNumId w:val="22"/>
  </w:num>
  <w:num w:numId="27">
    <w:abstractNumId w:val="25"/>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0"/>
  <w:defaultTabStop w:val="709"/>
  <w:hyphenationZone w:val="425"/>
  <w:doNotHyphenateCaps/>
  <w:drawingGridHorizontalSpacing w:val="78"/>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2C"/>
    <w:rsid w:val="000045FF"/>
    <w:rsid w:val="0000590D"/>
    <w:rsid w:val="000136DF"/>
    <w:rsid w:val="00025312"/>
    <w:rsid w:val="00025DBB"/>
    <w:rsid w:val="0002748B"/>
    <w:rsid w:val="000442FD"/>
    <w:rsid w:val="00067DD3"/>
    <w:rsid w:val="00076B31"/>
    <w:rsid w:val="00086E2E"/>
    <w:rsid w:val="000B237C"/>
    <w:rsid w:val="000B6AA7"/>
    <w:rsid w:val="000C10D4"/>
    <w:rsid w:val="000C2BEA"/>
    <w:rsid w:val="000D0F21"/>
    <w:rsid w:val="000F558C"/>
    <w:rsid w:val="000F5F8C"/>
    <w:rsid w:val="0010350F"/>
    <w:rsid w:val="00106FC4"/>
    <w:rsid w:val="00114ABA"/>
    <w:rsid w:val="001154B2"/>
    <w:rsid w:val="001169DE"/>
    <w:rsid w:val="0011716C"/>
    <w:rsid w:val="00130753"/>
    <w:rsid w:val="001353DB"/>
    <w:rsid w:val="00161532"/>
    <w:rsid w:val="001634F2"/>
    <w:rsid w:val="00165E89"/>
    <w:rsid w:val="00171004"/>
    <w:rsid w:val="001752AA"/>
    <w:rsid w:val="00176739"/>
    <w:rsid w:val="0019463D"/>
    <w:rsid w:val="00196FCF"/>
    <w:rsid w:val="001A3882"/>
    <w:rsid w:val="001C6047"/>
    <w:rsid w:val="001D6513"/>
    <w:rsid w:val="001D764A"/>
    <w:rsid w:val="001E6931"/>
    <w:rsid w:val="001F5C30"/>
    <w:rsid w:val="001F6077"/>
    <w:rsid w:val="002134A2"/>
    <w:rsid w:val="00220E2F"/>
    <w:rsid w:val="00246EAA"/>
    <w:rsid w:val="00252144"/>
    <w:rsid w:val="0027351A"/>
    <w:rsid w:val="002A07C4"/>
    <w:rsid w:val="002E1961"/>
    <w:rsid w:val="003062C2"/>
    <w:rsid w:val="00317166"/>
    <w:rsid w:val="003200A9"/>
    <w:rsid w:val="0032205B"/>
    <w:rsid w:val="00332A60"/>
    <w:rsid w:val="00334545"/>
    <w:rsid w:val="00350047"/>
    <w:rsid w:val="003543CC"/>
    <w:rsid w:val="00357EAC"/>
    <w:rsid w:val="003715C1"/>
    <w:rsid w:val="003751CC"/>
    <w:rsid w:val="003878E2"/>
    <w:rsid w:val="0039113E"/>
    <w:rsid w:val="00394602"/>
    <w:rsid w:val="003A3641"/>
    <w:rsid w:val="003A7134"/>
    <w:rsid w:val="003B0CC5"/>
    <w:rsid w:val="003E2F5D"/>
    <w:rsid w:val="00402E0F"/>
    <w:rsid w:val="00406B8C"/>
    <w:rsid w:val="0042339E"/>
    <w:rsid w:val="00424C9D"/>
    <w:rsid w:val="00426712"/>
    <w:rsid w:val="0043753A"/>
    <w:rsid w:val="00437F21"/>
    <w:rsid w:val="00452588"/>
    <w:rsid w:val="00453C71"/>
    <w:rsid w:val="00463241"/>
    <w:rsid w:val="00472313"/>
    <w:rsid w:val="004823E6"/>
    <w:rsid w:val="004A522C"/>
    <w:rsid w:val="004B7826"/>
    <w:rsid w:val="004D2A34"/>
    <w:rsid w:val="004E4316"/>
    <w:rsid w:val="004E7A49"/>
    <w:rsid w:val="004F7695"/>
    <w:rsid w:val="00500649"/>
    <w:rsid w:val="0051487B"/>
    <w:rsid w:val="005265E8"/>
    <w:rsid w:val="00536A29"/>
    <w:rsid w:val="00542E7D"/>
    <w:rsid w:val="00552B5A"/>
    <w:rsid w:val="00572725"/>
    <w:rsid w:val="005824EB"/>
    <w:rsid w:val="005829B8"/>
    <w:rsid w:val="00583680"/>
    <w:rsid w:val="005872CE"/>
    <w:rsid w:val="00590031"/>
    <w:rsid w:val="005B4A0D"/>
    <w:rsid w:val="005D286B"/>
    <w:rsid w:val="005D517C"/>
    <w:rsid w:val="0060678E"/>
    <w:rsid w:val="00623C84"/>
    <w:rsid w:val="0062575A"/>
    <w:rsid w:val="006429B1"/>
    <w:rsid w:val="00651448"/>
    <w:rsid w:val="00651A9B"/>
    <w:rsid w:val="006834C2"/>
    <w:rsid w:val="0068685C"/>
    <w:rsid w:val="00691474"/>
    <w:rsid w:val="006925FE"/>
    <w:rsid w:val="006A07DF"/>
    <w:rsid w:val="006C5D9E"/>
    <w:rsid w:val="006D087B"/>
    <w:rsid w:val="006D2E5C"/>
    <w:rsid w:val="006F0805"/>
    <w:rsid w:val="006F480D"/>
    <w:rsid w:val="00700EB4"/>
    <w:rsid w:val="00702440"/>
    <w:rsid w:val="00705D5F"/>
    <w:rsid w:val="00727E96"/>
    <w:rsid w:val="007451DE"/>
    <w:rsid w:val="00750A15"/>
    <w:rsid w:val="00763115"/>
    <w:rsid w:val="007763A9"/>
    <w:rsid w:val="007806AA"/>
    <w:rsid w:val="007A0A21"/>
    <w:rsid w:val="007A1BA5"/>
    <w:rsid w:val="007A64E0"/>
    <w:rsid w:val="007B665E"/>
    <w:rsid w:val="007D26C8"/>
    <w:rsid w:val="00800901"/>
    <w:rsid w:val="00806653"/>
    <w:rsid w:val="00811326"/>
    <w:rsid w:val="0081424B"/>
    <w:rsid w:val="00820DD6"/>
    <w:rsid w:val="008409D1"/>
    <w:rsid w:val="00850F14"/>
    <w:rsid w:val="00851A05"/>
    <w:rsid w:val="00897CB9"/>
    <w:rsid w:val="008A1422"/>
    <w:rsid w:val="008A4695"/>
    <w:rsid w:val="008A757E"/>
    <w:rsid w:val="008C4A4A"/>
    <w:rsid w:val="008E7250"/>
    <w:rsid w:val="0092735F"/>
    <w:rsid w:val="009340B6"/>
    <w:rsid w:val="009356FE"/>
    <w:rsid w:val="00936C83"/>
    <w:rsid w:val="009606FF"/>
    <w:rsid w:val="00961D32"/>
    <w:rsid w:val="00971835"/>
    <w:rsid w:val="009807ED"/>
    <w:rsid w:val="00991B0A"/>
    <w:rsid w:val="009A27F3"/>
    <w:rsid w:val="009C538A"/>
    <w:rsid w:val="009C6FA9"/>
    <w:rsid w:val="009D0643"/>
    <w:rsid w:val="009D32C0"/>
    <w:rsid w:val="009F4459"/>
    <w:rsid w:val="009F56F0"/>
    <w:rsid w:val="00A072FB"/>
    <w:rsid w:val="00A10D25"/>
    <w:rsid w:val="00A373AF"/>
    <w:rsid w:val="00A56D04"/>
    <w:rsid w:val="00A606A9"/>
    <w:rsid w:val="00A61063"/>
    <w:rsid w:val="00A62F30"/>
    <w:rsid w:val="00A72015"/>
    <w:rsid w:val="00A804D7"/>
    <w:rsid w:val="00A84A70"/>
    <w:rsid w:val="00A95BF6"/>
    <w:rsid w:val="00AA32C9"/>
    <w:rsid w:val="00AC256E"/>
    <w:rsid w:val="00AC2ED1"/>
    <w:rsid w:val="00AD3108"/>
    <w:rsid w:val="00AD407A"/>
    <w:rsid w:val="00AE3FEF"/>
    <w:rsid w:val="00AF2C66"/>
    <w:rsid w:val="00B103EE"/>
    <w:rsid w:val="00B1296B"/>
    <w:rsid w:val="00B136E5"/>
    <w:rsid w:val="00B2261B"/>
    <w:rsid w:val="00B273AC"/>
    <w:rsid w:val="00B46747"/>
    <w:rsid w:val="00B50D84"/>
    <w:rsid w:val="00B53A5C"/>
    <w:rsid w:val="00B61FC6"/>
    <w:rsid w:val="00B64557"/>
    <w:rsid w:val="00B64804"/>
    <w:rsid w:val="00B67F9C"/>
    <w:rsid w:val="00B82AE6"/>
    <w:rsid w:val="00B96D8D"/>
    <w:rsid w:val="00BB09CB"/>
    <w:rsid w:val="00BB6631"/>
    <w:rsid w:val="00BC51F7"/>
    <w:rsid w:val="00BD5C93"/>
    <w:rsid w:val="00BE0DD8"/>
    <w:rsid w:val="00BE5AEC"/>
    <w:rsid w:val="00C05F8D"/>
    <w:rsid w:val="00C07403"/>
    <w:rsid w:val="00C10101"/>
    <w:rsid w:val="00C20CC1"/>
    <w:rsid w:val="00C37F74"/>
    <w:rsid w:val="00C42515"/>
    <w:rsid w:val="00C546B6"/>
    <w:rsid w:val="00C70D8B"/>
    <w:rsid w:val="00C71788"/>
    <w:rsid w:val="00C917C9"/>
    <w:rsid w:val="00CA4A16"/>
    <w:rsid w:val="00CB0DEC"/>
    <w:rsid w:val="00CB14F7"/>
    <w:rsid w:val="00CB33AE"/>
    <w:rsid w:val="00CB4723"/>
    <w:rsid w:val="00CD0E05"/>
    <w:rsid w:val="00CD2191"/>
    <w:rsid w:val="00CD2594"/>
    <w:rsid w:val="00CE648B"/>
    <w:rsid w:val="00CF75A1"/>
    <w:rsid w:val="00D0344F"/>
    <w:rsid w:val="00D037E8"/>
    <w:rsid w:val="00D05C13"/>
    <w:rsid w:val="00D074A8"/>
    <w:rsid w:val="00D1749E"/>
    <w:rsid w:val="00D207AE"/>
    <w:rsid w:val="00D240F8"/>
    <w:rsid w:val="00D249B0"/>
    <w:rsid w:val="00D27587"/>
    <w:rsid w:val="00D308F9"/>
    <w:rsid w:val="00D47A0E"/>
    <w:rsid w:val="00D556BA"/>
    <w:rsid w:val="00D95D6B"/>
    <w:rsid w:val="00D96A4E"/>
    <w:rsid w:val="00DA4CD9"/>
    <w:rsid w:val="00DB0FAB"/>
    <w:rsid w:val="00DD2D6E"/>
    <w:rsid w:val="00DF1FA2"/>
    <w:rsid w:val="00DF3E01"/>
    <w:rsid w:val="00E135B8"/>
    <w:rsid w:val="00E14FDF"/>
    <w:rsid w:val="00E22A08"/>
    <w:rsid w:val="00E40040"/>
    <w:rsid w:val="00E40A27"/>
    <w:rsid w:val="00E475EF"/>
    <w:rsid w:val="00E61C5C"/>
    <w:rsid w:val="00E62471"/>
    <w:rsid w:val="00E70682"/>
    <w:rsid w:val="00E87DBB"/>
    <w:rsid w:val="00E905C1"/>
    <w:rsid w:val="00EA0A11"/>
    <w:rsid w:val="00EA7879"/>
    <w:rsid w:val="00EB2911"/>
    <w:rsid w:val="00EC1340"/>
    <w:rsid w:val="00ED05DB"/>
    <w:rsid w:val="00ED6567"/>
    <w:rsid w:val="00EE30BA"/>
    <w:rsid w:val="00EE75E8"/>
    <w:rsid w:val="00EF5F1B"/>
    <w:rsid w:val="00F05BAC"/>
    <w:rsid w:val="00F16DB6"/>
    <w:rsid w:val="00F179A6"/>
    <w:rsid w:val="00F24C1D"/>
    <w:rsid w:val="00F44AE1"/>
    <w:rsid w:val="00F539BD"/>
    <w:rsid w:val="00F565DB"/>
    <w:rsid w:val="00F76197"/>
    <w:rsid w:val="00F80958"/>
    <w:rsid w:val="00FA0E28"/>
    <w:rsid w:val="00FA32FC"/>
    <w:rsid w:val="00FA7A9B"/>
    <w:rsid w:val="00FB0D2B"/>
    <w:rsid w:val="00FD0509"/>
    <w:rsid w:val="00FF7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6114012-1C37-4AFA-B7F2-D9AFD0DAA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643"/>
    <w:pPr>
      <w:widowControl w:val="0"/>
      <w:overflowPunct w:val="0"/>
      <w:autoSpaceDE w:val="0"/>
      <w:autoSpaceDN w:val="0"/>
      <w:adjustRightInd w:val="0"/>
      <w:textAlignment w:val="baseline"/>
    </w:pPr>
    <w:rPr>
      <w:lang w:val="de-DE" w:eastAsia="de-DE"/>
    </w:rPr>
  </w:style>
  <w:style w:type="paragraph" w:styleId="Heading1">
    <w:name w:val="heading 1"/>
    <w:aliases w:val="H1,Section,Section Heading,Tempo Heading 1,h1,Section heading,Forward,Prophead level 1,Prophead 1,Level 1 Topic Heading,Heading A,Heading1,H1-Heading 1,1,Header 1,l1,Legal Line 1,head 1,list 1,II+,I,Head 1 (Chapter heading),tchead,(,heading 1"/>
    <w:basedOn w:val="Normal"/>
    <w:next w:val="Normal"/>
    <w:link w:val="Heading1Char"/>
    <w:uiPriority w:val="99"/>
    <w:qFormat/>
    <w:rsid w:val="009D0643"/>
    <w:pPr>
      <w:keepNext/>
      <w:outlineLvl w:val="0"/>
    </w:pPr>
    <w:rPr>
      <w:b/>
      <w:sz w:val="24"/>
    </w:rPr>
  </w:style>
  <w:style w:type="paragraph" w:styleId="Heading2">
    <w:name w:val="heading 2"/>
    <w:aliases w:val="HD2,Major,Reset numbering,Tempo Heading 2,Heading Two,h2,(1.1,1.2,1.3 etc),Prophead 2,2,RFP Heading 2,Activity,Heading 2rh,Major1,Major2,Major11,Subsection,H2,l2,h 3,list + change bar,Heading 2 + Numbering,Level 2 Topic Heading,sl2,I2,Head2A"/>
    <w:basedOn w:val="Normal"/>
    <w:next w:val="Normal"/>
    <w:link w:val="Heading2Char"/>
    <w:uiPriority w:val="99"/>
    <w:qFormat/>
    <w:rsid w:val="009D0643"/>
    <w:pPr>
      <w:keepNext/>
      <w:spacing w:before="240" w:after="60"/>
      <w:outlineLvl w:val="1"/>
    </w:pPr>
    <w:rPr>
      <w:rFonts w:ascii="Arial" w:hAnsi="Arial"/>
      <w:b/>
      <w:i/>
      <w:sz w:val="28"/>
    </w:rPr>
  </w:style>
  <w:style w:type="paragraph" w:styleId="Heading3">
    <w:name w:val="heading 3"/>
    <w:aliases w:val="Minor,Level 1 - 1,Tempo Heading 3,H3,Prophead 3,h3,HHHeading,Project 3,Proposa,H31,Heading 31,Heading 32,Heading 33,Heading 34,Heading 35,Heading 36,3,sub-sub,RFP Heading 3,Task,Tsk,H32,H33,H34,H35,H36,H37,H38,H39,H310,H311,H312,H313,H314,H315"/>
    <w:basedOn w:val="Normal"/>
    <w:next w:val="Normal"/>
    <w:link w:val="Heading3Char"/>
    <w:uiPriority w:val="99"/>
    <w:qFormat/>
    <w:rsid w:val="009D0643"/>
    <w:pPr>
      <w:keepNext/>
      <w:widowControl/>
      <w:outlineLvl w:val="2"/>
    </w:pPr>
    <w:rPr>
      <w:rFonts w:ascii="Arial" w:hAnsi="Arial"/>
      <w:b/>
      <w:lang w:val="en-GB"/>
    </w:rPr>
  </w:style>
  <w:style w:type="paragraph" w:styleId="Heading4">
    <w:name w:val="heading 4"/>
    <w:aliases w:val="Sub-Minor,Level 2 - a,Tempo Heading 4,h4,Project table,Propos,Bullet 11,Bullet 12,Bullet 13,Bullet 14,Bullet 15,Bullet 16,4heading,4,(Shift Ctrl 4),Titre 41,t4.T4,a) b) c),(Alt+4),H41,(Alt+4)1,H42,(Alt+4)2,H43,(Alt+4)3,H44,(Alt+4)4,H4,Fej 1"/>
    <w:basedOn w:val="Normal"/>
    <w:next w:val="Normal"/>
    <w:link w:val="Heading4Char"/>
    <w:uiPriority w:val="99"/>
    <w:qFormat/>
    <w:rsid w:val="009D0643"/>
    <w:pPr>
      <w:keepNext/>
      <w:jc w:val="both"/>
      <w:outlineLvl w:val="3"/>
    </w:pPr>
    <w:rPr>
      <w:rFonts w:ascii="Arial" w:hAnsi="Arial"/>
      <w:sz w:val="32"/>
      <w:szCs w:val="24"/>
    </w:rPr>
  </w:style>
  <w:style w:type="paragraph" w:styleId="Heading5">
    <w:name w:val="heading 5"/>
    <w:aliases w:val="h5,Second Subheading,H5,H5 Char,5,5 sub-bullet,sb,5 h2,ASAPHeading 5,(huge),H51,H52,H53,H511,Block Label,Level 3 - i,5 sub-bullet1,sb1,41,5 sub-bullet2,sb2,42,5 sub-bullet3,sb3,43,5 sub-bullet4,sb4,44,5 sub-bullet5,sb5,45,5 sub-bullet6,sb6"/>
    <w:basedOn w:val="Normal"/>
    <w:next w:val="Normal"/>
    <w:link w:val="Heading5Char"/>
    <w:uiPriority w:val="99"/>
    <w:qFormat/>
    <w:rsid w:val="009D0643"/>
    <w:pPr>
      <w:keepNext/>
      <w:jc w:val="both"/>
      <w:outlineLvl w:val="4"/>
    </w:pPr>
    <w:rPr>
      <w:rFonts w:ascii="Arial" w:hAnsi="Arial"/>
      <w:b/>
      <w:bCs/>
      <w:sz w:val="40"/>
      <w:szCs w:val="24"/>
      <w:lang w:val="en-GB"/>
    </w:rPr>
  </w:style>
  <w:style w:type="paragraph" w:styleId="Heading6">
    <w:name w:val="heading 6"/>
    <w:aliases w:val="h6,Third Subheading,H6,(in text big),sub-dash,sd,H61,H62,H63,H611,Legal Level 1.,sub-dash1,sd1,51,sub-dash2,sd2,52,sub-dash3,sd3,53,sub-dash4,sd4,54,sub-dash5,sd5,55,sub-dash6,sd6,56,Bullet list,Bullet list1,Bullet list2,Bullet list11"/>
    <w:basedOn w:val="Normal"/>
    <w:next w:val="Normal"/>
    <w:link w:val="Heading6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5"/>
    </w:pPr>
    <w:rPr>
      <w:rFonts w:ascii="Tahoma" w:hAnsi="Tahoma"/>
      <w:lang w:val="en-GB"/>
    </w:rPr>
  </w:style>
  <w:style w:type="paragraph" w:styleId="Heading7">
    <w:name w:val="heading 7"/>
    <w:aliases w:val="(in text small),Legal Level 1.1.,letter list,lettered list,letter list1,lettered list1,letter list2,lettered list2,letter list11,lettered list11,letter list3,lettered list3,letter list12,lettered list12,letter list21,lettered list21,letter lis"/>
    <w:basedOn w:val="Normal"/>
    <w:next w:val="Normal"/>
    <w:link w:val="Heading7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6"/>
    </w:pPr>
    <w:rPr>
      <w:rFonts w:ascii="Tahoma" w:hAnsi="Tahoma"/>
      <w:lang w:val="en-GB"/>
    </w:rPr>
  </w:style>
  <w:style w:type="paragraph" w:styleId="Heading8">
    <w:name w:val="heading 8"/>
    <w:aliases w:val="Center Bold,Legal Level 1.1.1.,Center Bold1,Center Bold2,Center Bold3,Center Bold4,Center Bold5,Center Bold6,action,action1,action2,action11,action3,action4,action5,action6,action7,action12,action21,action111,action31,action8,action13,action22"/>
    <w:basedOn w:val="Normal"/>
    <w:next w:val="Normal"/>
    <w:link w:val="Heading8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7"/>
    </w:pPr>
    <w:rPr>
      <w:rFonts w:ascii="Tahoma" w:hAnsi="Tahoma"/>
      <w:lang w:val="en-GB"/>
    </w:rPr>
  </w:style>
  <w:style w:type="paragraph" w:styleId="Heading9">
    <w:name w:val="heading 9"/>
    <w:aliases w:val="Legal Level 1.1.1.1.,App Heading,App Heading1,App Heading2,progress,progress1,progress2,progress11,progress3,progress4,progress5,progress6,progress7,progress12,progress21,progress111,progress31,progress8,progress13,progress22,progress112,h9"/>
    <w:basedOn w:val="Normal"/>
    <w:next w:val="Normal"/>
    <w:link w:val="Heading9Char"/>
    <w:uiPriority w:val="99"/>
    <w:qFormat/>
    <w:rsid w:val="00E87DBB"/>
    <w:pPr>
      <w:widowControl/>
      <w:overflowPunct/>
      <w:autoSpaceDE/>
      <w:autoSpaceDN/>
      <w:adjustRightInd/>
      <w:spacing w:before="240" w:after="60" w:line="264" w:lineRule="atLeast"/>
      <w:textAlignment w:val="auto"/>
      <w:outlineLvl w:val="8"/>
    </w:pPr>
    <w:rPr>
      <w:rFonts w:ascii="Arial" w:hAnsi="Arial"/>
      <w:color w:val="333333"/>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0643"/>
    <w:pPr>
      <w:tabs>
        <w:tab w:val="center" w:pos="4536"/>
        <w:tab w:val="right" w:pos="9072"/>
      </w:tabs>
    </w:pPr>
  </w:style>
  <w:style w:type="paragraph" w:styleId="Footer">
    <w:name w:val="footer"/>
    <w:basedOn w:val="Normal"/>
    <w:link w:val="FooterChar"/>
    <w:uiPriority w:val="99"/>
    <w:rsid w:val="009D0643"/>
    <w:pPr>
      <w:tabs>
        <w:tab w:val="center" w:pos="4536"/>
        <w:tab w:val="right" w:pos="9072"/>
      </w:tabs>
    </w:pPr>
  </w:style>
  <w:style w:type="character" w:styleId="PageNumber">
    <w:name w:val="page number"/>
    <w:uiPriority w:val="99"/>
    <w:rsid w:val="009D0643"/>
    <w:rPr>
      <w:rFonts w:ascii="Century Gothic" w:hAnsi="Century Gothic"/>
      <w:sz w:val="20"/>
    </w:rPr>
  </w:style>
  <w:style w:type="paragraph" w:customStyle="1" w:styleId="OmniPage2">
    <w:name w:val="OmniPage #2"/>
    <w:basedOn w:val="Normal"/>
    <w:rsid w:val="009D0643"/>
    <w:pPr>
      <w:tabs>
        <w:tab w:val="left" w:pos="100"/>
        <w:tab w:val="right" w:pos="791"/>
      </w:tabs>
      <w:ind w:left="493" w:right="9546"/>
    </w:pPr>
    <w:rPr>
      <w:rFonts w:ascii="Geneva" w:hAnsi="Geneva"/>
    </w:rPr>
  </w:style>
  <w:style w:type="paragraph" w:customStyle="1" w:styleId="OmniPage3">
    <w:name w:val="OmniPage #3"/>
    <w:basedOn w:val="Normal"/>
    <w:rsid w:val="009D0643"/>
    <w:pPr>
      <w:tabs>
        <w:tab w:val="left" w:pos="128"/>
        <w:tab w:val="right" w:pos="2115"/>
      </w:tabs>
      <w:ind w:left="128" w:right="8222"/>
    </w:pPr>
    <w:rPr>
      <w:rFonts w:ascii="Geneva" w:hAnsi="Geneva"/>
    </w:rPr>
  </w:style>
  <w:style w:type="paragraph" w:customStyle="1" w:styleId="OmniPage4">
    <w:name w:val="OmniPage #4"/>
    <w:basedOn w:val="Normal"/>
    <w:rsid w:val="009D0643"/>
    <w:pPr>
      <w:tabs>
        <w:tab w:val="left" w:pos="114"/>
        <w:tab w:val="right" w:pos="4973"/>
      </w:tabs>
      <w:ind w:left="507" w:right="5364"/>
    </w:pPr>
    <w:rPr>
      <w:rFonts w:ascii="Geneva" w:hAnsi="Geneva"/>
    </w:rPr>
  </w:style>
  <w:style w:type="paragraph" w:customStyle="1" w:styleId="OmniPage5">
    <w:name w:val="OmniPage #5"/>
    <w:basedOn w:val="Normal"/>
    <w:rsid w:val="009D0643"/>
    <w:pPr>
      <w:tabs>
        <w:tab w:val="left" w:pos="113"/>
        <w:tab w:val="right" w:pos="4490"/>
      </w:tabs>
      <w:ind w:left="113" w:right="5847"/>
    </w:pPr>
    <w:rPr>
      <w:rFonts w:ascii="Geneva" w:hAnsi="Geneva"/>
    </w:rPr>
  </w:style>
  <w:style w:type="paragraph" w:customStyle="1" w:styleId="OmniPage6">
    <w:name w:val="OmniPage #6"/>
    <w:basedOn w:val="Normal"/>
    <w:rsid w:val="009D0643"/>
    <w:pPr>
      <w:tabs>
        <w:tab w:val="left" w:pos="122"/>
        <w:tab w:val="right" w:pos="4602"/>
      </w:tabs>
      <w:ind w:left="515" w:right="5735"/>
    </w:pPr>
    <w:rPr>
      <w:rFonts w:ascii="Geneva" w:hAnsi="Geneva"/>
    </w:rPr>
  </w:style>
  <w:style w:type="paragraph" w:customStyle="1" w:styleId="OmniPage7">
    <w:name w:val="OmniPage #7"/>
    <w:basedOn w:val="Normal"/>
    <w:rsid w:val="009D0643"/>
    <w:pPr>
      <w:tabs>
        <w:tab w:val="left" w:pos="122"/>
        <w:tab w:val="right" w:pos="4885"/>
      </w:tabs>
      <w:ind w:left="515" w:right="5452"/>
    </w:pPr>
    <w:rPr>
      <w:rFonts w:ascii="Geneva" w:hAnsi="Geneva"/>
    </w:rPr>
  </w:style>
  <w:style w:type="paragraph" w:customStyle="1" w:styleId="OmniPage8">
    <w:name w:val="OmniPage #8"/>
    <w:basedOn w:val="Normal"/>
    <w:rsid w:val="009D0643"/>
    <w:pPr>
      <w:tabs>
        <w:tab w:val="left" w:pos="125"/>
        <w:tab w:val="right" w:pos="4968"/>
      </w:tabs>
      <w:ind w:left="125" w:right="5369"/>
    </w:pPr>
    <w:rPr>
      <w:rFonts w:ascii="Geneva" w:hAnsi="Geneva"/>
    </w:rPr>
  </w:style>
  <w:style w:type="paragraph" w:customStyle="1" w:styleId="OmniPage9">
    <w:name w:val="OmniPage #9"/>
    <w:basedOn w:val="Normal"/>
    <w:rsid w:val="009D0643"/>
    <w:pPr>
      <w:tabs>
        <w:tab w:val="left" w:pos="125"/>
        <w:tab w:val="right" w:pos="3127"/>
      </w:tabs>
      <w:ind w:left="518" w:right="7210"/>
    </w:pPr>
    <w:rPr>
      <w:rFonts w:ascii="Geneva" w:hAnsi="Geneva"/>
    </w:rPr>
  </w:style>
  <w:style w:type="paragraph" w:customStyle="1" w:styleId="OmniPage10">
    <w:name w:val="OmniPage #10"/>
    <w:basedOn w:val="Normal"/>
    <w:rsid w:val="009D0643"/>
    <w:pPr>
      <w:tabs>
        <w:tab w:val="left" w:pos="124"/>
        <w:tab w:val="right" w:pos="2792"/>
      </w:tabs>
      <w:ind w:left="124" w:right="7545"/>
    </w:pPr>
    <w:rPr>
      <w:rFonts w:ascii="Geneva" w:hAnsi="Geneva"/>
    </w:rPr>
  </w:style>
  <w:style w:type="paragraph" w:customStyle="1" w:styleId="OmniPage11">
    <w:name w:val="OmniPage #11"/>
    <w:basedOn w:val="Normal"/>
    <w:rsid w:val="009D0643"/>
    <w:pPr>
      <w:tabs>
        <w:tab w:val="left" w:pos="123"/>
        <w:tab w:val="right" w:pos="4868"/>
      </w:tabs>
      <w:ind w:left="516" w:right="5469"/>
    </w:pPr>
    <w:rPr>
      <w:rFonts w:ascii="Geneva" w:hAnsi="Geneva"/>
    </w:rPr>
  </w:style>
  <w:style w:type="paragraph" w:customStyle="1" w:styleId="OmniPage12">
    <w:name w:val="OmniPage #12"/>
    <w:basedOn w:val="Normal"/>
    <w:rsid w:val="009D0643"/>
    <w:pPr>
      <w:tabs>
        <w:tab w:val="left" w:pos="123"/>
        <w:tab w:val="right" w:pos="4999"/>
      </w:tabs>
      <w:ind w:left="516" w:right="5338"/>
    </w:pPr>
    <w:rPr>
      <w:rFonts w:ascii="Geneva" w:hAnsi="Geneva"/>
    </w:rPr>
  </w:style>
  <w:style w:type="paragraph" w:customStyle="1" w:styleId="OmniPage13">
    <w:name w:val="OmniPage #13"/>
    <w:basedOn w:val="Normal"/>
    <w:rsid w:val="009D0643"/>
    <w:pPr>
      <w:tabs>
        <w:tab w:val="left" w:pos="122"/>
        <w:tab w:val="right" w:pos="1932"/>
      </w:tabs>
      <w:ind w:left="515" w:right="8405"/>
    </w:pPr>
    <w:rPr>
      <w:rFonts w:ascii="Geneva" w:hAnsi="Geneva"/>
    </w:rPr>
  </w:style>
  <w:style w:type="paragraph" w:customStyle="1" w:styleId="OmniPage14">
    <w:name w:val="OmniPage #14"/>
    <w:basedOn w:val="Normal"/>
    <w:rsid w:val="009D0643"/>
    <w:pPr>
      <w:tabs>
        <w:tab w:val="left" w:pos="121"/>
        <w:tab w:val="right" w:pos="5019"/>
      </w:tabs>
      <w:ind w:left="514" w:right="5318"/>
    </w:pPr>
    <w:rPr>
      <w:rFonts w:ascii="Geneva" w:hAnsi="Geneva"/>
    </w:rPr>
  </w:style>
  <w:style w:type="paragraph" w:customStyle="1" w:styleId="OmniPage15">
    <w:name w:val="OmniPage #15"/>
    <w:basedOn w:val="Normal"/>
    <w:rsid w:val="009D0643"/>
    <w:pPr>
      <w:tabs>
        <w:tab w:val="left" w:pos="121"/>
        <w:tab w:val="right" w:pos="1694"/>
      </w:tabs>
      <w:ind w:left="121" w:right="8643"/>
    </w:pPr>
    <w:rPr>
      <w:rFonts w:ascii="Geneva" w:hAnsi="Geneva"/>
    </w:rPr>
  </w:style>
  <w:style w:type="paragraph" w:customStyle="1" w:styleId="OmniPage16">
    <w:name w:val="OmniPage #16"/>
    <w:basedOn w:val="Normal"/>
    <w:rsid w:val="009D0643"/>
    <w:pPr>
      <w:tabs>
        <w:tab w:val="left" w:pos="125"/>
        <w:tab w:val="right" w:pos="3915"/>
      </w:tabs>
      <w:ind w:left="518" w:right="6422"/>
    </w:pPr>
    <w:rPr>
      <w:rFonts w:ascii="Geneva" w:hAnsi="Geneva"/>
    </w:rPr>
  </w:style>
  <w:style w:type="paragraph" w:customStyle="1" w:styleId="OmniPage17">
    <w:name w:val="OmniPage #17"/>
    <w:basedOn w:val="Normal"/>
    <w:rsid w:val="009D0643"/>
    <w:pPr>
      <w:tabs>
        <w:tab w:val="left" w:pos="125"/>
        <w:tab w:val="right" w:pos="4858"/>
      </w:tabs>
      <w:ind w:left="518" w:right="5479"/>
    </w:pPr>
    <w:rPr>
      <w:rFonts w:ascii="Geneva" w:hAnsi="Geneva"/>
    </w:rPr>
  </w:style>
  <w:style w:type="paragraph" w:customStyle="1" w:styleId="OmniPage18">
    <w:name w:val="OmniPage #18"/>
    <w:basedOn w:val="Normal"/>
    <w:rsid w:val="009D0643"/>
    <w:pPr>
      <w:tabs>
        <w:tab w:val="left" w:pos="129"/>
        <w:tab w:val="right" w:pos="2439"/>
      </w:tabs>
      <w:ind w:left="129" w:right="7898"/>
    </w:pPr>
    <w:rPr>
      <w:rFonts w:ascii="Geneva" w:hAnsi="Geneva"/>
    </w:rPr>
  </w:style>
  <w:style w:type="paragraph" w:customStyle="1" w:styleId="OmniPage19">
    <w:name w:val="OmniPage #19"/>
    <w:basedOn w:val="Normal"/>
    <w:rsid w:val="009D0643"/>
    <w:pPr>
      <w:tabs>
        <w:tab w:val="left" w:pos="128"/>
        <w:tab w:val="right" w:pos="4846"/>
      </w:tabs>
      <w:ind w:left="521" w:right="5491"/>
    </w:pPr>
    <w:rPr>
      <w:rFonts w:ascii="Geneva" w:hAnsi="Geneva"/>
    </w:rPr>
  </w:style>
  <w:style w:type="paragraph" w:customStyle="1" w:styleId="OmniPage20">
    <w:name w:val="OmniPage #20"/>
    <w:basedOn w:val="Normal"/>
    <w:rsid w:val="009D0643"/>
    <w:pPr>
      <w:tabs>
        <w:tab w:val="left" w:pos="131"/>
        <w:tab w:val="right" w:pos="4895"/>
      </w:tabs>
      <w:ind w:left="524" w:right="5442"/>
    </w:pPr>
    <w:rPr>
      <w:rFonts w:ascii="Geneva" w:hAnsi="Geneva"/>
    </w:rPr>
  </w:style>
  <w:style w:type="paragraph" w:customStyle="1" w:styleId="OmniPage21">
    <w:name w:val="OmniPage #21"/>
    <w:basedOn w:val="Normal"/>
    <w:rsid w:val="009D0643"/>
    <w:pPr>
      <w:tabs>
        <w:tab w:val="left" w:pos="130"/>
        <w:tab w:val="right" w:pos="4969"/>
      </w:tabs>
      <w:ind w:left="523" w:right="5368"/>
    </w:pPr>
    <w:rPr>
      <w:rFonts w:ascii="Geneva" w:hAnsi="Geneva"/>
    </w:rPr>
  </w:style>
  <w:style w:type="paragraph" w:customStyle="1" w:styleId="OmniPage22">
    <w:name w:val="OmniPage #22"/>
    <w:basedOn w:val="Normal"/>
    <w:rsid w:val="009D0643"/>
    <w:pPr>
      <w:tabs>
        <w:tab w:val="left" w:pos="135"/>
        <w:tab w:val="right" w:pos="3625"/>
      </w:tabs>
      <w:ind w:left="135" w:right="6712"/>
    </w:pPr>
    <w:rPr>
      <w:rFonts w:ascii="Geneva" w:hAnsi="Geneva"/>
    </w:rPr>
  </w:style>
  <w:style w:type="paragraph" w:customStyle="1" w:styleId="OmniPage23">
    <w:name w:val="OmniPage #23"/>
    <w:basedOn w:val="Normal"/>
    <w:rsid w:val="009D0643"/>
    <w:pPr>
      <w:tabs>
        <w:tab w:val="left" w:pos="134"/>
        <w:tab w:val="right" w:pos="5023"/>
      </w:tabs>
      <w:ind w:left="527" w:right="5314"/>
    </w:pPr>
    <w:rPr>
      <w:rFonts w:ascii="Geneva" w:hAnsi="Geneva"/>
    </w:rPr>
  </w:style>
  <w:style w:type="paragraph" w:customStyle="1" w:styleId="OmniPage24">
    <w:name w:val="OmniPage #24"/>
    <w:basedOn w:val="Normal"/>
    <w:rsid w:val="009D0643"/>
    <w:pPr>
      <w:tabs>
        <w:tab w:val="left" w:pos="134"/>
        <w:tab w:val="right" w:pos="4946"/>
      </w:tabs>
      <w:ind w:left="527" w:right="5391"/>
    </w:pPr>
    <w:rPr>
      <w:rFonts w:ascii="Geneva" w:hAnsi="Geneva"/>
    </w:rPr>
  </w:style>
  <w:style w:type="paragraph" w:customStyle="1" w:styleId="OmniPage25">
    <w:name w:val="OmniPage #25"/>
    <w:basedOn w:val="Normal"/>
    <w:rsid w:val="009D0643"/>
    <w:pPr>
      <w:tabs>
        <w:tab w:val="left" w:pos="5226"/>
        <w:tab w:val="right" w:pos="6704"/>
      </w:tabs>
      <w:ind w:left="5226" w:right="3633"/>
    </w:pPr>
    <w:rPr>
      <w:rFonts w:ascii="Geneva" w:hAnsi="Geneva"/>
    </w:rPr>
  </w:style>
  <w:style w:type="paragraph" w:customStyle="1" w:styleId="OmniPage26">
    <w:name w:val="OmniPage #26"/>
    <w:basedOn w:val="Normal"/>
    <w:rsid w:val="009D0643"/>
    <w:pPr>
      <w:tabs>
        <w:tab w:val="left" w:pos="5225"/>
        <w:tab w:val="right" w:pos="9851"/>
      </w:tabs>
      <w:ind w:left="5618" w:right="486"/>
    </w:pPr>
    <w:rPr>
      <w:rFonts w:ascii="Geneva" w:hAnsi="Geneva"/>
    </w:rPr>
  </w:style>
  <w:style w:type="paragraph" w:customStyle="1" w:styleId="OmniPage27">
    <w:name w:val="OmniPage #27"/>
    <w:basedOn w:val="Normal"/>
    <w:rsid w:val="009D0643"/>
    <w:pPr>
      <w:tabs>
        <w:tab w:val="left" w:pos="5230"/>
        <w:tab w:val="right" w:pos="9967"/>
      </w:tabs>
      <w:ind w:left="5623" w:right="370"/>
    </w:pPr>
    <w:rPr>
      <w:rFonts w:ascii="Geneva" w:hAnsi="Geneva"/>
    </w:rPr>
  </w:style>
  <w:style w:type="paragraph" w:customStyle="1" w:styleId="OmniPage28">
    <w:name w:val="OmniPage #28"/>
    <w:basedOn w:val="Normal"/>
    <w:rsid w:val="009D0643"/>
    <w:pPr>
      <w:tabs>
        <w:tab w:val="left" w:pos="5232"/>
        <w:tab w:val="right" w:pos="10226"/>
      </w:tabs>
      <w:ind w:left="5625" w:right="111"/>
    </w:pPr>
    <w:rPr>
      <w:rFonts w:ascii="Geneva" w:hAnsi="Geneva"/>
    </w:rPr>
  </w:style>
  <w:style w:type="paragraph" w:customStyle="1" w:styleId="OmniPage29">
    <w:name w:val="OmniPage #29"/>
    <w:basedOn w:val="Normal"/>
    <w:rsid w:val="009D0643"/>
    <w:pPr>
      <w:tabs>
        <w:tab w:val="left" w:pos="5236"/>
        <w:tab w:val="right" w:pos="7446"/>
      </w:tabs>
      <w:ind w:left="5236" w:right="2891"/>
    </w:pPr>
    <w:rPr>
      <w:rFonts w:ascii="Geneva" w:hAnsi="Geneva"/>
    </w:rPr>
  </w:style>
  <w:style w:type="paragraph" w:customStyle="1" w:styleId="OmniPage30">
    <w:name w:val="OmniPage #30"/>
    <w:basedOn w:val="Normal"/>
    <w:rsid w:val="009D0643"/>
    <w:pPr>
      <w:tabs>
        <w:tab w:val="left" w:pos="5235"/>
        <w:tab w:val="right" w:pos="9856"/>
      </w:tabs>
      <w:ind w:left="5628" w:right="481"/>
    </w:pPr>
    <w:rPr>
      <w:rFonts w:ascii="Geneva" w:hAnsi="Geneva"/>
    </w:rPr>
  </w:style>
  <w:style w:type="paragraph" w:customStyle="1" w:styleId="OmniPage31">
    <w:name w:val="OmniPage #31"/>
    <w:basedOn w:val="Normal"/>
    <w:rsid w:val="009D0643"/>
    <w:pPr>
      <w:tabs>
        <w:tab w:val="left" w:pos="5234"/>
        <w:tab w:val="right" w:pos="10169"/>
      </w:tabs>
      <w:ind w:left="5627" w:right="168"/>
    </w:pPr>
    <w:rPr>
      <w:rFonts w:ascii="Geneva" w:hAnsi="Geneva"/>
    </w:rPr>
  </w:style>
  <w:style w:type="paragraph" w:customStyle="1" w:styleId="OmniPage32">
    <w:name w:val="OmniPage #32"/>
    <w:basedOn w:val="Normal"/>
    <w:rsid w:val="009D0643"/>
    <w:pPr>
      <w:tabs>
        <w:tab w:val="left" w:pos="5242"/>
        <w:tab w:val="right" w:pos="9808"/>
      </w:tabs>
      <w:ind w:left="5635" w:right="529"/>
    </w:pPr>
    <w:rPr>
      <w:rFonts w:ascii="Geneva" w:hAnsi="Geneva"/>
    </w:rPr>
  </w:style>
  <w:style w:type="paragraph" w:customStyle="1" w:styleId="OmniPage33">
    <w:name w:val="OmniPage #33"/>
    <w:basedOn w:val="Normal"/>
    <w:rsid w:val="009D0643"/>
    <w:pPr>
      <w:tabs>
        <w:tab w:val="left" w:pos="5245"/>
        <w:tab w:val="right" w:pos="10237"/>
      </w:tabs>
      <w:ind w:left="5638" w:right="100"/>
    </w:pPr>
    <w:rPr>
      <w:rFonts w:ascii="Geneva" w:hAnsi="Geneva"/>
    </w:rPr>
  </w:style>
  <w:style w:type="paragraph" w:customStyle="1" w:styleId="OmniPage34">
    <w:name w:val="OmniPage #34"/>
    <w:basedOn w:val="Normal"/>
    <w:rsid w:val="009D0643"/>
    <w:pPr>
      <w:tabs>
        <w:tab w:val="left" w:pos="5247"/>
        <w:tab w:val="right" w:pos="10227"/>
      </w:tabs>
      <w:ind w:left="5640" w:right="110"/>
    </w:pPr>
    <w:rPr>
      <w:rFonts w:ascii="Geneva" w:hAnsi="Geneva"/>
    </w:rPr>
  </w:style>
  <w:style w:type="paragraph" w:customStyle="1" w:styleId="OmniPage35">
    <w:name w:val="OmniPage #35"/>
    <w:basedOn w:val="Normal"/>
    <w:rsid w:val="009D0643"/>
    <w:pPr>
      <w:tabs>
        <w:tab w:val="left" w:pos="5246"/>
        <w:tab w:val="right" w:pos="6495"/>
      </w:tabs>
      <w:ind w:left="5246" w:right="3842"/>
    </w:pPr>
    <w:rPr>
      <w:rFonts w:ascii="Geneva" w:hAnsi="Geneva"/>
    </w:rPr>
  </w:style>
  <w:style w:type="paragraph" w:customStyle="1" w:styleId="OmniPage36">
    <w:name w:val="OmniPage #36"/>
    <w:basedOn w:val="Normal"/>
    <w:rsid w:val="009D0643"/>
    <w:pPr>
      <w:tabs>
        <w:tab w:val="left" w:pos="5251"/>
        <w:tab w:val="right" w:pos="9873"/>
      </w:tabs>
      <w:ind w:left="5644" w:right="464"/>
    </w:pPr>
    <w:rPr>
      <w:rFonts w:ascii="Geneva" w:hAnsi="Geneva"/>
    </w:rPr>
  </w:style>
  <w:style w:type="paragraph" w:customStyle="1" w:styleId="OmniPage37">
    <w:name w:val="OmniPage #37"/>
    <w:basedOn w:val="Normal"/>
    <w:rsid w:val="009D0643"/>
    <w:pPr>
      <w:tabs>
        <w:tab w:val="left" w:pos="5250"/>
        <w:tab w:val="right" w:pos="9955"/>
      </w:tabs>
      <w:ind w:left="5643" w:right="382"/>
    </w:pPr>
    <w:rPr>
      <w:rFonts w:ascii="Geneva" w:hAnsi="Geneva"/>
    </w:rPr>
  </w:style>
  <w:style w:type="paragraph" w:customStyle="1" w:styleId="OmniPage38">
    <w:name w:val="OmniPage #38"/>
    <w:basedOn w:val="Normal"/>
    <w:rsid w:val="009D0643"/>
    <w:pPr>
      <w:tabs>
        <w:tab w:val="left" w:pos="5254"/>
        <w:tab w:val="right" w:pos="7214"/>
      </w:tabs>
      <w:ind w:left="5254" w:right="3123"/>
    </w:pPr>
    <w:rPr>
      <w:rFonts w:ascii="Geneva" w:hAnsi="Geneva"/>
    </w:rPr>
  </w:style>
  <w:style w:type="paragraph" w:customStyle="1" w:styleId="OmniPage39">
    <w:name w:val="OmniPage #39"/>
    <w:basedOn w:val="Normal"/>
    <w:rsid w:val="009D0643"/>
    <w:pPr>
      <w:tabs>
        <w:tab w:val="left" w:pos="5254"/>
        <w:tab w:val="right" w:pos="9876"/>
      </w:tabs>
      <w:ind w:left="5647" w:right="461"/>
    </w:pPr>
    <w:rPr>
      <w:rFonts w:ascii="Geneva" w:hAnsi="Geneva"/>
    </w:rPr>
  </w:style>
  <w:style w:type="paragraph" w:customStyle="1" w:styleId="OmniPage1">
    <w:name w:val="OmniPage #1"/>
    <w:basedOn w:val="Normal"/>
    <w:rsid w:val="009D0643"/>
    <w:pPr>
      <w:tabs>
        <w:tab w:val="left" w:pos="100"/>
        <w:tab w:val="right" w:pos="4878"/>
      </w:tabs>
      <w:ind w:left="339" w:right="5307"/>
    </w:pPr>
    <w:rPr>
      <w:rFonts w:ascii="Geneva" w:hAnsi="Geneva"/>
    </w:rPr>
  </w:style>
  <w:style w:type="paragraph" w:styleId="BodyText">
    <w:name w:val="Body Text"/>
    <w:basedOn w:val="Normal"/>
    <w:link w:val="BodyTextChar"/>
    <w:uiPriority w:val="99"/>
    <w:rsid w:val="009D0643"/>
    <w:rPr>
      <w:rFonts w:ascii="Century Gothic" w:hAnsi="Century Gothic"/>
      <w:sz w:val="18"/>
    </w:rPr>
  </w:style>
  <w:style w:type="paragraph" w:customStyle="1" w:styleId="BodyText23">
    <w:name w:val="Body Text 23"/>
    <w:basedOn w:val="Normal"/>
    <w:rsid w:val="009D0643"/>
    <w:pPr>
      <w:ind w:left="284"/>
    </w:pPr>
    <w:rPr>
      <w:rFonts w:ascii="Century Gothic" w:hAnsi="Century Gothic"/>
    </w:rPr>
  </w:style>
  <w:style w:type="paragraph" w:customStyle="1" w:styleId="BodyTextIndent21">
    <w:name w:val="Body Text Indent 21"/>
    <w:basedOn w:val="Normal"/>
    <w:rsid w:val="009D0643"/>
    <w:pPr>
      <w:ind w:left="142"/>
    </w:pPr>
    <w:rPr>
      <w:rFonts w:ascii="Century Gothic" w:hAnsi="Century Gothic"/>
      <w:sz w:val="18"/>
    </w:rPr>
  </w:style>
  <w:style w:type="paragraph" w:customStyle="1" w:styleId="BodyText22">
    <w:name w:val="Body Text 22"/>
    <w:basedOn w:val="Normal"/>
    <w:rsid w:val="009D0643"/>
    <w:pPr>
      <w:ind w:right="141"/>
    </w:pPr>
    <w:rPr>
      <w:rFonts w:ascii="Century Gothic" w:hAnsi="Century Gothic"/>
      <w:sz w:val="18"/>
    </w:rPr>
  </w:style>
  <w:style w:type="paragraph" w:customStyle="1" w:styleId="Subhead1">
    <w:name w:val="Subhead 1"/>
    <w:basedOn w:val="BodyText1"/>
    <w:rsid w:val="009D0643"/>
    <w:pPr>
      <w:keepNext/>
      <w:spacing w:before="170" w:after="57"/>
    </w:pPr>
    <w:rPr>
      <w:b/>
      <w:color w:val="auto"/>
    </w:rPr>
  </w:style>
  <w:style w:type="paragraph" w:customStyle="1" w:styleId="BodyText1">
    <w:name w:val="Body Text1"/>
    <w:rsid w:val="009D0643"/>
    <w:pPr>
      <w:widowControl w:val="0"/>
      <w:tabs>
        <w:tab w:val="left" w:pos="397"/>
      </w:tabs>
      <w:overflowPunct w:val="0"/>
      <w:autoSpaceDE w:val="0"/>
      <w:autoSpaceDN w:val="0"/>
      <w:adjustRightInd w:val="0"/>
      <w:spacing w:line="210" w:lineRule="atLeast"/>
      <w:textAlignment w:val="baseline"/>
    </w:pPr>
    <w:rPr>
      <w:rFonts w:ascii="Century Gothic" w:hAnsi="Century Gothic"/>
      <w:color w:val="000000"/>
      <w:sz w:val="18"/>
      <w:lang w:val="de-DE" w:eastAsia="de-DE"/>
    </w:rPr>
  </w:style>
  <w:style w:type="paragraph" w:customStyle="1" w:styleId="DocumentMap1">
    <w:name w:val="Document Map1"/>
    <w:basedOn w:val="Normal"/>
    <w:rsid w:val="009D0643"/>
    <w:pPr>
      <w:shd w:val="clear" w:color="auto" w:fill="000080"/>
    </w:pPr>
    <w:rPr>
      <w:rFonts w:ascii="Tahoma" w:hAnsi="Tahoma"/>
    </w:rPr>
  </w:style>
  <w:style w:type="paragraph" w:customStyle="1" w:styleId="BodyTextIndent31">
    <w:name w:val="Body Text Indent 31"/>
    <w:basedOn w:val="Normal"/>
    <w:rsid w:val="009D0643"/>
    <w:pPr>
      <w:widowControl/>
      <w:tabs>
        <w:tab w:val="left" w:pos="-142"/>
        <w:tab w:val="left" w:pos="1440"/>
        <w:tab w:val="right" w:pos="5023"/>
        <w:tab w:val="right" w:pos="9781"/>
      </w:tabs>
      <w:ind w:left="900"/>
    </w:pPr>
    <w:rPr>
      <w:sz w:val="24"/>
    </w:rPr>
  </w:style>
  <w:style w:type="paragraph" w:customStyle="1" w:styleId="BodyText31">
    <w:name w:val="Body Text 31"/>
    <w:basedOn w:val="Normal"/>
    <w:rsid w:val="009D0643"/>
    <w:pPr>
      <w:tabs>
        <w:tab w:val="left" w:pos="567"/>
        <w:tab w:val="left" w:pos="1985"/>
      </w:tabs>
      <w:jc w:val="both"/>
    </w:pPr>
    <w:rPr>
      <w:sz w:val="24"/>
    </w:rPr>
  </w:style>
  <w:style w:type="paragraph" w:customStyle="1" w:styleId="BalloonText2">
    <w:name w:val="Balloon Text2"/>
    <w:basedOn w:val="Normal"/>
    <w:rsid w:val="009D0643"/>
    <w:rPr>
      <w:rFonts w:ascii="Tahoma" w:hAnsi="Tahoma"/>
      <w:sz w:val="16"/>
    </w:rPr>
  </w:style>
  <w:style w:type="paragraph" w:customStyle="1" w:styleId="BalloonText1">
    <w:name w:val="Balloon Text1"/>
    <w:basedOn w:val="Normal"/>
    <w:rsid w:val="009D0643"/>
    <w:rPr>
      <w:rFonts w:ascii="Tahoma" w:hAnsi="Tahoma"/>
      <w:sz w:val="16"/>
    </w:rPr>
  </w:style>
  <w:style w:type="paragraph" w:customStyle="1" w:styleId="BodyText21">
    <w:name w:val="Body Text 21"/>
    <w:basedOn w:val="Normal"/>
    <w:rsid w:val="009D0643"/>
    <w:pPr>
      <w:ind w:left="810"/>
      <w:jc w:val="both"/>
    </w:pPr>
    <w:rPr>
      <w:rFonts w:ascii="Arial" w:hAnsi="Arial"/>
      <w:sz w:val="24"/>
      <w:lang w:val="en-GB"/>
    </w:rPr>
  </w:style>
  <w:style w:type="paragraph" w:customStyle="1" w:styleId="Sprechblasentext">
    <w:name w:val="Sprechblasentext"/>
    <w:basedOn w:val="Normal"/>
    <w:semiHidden/>
    <w:rsid w:val="009D0643"/>
    <w:rPr>
      <w:rFonts w:ascii="Tahoma" w:hAnsi="Tahoma" w:cs="Tahoma"/>
      <w:sz w:val="16"/>
      <w:szCs w:val="16"/>
    </w:rPr>
  </w:style>
  <w:style w:type="paragraph" w:styleId="BodyTextIndent">
    <w:name w:val="Body Text Indent"/>
    <w:basedOn w:val="Normal"/>
    <w:link w:val="BodyTextIndentChar"/>
    <w:rsid w:val="009D0643"/>
    <w:pPr>
      <w:spacing w:after="120"/>
      <w:ind w:left="283"/>
    </w:pPr>
  </w:style>
  <w:style w:type="paragraph" w:styleId="BodyText2">
    <w:name w:val="Body Text 2"/>
    <w:basedOn w:val="Normal"/>
    <w:rsid w:val="009D0643"/>
    <w:pPr>
      <w:spacing w:after="120" w:line="480" w:lineRule="auto"/>
    </w:pPr>
  </w:style>
  <w:style w:type="paragraph" w:customStyle="1" w:styleId="DeltaViewTableBody">
    <w:name w:val="DeltaView Table Body"/>
    <w:basedOn w:val="Normal"/>
    <w:rsid w:val="009D0643"/>
    <w:pPr>
      <w:widowControl/>
      <w:overflowPunct/>
      <w:textAlignment w:val="auto"/>
    </w:pPr>
    <w:rPr>
      <w:rFonts w:ascii="Arial" w:hAnsi="Arial" w:cs="Arial"/>
      <w:sz w:val="24"/>
      <w:szCs w:val="24"/>
      <w:lang w:val="en-US" w:eastAsia="en-US"/>
    </w:rPr>
  </w:style>
  <w:style w:type="paragraph" w:styleId="TOC1">
    <w:name w:val="toc 1"/>
    <w:basedOn w:val="Normal"/>
    <w:next w:val="Normal"/>
    <w:uiPriority w:val="39"/>
    <w:rsid w:val="009D0643"/>
    <w:pPr>
      <w:keepNext/>
      <w:keepLines/>
      <w:tabs>
        <w:tab w:val="left" w:pos="720"/>
        <w:tab w:val="left" w:leader="dot" w:pos="7200"/>
      </w:tabs>
      <w:overflowPunct/>
      <w:autoSpaceDE/>
      <w:autoSpaceDN/>
      <w:adjustRightInd/>
      <w:spacing w:before="240" w:after="240"/>
      <w:jc w:val="both"/>
      <w:textAlignment w:val="auto"/>
    </w:pPr>
    <w:rPr>
      <w:rFonts w:ascii="Arial" w:hAnsi="Arial"/>
      <w:sz w:val="24"/>
      <w:lang w:val="en-GB" w:eastAsia="en-US"/>
    </w:rPr>
  </w:style>
  <w:style w:type="paragraph" w:styleId="BalloonText">
    <w:name w:val="Balloon Text"/>
    <w:basedOn w:val="Normal"/>
    <w:link w:val="BalloonTextChar"/>
    <w:uiPriority w:val="99"/>
    <w:rsid w:val="009D0643"/>
    <w:rPr>
      <w:rFonts w:ascii="Tahoma" w:hAnsi="Tahoma" w:cs="Tahoma"/>
      <w:sz w:val="16"/>
      <w:szCs w:val="16"/>
    </w:rPr>
  </w:style>
  <w:style w:type="paragraph" w:styleId="BodyText3">
    <w:name w:val="Body Text 3"/>
    <w:basedOn w:val="Normal"/>
    <w:rsid w:val="009D0643"/>
    <w:pPr>
      <w:overflowPunct/>
      <w:spacing w:after="120"/>
      <w:textAlignment w:val="auto"/>
    </w:pPr>
    <w:rPr>
      <w:sz w:val="16"/>
      <w:szCs w:val="16"/>
      <w:lang w:eastAsia="en-US"/>
    </w:rPr>
  </w:style>
  <w:style w:type="paragraph" w:customStyle="1" w:styleId="Formatvorlage">
    <w:name w:val="Formatvorlage"/>
    <w:basedOn w:val="Normal"/>
    <w:rsid w:val="009D0643"/>
    <w:pPr>
      <w:widowControl/>
      <w:overflowPunct/>
      <w:autoSpaceDE/>
      <w:autoSpaceDN/>
      <w:adjustRightInd/>
      <w:textAlignment w:val="auto"/>
    </w:pPr>
    <w:rPr>
      <w:rFonts w:ascii="Arial" w:hAnsi="Arial"/>
      <w:snapToGrid w:val="0"/>
      <w:sz w:val="22"/>
    </w:rPr>
  </w:style>
  <w:style w:type="paragraph" w:customStyle="1" w:styleId="AufzhlungE1Nr">
    <w:name w:val="Aufzählung E1 Nr."/>
    <w:basedOn w:val="Normal"/>
    <w:rsid w:val="009D0643"/>
    <w:pPr>
      <w:widowControl/>
      <w:tabs>
        <w:tab w:val="num" w:pos="1559"/>
      </w:tabs>
      <w:overflowPunct/>
      <w:autoSpaceDE/>
      <w:autoSpaceDN/>
      <w:adjustRightInd/>
      <w:spacing w:after="120"/>
      <w:ind w:left="1559" w:hanging="425"/>
      <w:textAlignment w:val="auto"/>
    </w:pPr>
    <w:rPr>
      <w:rFonts w:ascii="Arial" w:hAnsi="Arial"/>
    </w:rPr>
  </w:style>
  <w:style w:type="character" w:styleId="CommentReference">
    <w:name w:val="annotation reference"/>
    <w:rsid w:val="009D0643"/>
    <w:rPr>
      <w:sz w:val="16"/>
      <w:szCs w:val="16"/>
    </w:rPr>
  </w:style>
  <w:style w:type="paragraph" w:styleId="CommentText">
    <w:name w:val="annotation text"/>
    <w:basedOn w:val="Normal"/>
    <w:link w:val="CommentTextChar"/>
    <w:uiPriority w:val="99"/>
    <w:rsid w:val="009D0643"/>
  </w:style>
  <w:style w:type="paragraph" w:styleId="CommentSubject">
    <w:name w:val="annotation subject"/>
    <w:basedOn w:val="CommentText"/>
    <w:next w:val="CommentText"/>
    <w:link w:val="CommentSubjectChar"/>
    <w:uiPriority w:val="99"/>
    <w:rsid w:val="009D0643"/>
    <w:rPr>
      <w:b/>
      <w:bCs/>
    </w:rPr>
  </w:style>
  <w:style w:type="paragraph" w:styleId="FootnoteText">
    <w:name w:val="footnote text"/>
    <w:basedOn w:val="Normal"/>
    <w:link w:val="FootnoteTextChar"/>
    <w:uiPriority w:val="99"/>
    <w:rsid w:val="009D0643"/>
  </w:style>
  <w:style w:type="character" w:styleId="FootnoteReference">
    <w:name w:val="footnote reference"/>
    <w:uiPriority w:val="99"/>
    <w:rsid w:val="009D0643"/>
    <w:rPr>
      <w:vertAlign w:val="superscript"/>
    </w:rPr>
  </w:style>
  <w:style w:type="paragraph" w:styleId="BodyTextIndent2">
    <w:name w:val="Body Text Indent 2"/>
    <w:basedOn w:val="Normal"/>
    <w:rsid w:val="009D0643"/>
    <w:pPr>
      <w:spacing w:after="120" w:line="480" w:lineRule="auto"/>
      <w:ind w:left="283"/>
    </w:pPr>
  </w:style>
  <w:style w:type="paragraph" w:customStyle="1" w:styleId="Heading0">
    <w:name w:val="Heading 0"/>
    <w:basedOn w:val="Normal"/>
    <w:next w:val="Normal"/>
    <w:rsid w:val="009D0643"/>
    <w:pPr>
      <w:widowControl/>
      <w:numPr>
        <w:numId w:val="9"/>
      </w:numPr>
      <w:tabs>
        <w:tab w:val="left" w:pos="2131"/>
        <w:tab w:val="left" w:pos="3283"/>
        <w:tab w:val="left" w:pos="4003"/>
        <w:tab w:val="left" w:pos="4723"/>
      </w:tabs>
      <w:suppressAutoHyphens/>
      <w:overflowPunct/>
      <w:autoSpaceDE/>
      <w:autoSpaceDN/>
      <w:adjustRightInd/>
      <w:jc w:val="both"/>
      <w:textAlignment w:val="auto"/>
      <w:outlineLvl w:val="0"/>
    </w:pPr>
    <w:rPr>
      <w:rFonts w:ascii="Tahoma" w:hAnsi="Tahoma"/>
      <w:vanish/>
      <w:color w:val="FF0000"/>
      <w:lang w:val="en-GB" w:eastAsia="en-US"/>
    </w:rPr>
  </w:style>
  <w:style w:type="paragraph" w:customStyle="1" w:styleId="indent1">
    <w:name w:val="indent1"/>
    <w:basedOn w:val="Normal"/>
    <w:rsid w:val="009D0643"/>
    <w:pPr>
      <w:widowControl/>
      <w:overflowPunct/>
      <w:autoSpaceDE/>
      <w:autoSpaceDN/>
      <w:adjustRightInd/>
      <w:ind w:left="720" w:hanging="720"/>
      <w:jc w:val="both"/>
      <w:textAlignment w:val="auto"/>
    </w:pPr>
    <w:rPr>
      <w:rFonts w:ascii="Helvetica" w:hAnsi="Helvetica"/>
      <w:sz w:val="24"/>
      <w:lang w:val="en-GB" w:eastAsia="en-US"/>
    </w:rPr>
  </w:style>
  <w:style w:type="paragraph" w:customStyle="1" w:styleId="indent2">
    <w:name w:val="indent2"/>
    <w:basedOn w:val="indent1"/>
    <w:rsid w:val="009D0643"/>
    <w:pPr>
      <w:tabs>
        <w:tab w:val="left" w:pos="720"/>
      </w:tabs>
      <w:ind w:left="1440" w:hanging="1440"/>
    </w:pPr>
  </w:style>
  <w:style w:type="paragraph" w:customStyle="1" w:styleId="ABCIN">
    <w:name w:val="ABCIN"/>
    <w:basedOn w:val="Normal"/>
    <w:rsid w:val="009D0643"/>
    <w:pPr>
      <w:widowControl/>
      <w:tabs>
        <w:tab w:val="left" w:pos="720"/>
      </w:tabs>
      <w:overflowPunct/>
      <w:autoSpaceDE/>
      <w:autoSpaceDN/>
      <w:adjustRightInd/>
      <w:ind w:left="2520" w:hanging="720"/>
      <w:jc w:val="both"/>
      <w:textAlignment w:val="auto"/>
    </w:pPr>
    <w:rPr>
      <w:rFonts w:ascii="Helvetica" w:hAnsi="Helvetica"/>
      <w:sz w:val="24"/>
      <w:lang w:val="en-GB" w:eastAsia="en-US"/>
    </w:rPr>
  </w:style>
  <w:style w:type="paragraph" w:customStyle="1" w:styleId="CarCarCharCharCarCar">
    <w:name w:val="Car Car Char Char Car Car"/>
    <w:basedOn w:val="Normal"/>
    <w:rsid w:val="00CB4723"/>
    <w:pPr>
      <w:overflowPunct/>
      <w:autoSpaceDE/>
      <w:autoSpaceDN/>
      <w:spacing w:after="160" w:line="240" w:lineRule="exact"/>
      <w:jc w:val="both"/>
    </w:pPr>
    <w:rPr>
      <w:lang w:val="en-GB" w:eastAsia="en-US" w:bidi="he-IL"/>
    </w:rPr>
  </w:style>
  <w:style w:type="character" w:customStyle="1" w:styleId="Heading9Char">
    <w:name w:val="Heading 9 Char"/>
    <w:aliases w:val="Legal Level 1.1.1.1. Char,App Heading Char,App Heading1 Char,App Heading2 Char,progress Char,progress1 Char,progress2 Char,progress11 Char,progress3 Char,progress4 Char,progress5 Char,progress6 Char,progress7 Char,progress12 Char,h9 Char"/>
    <w:basedOn w:val="DefaultParagraphFont"/>
    <w:link w:val="Heading9"/>
    <w:uiPriority w:val="99"/>
    <w:rsid w:val="00E87DBB"/>
    <w:rPr>
      <w:rFonts w:ascii="Arial" w:hAnsi="Arial"/>
      <w:color w:val="333333"/>
      <w:sz w:val="22"/>
      <w:szCs w:val="22"/>
      <w:lang w:val="en-GB" w:eastAsia="en-GB"/>
    </w:rPr>
  </w:style>
  <w:style w:type="numbering" w:styleId="111111">
    <w:name w:val="Outline List 2"/>
    <w:basedOn w:val="NoList"/>
    <w:rsid w:val="00E87DBB"/>
    <w:pPr>
      <w:numPr>
        <w:numId w:val="2"/>
      </w:numPr>
    </w:pPr>
  </w:style>
  <w:style w:type="numbering" w:styleId="1ai">
    <w:name w:val="Outline List 1"/>
    <w:basedOn w:val="NoList"/>
    <w:rsid w:val="00E87DBB"/>
    <w:pPr>
      <w:numPr>
        <w:numId w:val="3"/>
      </w:numPr>
    </w:pPr>
  </w:style>
  <w:style w:type="numbering" w:styleId="ArticleSection">
    <w:name w:val="Outline List 3"/>
    <w:basedOn w:val="NoList"/>
    <w:rsid w:val="00E87DBB"/>
    <w:pPr>
      <w:numPr>
        <w:numId w:val="4"/>
      </w:numPr>
    </w:pPr>
  </w:style>
  <w:style w:type="paragraph" w:styleId="BlockText">
    <w:name w:val="Block Text"/>
    <w:basedOn w:val="Normal"/>
    <w:uiPriority w:val="99"/>
    <w:rsid w:val="00E87DBB"/>
    <w:pPr>
      <w:widowControl/>
      <w:overflowPunct/>
      <w:autoSpaceDE/>
      <w:autoSpaceDN/>
      <w:adjustRightInd/>
      <w:spacing w:after="120" w:line="264" w:lineRule="atLeast"/>
      <w:ind w:left="1440" w:right="1440"/>
      <w:textAlignment w:val="auto"/>
    </w:pPr>
    <w:rPr>
      <w:rFonts w:ascii="Arial" w:hAnsi="Arial"/>
      <w:color w:val="333333"/>
      <w:sz w:val="22"/>
      <w:szCs w:val="19"/>
      <w:lang w:val="en-GB" w:eastAsia="en-GB"/>
    </w:rPr>
  </w:style>
  <w:style w:type="paragraph" w:styleId="BodyTextFirstIndent">
    <w:name w:val="Body Text First Indent"/>
    <w:basedOn w:val="BodyText"/>
    <w:link w:val="BodyTextFirstIndent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Char">
    <w:name w:val="Body Text Char"/>
    <w:basedOn w:val="DefaultParagraphFont"/>
    <w:link w:val="BodyText"/>
    <w:uiPriority w:val="99"/>
    <w:rsid w:val="00E87DBB"/>
    <w:rPr>
      <w:rFonts w:ascii="Century Gothic" w:hAnsi="Century Gothic"/>
      <w:sz w:val="18"/>
      <w:lang w:val="de-DE" w:eastAsia="de-DE"/>
    </w:rPr>
  </w:style>
  <w:style w:type="character" w:customStyle="1" w:styleId="BodyTextFirstIndentChar">
    <w:name w:val="Body Text First Indent Char"/>
    <w:basedOn w:val="BodyTextChar"/>
    <w:link w:val="BodyTextFirstIndent"/>
    <w:rsid w:val="00E87DBB"/>
    <w:rPr>
      <w:rFonts w:ascii="Century Gothic" w:hAnsi="Century Gothic"/>
      <w:sz w:val="18"/>
      <w:lang w:val="de-DE" w:eastAsia="de-DE"/>
    </w:rPr>
  </w:style>
  <w:style w:type="paragraph" w:styleId="BodyTextFirstIndent2">
    <w:name w:val="Body Text First Indent 2"/>
    <w:basedOn w:val="BodyTextIndent"/>
    <w:link w:val="BodyTextFirstIndent2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IndentChar">
    <w:name w:val="Body Text Indent Char"/>
    <w:basedOn w:val="DefaultParagraphFont"/>
    <w:link w:val="BodyTextIndent"/>
    <w:rsid w:val="00E87DBB"/>
    <w:rPr>
      <w:lang w:val="de-DE" w:eastAsia="de-DE"/>
    </w:rPr>
  </w:style>
  <w:style w:type="character" w:customStyle="1" w:styleId="BodyTextFirstIndent2Char">
    <w:name w:val="Body Text First Indent 2 Char"/>
    <w:basedOn w:val="BodyTextIndentChar"/>
    <w:link w:val="BodyTextFirstIndent2"/>
    <w:rsid w:val="00E87DBB"/>
    <w:rPr>
      <w:lang w:val="de-DE" w:eastAsia="de-DE"/>
    </w:rPr>
  </w:style>
  <w:style w:type="paragraph" w:styleId="BodyTextIndent3">
    <w:name w:val="Body Text Indent 3"/>
    <w:basedOn w:val="Normal"/>
    <w:link w:val="BodyTextIndent3Char"/>
    <w:rsid w:val="00E87DBB"/>
    <w:pPr>
      <w:widowControl/>
      <w:overflowPunct/>
      <w:autoSpaceDE/>
      <w:autoSpaceDN/>
      <w:adjustRightInd/>
      <w:spacing w:after="120" w:line="264" w:lineRule="atLeast"/>
      <w:ind w:left="283"/>
      <w:textAlignment w:val="auto"/>
    </w:pPr>
    <w:rPr>
      <w:rFonts w:ascii="Arial" w:hAnsi="Arial"/>
      <w:color w:val="333333"/>
      <w:sz w:val="16"/>
      <w:szCs w:val="16"/>
      <w:lang w:val="en-GB" w:eastAsia="en-GB"/>
    </w:rPr>
  </w:style>
  <w:style w:type="character" w:customStyle="1" w:styleId="BodyTextIndent3Char">
    <w:name w:val="Body Text Indent 3 Char"/>
    <w:basedOn w:val="DefaultParagraphFont"/>
    <w:link w:val="BodyTextIndent3"/>
    <w:rsid w:val="00E87DBB"/>
    <w:rPr>
      <w:rFonts w:ascii="Arial" w:hAnsi="Arial"/>
      <w:color w:val="333333"/>
      <w:sz w:val="16"/>
      <w:szCs w:val="16"/>
      <w:lang w:val="en-GB" w:eastAsia="en-GB"/>
    </w:rPr>
  </w:style>
  <w:style w:type="paragraph" w:styleId="Closing">
    <w:name w:val="Closing"/>
    <w:basedOn w:val="Normal"/>
    <w:link w:val="ClosingChar"/>
    <w:rsid w:val="00E87DBB"/>
    <w:pPr>
      <w:widowControl/>
      <w:overflowPunct/>
      <w:autoSpaceDE/>
      <w:autoSpaceDN/>
      <w:adjustRightInd/>
      <w:spacing w:line="264" w:lineRule="atLeast"/>
      <w:ind w:left="4252"/>
      <w:textAlignment w:val="auto"/>
    </w:pPr>
    <w:rPr>
      <w:rFonts w:ascii="Arial" w:hAnsi="Arial"/>
      <w:color w:val="333333"/>
      <w:sz w:val="22"/>
      <w:szCs w:val="19"/>
      <w:lang w:val="en-GB" w:eastAsia="en-GB"/>
    </w:rPr>
  </w:style>
  <w:style w:type="character" w:customStyle="1" w:styleId="ClosingChar">
    <w:name w:val="Closing Char"/>
    <w:basedOn w:val="DefaultParagraphFont"/>
    <w:link w:val="Closing"/>
    <w:rsid w:val="00E87DBB"/>
    <w:rPr>
      <w:rFonts w:ascii="Arial" w:hAnsi="Arial"/>
      <w:color w:val="333333"/>
      <w:sz w:val="22"/>
      <w:szCs w:val="19"/>
      <w:lang w:val="en-GB" w:eastAsia="en-GB"/>
    </w:rPr>
  </w:style>
  <w:style w:type="paragraph" w:styleId="E-mailSignature">
    <w:name w:val="E-mail Signature"/>
    <w:basedOn w:val="Normal"/>
    <w:link w:val="E-mailSignatureChar"/>
    <w:rsid w:val="00E87DBB"/>
    <w:pPr>
      <w:widowControl/>
      <w:overflowPunct/>
      <w:autoSpaceDE/>
      <w:autoSpaceDN/>
      <w:adjustRightInd/>
      <w:spacing w:line="264" w:lineRule="atLeast"/>
      <w:textAlignment w:val="auto"/>
    </w:pPr>
    <w:rPr>
      <w:rFonts w:ascii="Arial" w:hAnsi="Arial"/>
      <w:color w:val="333333"/>
      <w:sz w:val="22"/>
      <w:szCs w:val="19"/>
      <w:lang w:val="en-GB" w:eastAsia="en-GB"/>
    </w:rPr>
  </w:style>
  <w:style w:type="character" w:customStyle="1" w:styleId="E-mailSignatureChar">
    <w:name w:val="E-mail Signature Char"/>
    <w:basedOn w:val="DefaultParagraphFont"/>
    <w:link w:val="E-mailSignature"/>
    <w:rsid w:val="00E87DBB"/>
    <w:rPr>
      <w:rFonts w:ascii="Arial" w:hAnsi="Arial"/>
      <w:color w:val="333333"/>
      <w:sz w:val="22"/>
      <w:szCs w:val="19"/>
      <w:lang w:val="en-GB" w:eastAsia="en-GB"/>
    </w:rPr>
  </w:style>
  <w:style w:type="character" w:styleId="Emphasis">
    <w:name w:val="Emphasis"/>
    <w:uiPriority w:val="99"/>
    <w:qFormat/>
    <w:rsid w:val="00E87DBB"/>
    <w:rPr>
      <w:i/>
      <w:iCs/>
    </w:rPr>
  </w:style>
  <w:style w:type="paragraph" w:styleId="EnvelopeAddress">
    <w:name w:val="envelope address"/>
    <w:basedOn w:val="Normal"/>
    <w:rsid w:val="00E87DBB"/>
    <w:pPr>
      <w:framePr w:w="7920" w:h="1980" w:hRule="exact" w:hSpace="180" w:wrap="auto" w:hAnchor="page" w:xAlign="center" w:yAlign="bottom"/>
      <w:widowControl/>
      <w:overflowPunct/>
      <w:autoSpaceDE/>
      <w:autoSpaceDN/>
      <w:adjustRightInd/>
      <w:spacing w:line="264" w:lineRule="atLeast"/>
      <w:ind w:left="2880"/>
      <w:textAlignment w:val="auto"/>
    </w:pPr>
    <w:rPr>
      <w:rFonts w:ascii="Arial" w:hAnsi="Arial" w:cs="Arial"/>
      <w:color w:val="333333"/>
      <w:sz w:val="19"/>
      <w:szCs w:val="19"/>
      <w:lang w:val="en-GB" w:eastAsia="en-GB"/>
    </w:rPr>
  </w:style>
  <w:style w:type="paragraph" w:styleId="EnvelopeReturn">
    <w:name w:val="envelope return"/>
    <w:basedOn w:val="Normal"/>
    <w:rsid w:val="00E87DBB"/>
    <w:pPr>
      <w:widowControl/>
      <w:overflowPunct/>
      <w:autoSpaceDE/>
      <w:autoSpaceDN/>
      <w:adjustRightInd/>
      <w:spacing w:line="264" w:lineRule="atLeast"/>
      <w:textAlignment w:val="auto"/>
    </w:pPr>
    <w:rPr>
      <w:rFonts w:ascii="Arial" w:hAnsi="Arial" w:cs="Arial"/>
      <w:color w:val="333333"/>
      <w:lang w:val="en-GB" w:eastAsia="en-GB"/>
    </w:rPr>
  </w:style>
  <w:style w:type="character" w:styleId="HTMLAcronym">
    <w:name w:val="HTML Acronym"/>
    <w:basedOn w:val="DefaultParagraphFont"/>
    <w:uiPriority w:val="99"/>
    <w:rsid w:val="00E87DBB"/>
  </w:style>
  <w:style w:type="paragraph" w:styleId="HTMLAddress">
    <w:name w:val="HTML Address"/>
    <w:basedOn w:val="Normal"/>
    <w:link w:val="HTMLAddressChar"/>
    <w:uiPriority w:val="99"/>
    <w:rsid w:val="00E87DBB"/>
    <w:pPr>
      <w:widowControl/>
      <w:overflowPunct/>
      <w:autoSpaceDE/>
      <w:autoSpaceDN/>
      <w:adjustRightInd/>
      <w:spacing w:line="264" w:lineRule="atLeast"/>
      <w:textAlignment w:val="auto"/>
    </w:pPr>
    <w:rPr>
      <w:rFonts w:ascii="Arial" w:hAnsi="Arial"/>
      <w:i/>
      <w:iCs/>
      <w:color w:val="333333"/>
      <w:sz w:val="22"/>
      <w:szCs w:val="19"/>
      <w:lang w:val="en-GB" w:eastAsia="en-GB"/>
    </w:rPr>
  </w:style>
  <w:style w:type="character" w:customStyle="1" w:styleId="HTMLAddressChar">
    <w:name w:val="HTML Address Char"/>
    <w:basedOn w:val="DefaultParagraphFont"/>
    <w:link w:val="HTMLAddress"/>
    <w:uiPriority w:val="99"/>
    <w:rsid w:val="00E87DBB"/>
    <w:rPr>
      <w:rFonts w:ascii="Arial" w:hAnsi="Arial"/>
      <w:i/>
      <w:iCs/>
      <w:color w:val="333333"/>
      <w:sz w:val="22"/>
      <w:szCs w:val="19"/>
      <w:lang w:val="en-GB" w:eastAsia="en-GB"/>
    </w:rPr>
  </w:style>
  <w:style w:type="character" w:styleId="HTMLCite">
    <w:name w:val="HTML Cite"/>
    <w:uiPriority w:val="99"/>
    <w:rsid w:val="00E87DBB"/>
    <w:rPr>
      <w:i/>
      <w:iCs/>
    </w:rPr>
  </w:style>
  <w:style w:type="character" w:styleId="HTMLCode">
    <w:name w:val="HTML Code"/>
    <w:uiPriority w:val="99"/>
    <w:rsid w:val="00E87DBB"/>
    <w:rPr>
      <w:rFonts w:ascii="Courier New" w:hAnsi="Courier New" w:cs="Courier New"/>
      <w:sz w:val="20"/>
      <w:szCs w:val="20"/>
    </w:rPr>
  </w:style>
  <w:style w:type="character" w:styleId="HTMLDefinition">
    <w:name w:val="HTML Definition"/>
    <w:uiPriority w:val="99"/>
    <w:rsid w:val="00E87DBB"/>
    <w:rPr>
      <w:i/>
      <w:iCs/>
    </w:rPr>
  </w:style>
  <w:style w:type="character" w:styleId="HTMLKeyboard">
    <w:name w:val="HTML Keyboard"/>
    <w:uiPriority w:val="99"/>
    <w:rsid w:val="00E87DBB"/>
    <w:rPr>
      <w:rFonts w:ascii="Courier New" w:hAnsi="Courier New" w:cs="Courier New"/>
      <w:sz w:val="20"/>
      <w:szCs w:val="20"/>
    </w:rPr>
  </w:style>
  <w:style w:type="paragraph" w:styleId="HTMLPreformatted">
    <w:name w:val="HTML Preformatted"/>
    <w:basedOn w:val="Normal"/>
    <w:link w:val="HTMLPreformattedChar"/>
    <w:uiPriority w:val="99"/>
    <w:rsid w:val="00E87DBB"/>
    <w:pPr>
      <w:widowControl/>
      <w:overflowPunct/>
      <w:autoSpaceDE/>
      <w:autoSpaceDN/>
      <w:adjustRightInd/>
      <w:spacing w:line="264" w:lineRule="atLeast"/>
      <w:textAlignment w:val="auto"/>
    </w:pPr>
    <w:rPr>
      <w:rFonts w:ascii="Courier New" w:hAnsi="Courier New"/>
      <w:color w:val="333333"/>
      <w:lang w:val="en-GB" w:eastAsia="en-GB"/>
    </w:rPr>
  </w:style>
  <w:style w:type="character" w:customStyle="1" w:styleId="HTMLPreformattedChar">
    <w:name w:val="HTML Preformatted Char"/>
    <w:basedOn w:val="DefaultParagraphFont"/>
    <w:link w:val="HTMLPreformatted"/>
    <w:uiPriority w:val="99"/>
    <w:rsid w:val="00E87DBB"/>
    <w:rPr>
      <w:rFonts w:ascii="Courier New" w:hAnsi="Courier New"/>
      <w:color w:val="333333"/>
      <w:lang w:val="en-GB" w:eastAsia="en-GB"/>
    </w:rPr>
  </w:style>
  <w:style w:type="character" w:styleId="HTMLSample">
    <w:name w:val="HTML Sample"/>
    <w:uiPriority w:val="99"/>
    <w:rsid w:val="00E87DBB"/>
    <w:rPr>
      <w:rFonts w:ascii="Courier New" w:hAnsi="Courier New" w:cs="Courier New"/>
    </w:rPr>
  </w:style>
  <w:style w:type="character" w:styleId="HTMLTypewriter">
    <w:name w:val="HTML Typewriter"/>
    <w:uiPriority w:val="99"/>
    <w:rsid w:val="00E87DBB"/>
    <w:rPr>
      <w:rFonts w:ascii="Courier New" w:hAnsi="Courier New" w:cs="Courier New"/>
      <w:sz w:val="20"/>
      <w:szCs w:val="20"/>
    </w:rPr>
  </w:style>
  <w:style w:type="character" w:styleId="HTMLVariable">
    <w:name w:val="HTML Variable"/>
    <w:uiPriority w:val="99"/>
    <w:rsid w:val="00E87DBB"/>
    <w:rPr>
      <w:i/>
      <w:iCs/>
    </w:rPr>
  </w:style>
  <w:style w:type="character" w:styleId="LineNumber">
    <w:name w:val="line number"/>
    <w:basedOn w:val="DefaultParagraphFont"/>
    <w:rsid w:val="00E87DBB"/>
  </w:style>
  <w:style w:type="paragraph" w:styleId="List4">
    <w:name w:val="List 4"/>
    <w:basedOn w:val="Normal"/>
    <w:rsid w:val="00E87DBB"/>
    <w:pPr>
      <w:widowControl/>
      <w:overflowPunct/>
      <w:autoSpaceDE/>
      <w:autoSpaceDN/>
      <w:adjustRightInd/>
      <w:spacing w:line="264" w:lineRule="atLeast"/>
      <w:ind w:left="1132" w:hanging="283"/>
      <w:textAlignment w:val="auto"/>
    </w:pPr>
    <w:rPr>
      <w:rFonts w:ascii="Arial" w:hAnsi="Arial"/>
      <w:color w:val="333333"/>
      <w:sz w:val="22"/>
      <w:szCs w:val="19"/>
      <w:lang w:val="en-GB" w:eastAsia="en-GB"/>
    </w:rPr>
  </w:style>
  <w:style w:type="paragraph" w:styleId="List5">
    <w:name w:val="List 5"/>
    <w:basedOn w:val="Normal"/>
    <w:rsid w:val="00E87DBB"/>
    <w:pPr>
      <w:widowControl/>
      <w:overflowPunct/>
      <w:autoSpaceDE/>
      <w:autoSpaceDN/>
      <w:adjustRightInd/>
      <w:spacing w:line="264" w:lineRule="atLeast"/>
      <w:ind w:left="1415" w:hanging="283"/>
      <w:textAlignment w:val="auto"/>
    </w:pPr>
    <w:rPr>
      <w:rFonts w:ascii="Arial" w:hAnsi="Arial"/>
      <w:color w:val="333333"/>
      <w:sz w:val="22"/>
      <w:szCs w:val="19"/>
      <w:lang w:val="en-GB" w:eastAsia="en-GB"/>
    </w:rPr>
  </w:style>
  <w:style w:type="paragraph" w:styleId="ListBullet4">
    <w:name w:val="List Bullet 4"/>
    <w:basedOn w:val="Normal"/>
    <w:rsid w:val="00E87DBB"/>
    <w:pPr>
      <w:widowControl/>
      <w:tabs>
        <w:tab w:val="num" w:pos="1209"/>
      </w:tabs>
      <w:overflowPunct/>
      <w:autoSpaceDE/>
      <w:autoSpaceDN/>
      <w:adjustRightInd/>
      <w:spacing w:line="264" w:lineRule="atLeast"/>
      <w:ind w:left="1209" w:hanging="360"/>
      <w:textAlignment w:val="auto"/>
    </w:pPr>
    <w:rPr>
      <w:rFonts w:ascii="Arial" w:hAnsi="Arial"/>
      <w:color w:val="333333"/>
      <w:sz w:val="22"/>
      <w:szCs w:val="19"/>
      <w:lang w:val="en-GB" w:eastAsia="en-GB"/>
    </w:rPr>
  </w:style>
  <w:style w:type="paragraph" w:styleId="ListBullet5">
    <w:name w:val="List Bullet 5"/>
    <w:basedOn w:val="Normal"/>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ListContinue">
    <w:name w:val="List Continue"/>
    <w:basedOn w:val="Normal"/>
    <w:rsid w:val="00E87DBB"/>
    <w:pPr>
      <w:widowControl/>
      <w:overflowPunct/>
      <w:autoSpaceDE/>
      <w:autoSpaceDN/>
      <w:adjustRightInd/>
      <w:spacing w:after="120" w:line="264" w:lineRule="atLeast"/>
      <w:ind w:left="283"/>
      <w:textAlignment w:val="auto"/>
    </w:pPr>
    <w:rPr>
      <w:rFonts w:ascii="Arial" w:hAnsi="Arial"/>
      <w:color w:val="333333"/>
      <w:sz w:val="22"/>
      <w:szCs w:val="19"/>
      <w:lang w:val="en-GB" w:eastAsia="en-GB"/>
    </w:rPr>
  </w:style>
  <w:style w:type="paragraph" w:styleId="ListContinue2">
    <w:name w:val="List Continue 2"/>
    <w:basedOn w:val="Normal"/>
    <w:rsid w:val="00E87DBB"/>
    <w:pPr>
      <w:widowControl/>
      <w:overflowPunct/>
      <w:autoSpaceDE/>
      <w:autoSpaceDN/>
      <w:adjustRightInd/>
      <w:spacing w:after="120" w:line="264" w:lineRule="atLeast"/>
      <w:ind w:left="566"/>
      <w:textAlignment w:val="auto"/>
    </w:pPr>
    <w:rPr>
      <w:rFonts w:ascii="Arial" w:hAnsi="Arial"/>
      <w:color w:val="333333"/>
      <w:sz w:val="22"/>
      <w:szCs w:val="19"/>
      <w:lang w:val="en-GB" w:eastAsia="en-GB"/>
    </w:rPr>
  </w:style>
  <w:style w:type="paragraph" w:styleId="ListContinue3">
    <w:name w:val="List Continue 3"/>
    <w:basedOn w:val="Normal"/>
    <w:rsid w:val="00E87DBB"/>
    <w:pPr>
      <w:widowControl/>
      <w:overflowPunct/>
      <w:autoSpaceDE/>
      <w:autoSpaceDN/>
      <w:adjustRightInd/>
      <w:spacing w:after="120" w:line="264" w:lineRule="atLeast"/>
      <w:ind w:left="849"/>
      <w:textAlignment w:val="auto"/>
    </w:pPr>
    <w:rPr>
      <w:rFonts w:ascii="Arial" w:hAnsi="Arial"/>
      <w:color w:val="333333"/>
      <w:sz w:val="22"/>
      <w:szCs w:val="19"/>
      <w:lang w:val="en-GB" w:eastAsia="en-GB"/>
    </w:rPr>
  </w:style>
  <w:style w:type="paragraph" w:styleId="ListContinue4">
    <w:name w:val="List Continue 4"/>
    <w:basedOn w:val="Normal"/>
    <w:rsid w:val="00E87DBB"/>
    <w:pPr>
      <w:widowControl/>
      <w:overflowPunct/>
      <w:autoSpaceDE/>
      <w:autoSpaceDN/>
      <w:adjustRightInd/>
      <w:spacing w:after="120" w:line="264" w:lineRule="atLeast"/>
      <w:ind w:left="1132"/>
      <w:textAlignment w:val="auto"/>
    </w:pPr>
    <w:rPr>
      <w:rFonts w:ascii="Arial" w:hAnsi="Arial"/>
      <w:color w:val="333333"/>
      <w:sz w:val="22"/>
      <w:szCs w:val="19"/>
      <w:lang w:val="en-GB" w:eastAsia="en-GB"/>
    </w:rPr>
  </w:style>
  <w:style w:type="paragraph" w:styleId="ListContinue5">
    <w:name w:val="List Continue 5"/>
    <w:basedOn w:val="Normal"/>
    <w:rsid w:val="00E87DBB"/>
    <w:pPr>
      <w:widowControl/>
      <w:overflowPunct/>
      <w:autoSpaceDE/>
      <w:autoSpaceDN/>
      <w:adjustRightInd/>
      <w:spacing w:after="120" w:line="264" w:lineRule="atLeast"/>
      <w:ind w:left="1415"/>
      <w:textAlignment w:val="auto"/>
    </w:pPr>
    <w:rPr>
      <w:rFonts w:ascii="Arial" w:hAnsi="Arial"/>
      <w:color w:val="333333"/>
      <w:sz w:val="22"/>
      <w:szCs w:val="19"/>
      <w:lang w:val="en-GB" w:eastAsia="en-GB"/>
    </w:rPr>
  </w:style>
  <w:style w:type="paragraph" w:styleId="ListNumber4">
    <w:name w:val="List Number 4"/>
    <w:basedOn w:val="Normal"/>
    <w:uiPriority w:val="99"/>
    <w:rsid w:val="00E87DBB"/>
    <w:pPr>
      <w:widowControl/>
      <w:tabs>
        <w:tab w:val="num" w:pos="1209"/>
      </w:tabs>
      <w:overflowPunct/>
      <w:autoSpaceDE/>
      <w:autoSpaceDN/>
      <w:adjustRightInd/>
      <w:spacing w:line="264" w:lineRule="atLeast"/>
      <w:ind w:left="1209" w:hanging="360"/>
      <w:textAlignment w:val="auto"/>
    </w:pPr>
    <w:rPr>
      <w:rFonts w:ascii="Verdana" w:hAnsi="Verdana"/>
      <w:color w:val="333333"/>
      <w:sz w:val="22"/>
      <w:szCs w:val="19"/>
      <w:lang w:val="en-GB" w:eastAsia="en-GB"/>
    </w:rPr>
  </w:style>
  <w:style w:type="paragraph" w:styleId="ListNumber5">
    <w:name w:val="List Number 5"/>
    <w:basedOn w:val="Normal"/>
    <w:uiPriority w:val="99"/>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MessageHeader">
    <w:name w:val="Message Header"/>
    <w:basedOn w:val="Normal"/>
    <w:link w:val="MessageHeaderChar"/>
    <w:rsid w:val="00E87DBB"/>
    <w:pPr>
      <w:widowControl/>
      <w:pBdr>
        <w:top w:val="single" w:sz="6" w:space="1" w:color="auto"/>
        <w:left w:val="single" w:sz="6" w:space="1" w:color="auto"/>
        <w:bottom w:val="single" w:sz="6" w:space="1" w:color="auto"/>
        <w:right w:val="single" w:sz="6" w:space="1" w:color="auto"/>
      </w:pBdr>
      <w:shd w:val="pct20" w:color="auto" w:fill="auto"/>
      <w:overflowPunct/>
      <w:autoSpaceDE/>
      <w:autoSpaceDN/>
      <w:adjustRightInd/>
      <w:spacing w:line="264" w:lineRule="atLeast"/>
      <w:ind w:left="1134" w:hanging="1134"/>
      <w:textAlignment w:val="auto"/>
    </w:pPr>
    <w:rPr>
      <w:rFonts w:ascii="Arial" w:hAnsi="Arial" w:cs="Arial"/>
      <w:color w:val="333333"/>
      <w:sz w:val="19"/>
      <w:szCs w:val="19"/>
      <w:lang w:val="en-GB" w:eastAsia="en-GB"/>
    </w:rPr>
  </w:style>
  <w:style w:type="character" w:customStyle="1" w:styleId="MessageHeaderChar">
    <w:name w:val="Message Header Char"/>
    <w:basedOn w:val="DefaultParagraphFont"/>
    <w:link w:val="MessageHeader"/>
    <w:rsid w:val="00E87DBB"/>
    <w:rPr>
      <w:rFonts w:ascii="Arial" w:hAnsi="Arial" w:cs="Arial"/>
      <w:color w:val="333333"/>
      <w:sz w:val="19"/>
      <w:szCs w:val="19"/>
      <w:shd w:val="pct20" w:color="auto" w:fill="auto"/>
      <w:lang w:val="en-GB" w:eastAsia="en-GB"/>
    </w:rPr>
  </w:style>
  <w:style w:type="paragraph" w:styleId="NormalWeb">
    <w:name w:val="Normal (Web)"/>
    <w:basedOn w:val="Normal"/>
    <w:uiPriority w:val="99"/>
    <w:rsid w:val="00E87DBB"/>
    <w:pPr>
      <w:widowControl/>
      <w:overflowPunct/>
      <w:autoSpaceDE/>
      <w:autoSpaceDN/>
      <w:adjustRightInd/>
      <w:spacing w:line="228" w:lineRule="atLeast"/>
      <w:textAlignment w:val="auto"/>
    </w:pPr>
    <w:rPr>
      <w:color w:val="333333"/>
      <w:sz w:val="24"/>
      <w:szCs w:val="19"/>
      <w:lang w:val="en-GB" w:eastAsia="en-GB"/>
    </w:rPr>
  </w:style>
  <w:style w:type="paragraph" w:styleId="NoteHeading">
    <w:name w:val="Note Heading"/>
    <w:basedOn w:val="Normal"/>
    <w:next w:val="Normal"/>
    <w:link w:val="NoteHeading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NoteHeadingChar">
    <w:name w:val="Note Heading Char"/>
    <w:basedOn w:val="DefaultParagraphFont"/>
    <w:link w:val="NoteHeading"/>
    <w:rsid w:val="00E87DBB"/>
    <w:rPr>
      <w:rFonts w:ascii="Verdana" w:hAnsi="Verdana"/>
      <w:color w:val="333333"/>
      <w:sz w:val="19"/>
      <w:szCs w:val="19"/>
      <w:lang w:val="en-GB" w:eastAsia="en-GB"/>
    </w:rPr>
  </w:style>
  <w:style w:type="paragraph" w:styleId="PlainText">
    <w:name w:val="Plain Text"/>
    <w:basedOn w:val="Normal"/>
    <w:link w:val="PlainTextChar"/>
    <w:rsid w:val="00E87DBB"/>
    <w:pPr>
      <w:widowControl/>
      <w:overflowPunct/>
      <w:autoSpaceDE/>
      <w:autoSpaceDN/>
      <w:adjustRightInd/>
      <w:spacing w:line="228" w:lineRule="atLeast"/>
      <w:textAlignment w:val="auto"/>
    </w:pPr>
    <w:rPr>
      <w:rFonts w:ascii="Courier New" w:hAnsi="Courier New" w:cs="Courier New"/>
      <w:color w:val="333333"/>
      <w:lang w:val="en-GB" w:eastAsia="en-GB"/>
    </w:rPr>
  </w:style>
  <w:style w:type="character" w:customStyle="1" w:styleId="PlainTextChar">
    <w:name w:val="Plain Text Char"/>
    <w:basedOn w:val="DefaultParagraphFont"/>
    <w:link w:val="PlainText"/>
    <w:rsid w:val="00E87DBB"/>
    <w:rPr>
      <w:rFonts w:ascii="Courier New" w:hAnsi="Courier New" w:cs="Courier New"/>
      <w:color w:val="333333"/>
      <w:lang w:val="en-GB" w:eastAsia="en-GB"/>
    </w:rPr>
  </w:style>
  <w:style w:type="paragraph" w:styleId="Salutation">
    <w:name w:val="Salutation"/>
    <w:basedOn w:val="Normal"/>
    <w:next w:val="Normal"/>
    <w:link w:val="Salutation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SalutationChar">
    <w:name w:val="Salutation Char"/>
    <w:basedOn w:val="DefaultParagraphFont"/>
    <w:link w:val="Salutation"/>
    <w:rsid w:val="00E87DBB"/>
    <w:rPr>
      <w:rFonts w:ascii="Verdana" w:hAnsi="Verdana"/>
      <w:color w:val="333333"/>
      <w:sz w:val="19"/>
      <w:szCs w:val="19"/>
      <w:lang w:val="en-GB" w:eastAsia="en-GB"/>
    </w:rPr>
  </w:style>
  <w:style w:type="paragraph" w:styleId="Signature">
    <w:name w:val="Signature"/>
    <w:basedOn w:val="Normal"/>
    <w:link w:val="SignatureChar"/>
    <w:rsid w:val="00E87DBB"/>
    <w:pPr>
      <w:widowControl/>
      <w:overflowPunct/>
      <w:autoSpaceDE/>
      <w:autoSpaceDN/>
      <w:adjustRightInd/>
      <w:spacing w:line="228" w:lineRule="atLeast"/>
      <w:ind w:left="4252"/>
      <w:textAlignment w:val="auto"/>
    </w:pPr>
    <w:rPr>
      <w:rFonts w:ascii="Verdana" w:hAnsi="Verdana"/>
      <w:color w:val="333333"/>
      <w:sz w:val="19"/>
      <w:szCs w:val="19"/>
      <w:lang w:val="en-GB" w:eastAsia="en-GB"/>
    </w:rPr>
  </w:style>
  <w:style w:type="character" w:customStyle="1" w:styleId="SignatureChar">
    <w:name w:val="Signature Char"/>
    <w:basedOn w:val="DefaultParagraphFont"/>
    <w:link w:val="Signature"/>
    <w:rsid w:val="00E87DBB"/>
    <w:rPr>
      <w:rFonts w:ascii="Verdana" w:hAnsi="Verdana"/>
      <w:color w:val="333333"/>
      <w:sz w:val="19"/>
      <w:szCs w:val="19"/>
      <w:lang w:val="en-GB" w:eastAsia="en-GB"/>
    </w:rPr>
  </w:style>
  <w:style w:type="character" w:styleId="Strong">
    <w:name w:val="Strong"/>
    <w:uiPriority w:val="22"/>
    <w:qFormat/>
    <w:rsid w:val="00E87DBB"/>
    <w:rPr>
      <w:b/>
      <w:bCs/>
    </w:rPr>
  </w:style>
  <w:style w:type="table" w:styleId="Table3Deffects1">
    <w:name w:val="Table 3D effects 1"/>
    <w:basedOn w:val="TableNormal"/>
    <w:rsid w:val="00E87DBB"/>
    <w:pPr>
      <w:spacing w:line="264"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87DBB"/>
    <w:pPr>
      <w:spacing w:line="264"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87DBB"/>
    <w:pPr>
      <w:spacing w:line="264"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87DBB"/>
    <w:pPr>
      <w:spacing w:line="264"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87DBB"/>
    <w:pPr>
      <w:spacing w:line="264"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87DBB"/>
    <w:pPr>
      <w:spacing w:line="264"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87DBB"/>
    <w:pPr>
      <w:spacing w:line="264"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87DBB"/>
    <w:pPr>
      <w:spacing w:line="264"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87DBB"/>
    <w:pPr>
      <w:spacing w:line="264"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87DBB"/>
    <w:pPr>
      <w:spacing w:line="264"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87DBB"/>
    <w:pPr>
      <w:spacing w:line="264"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87DBB"/>
    <w:pPr>
      <w:spacing w:line="264"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87DBB"/>
    <w:pPr>
      <w:spacing w:line="264"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87DBB"/>
    <w:pPr>
      <w:spacing w:line="264"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87DBB"/>
    <w:pPr>
      <w:spacing w:line="264"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87DBB"/>
    <w:pPr>
      <w:spacing w:line="264"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87DBB"/>
    <w:pPr>
      <w:spacing w:line="264"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87DBB"/>
    <w:pPr>
      <w:spacing w:line="264"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87DBB"/>
    <w:pPr>
      <w:spacing w:line="264"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87DBB"/>
    <w:pPr>
      <w:spacing w:line="264"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87DBB"/>
    <w:pPr>
      <w:spacing w:line="264"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87DBB"/>
    <w:pPr>
      <w:spacing w:line="264"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87DBB"/>
    <w:pPr>
      <w:spacing w:line="264"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87DBB"/>
    <w:pPr>
      <w:spacing w:line="264"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87DBB"/>
    <w:pPr>
      <w:spacing w:line="264"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87DBB"/>
    <w:pPr>
      <w:spacing w:line="264"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87DBB"/>
    <w:pPr>
      <w:spacing w:line="264"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87DBB"/>
    <w:pPr>
      <w:spacing w:line="264"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87DBB"/>
    <w:pPr>
      <w:spacing w:line="264"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87DBB"/>
    <w:pPr>
      <w:spacing w:line="264"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87DBB"/>
    <w:pPr>
      <w:spacing w:line="264"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E87DBB"/>
    <w:pPr>
      <w:widowControl/>
      <w:overflowPunct/>
      <w:autoSpaceDE/>
      <w:autoSpaceDN/>
      <w:adjustRightInd/>
      <w:spacing w:before="120" w:line="228" w:lineRule="atLeast"/>
      <w:textAlignment w:val="auto"/>
    </w:pPr>
    <w:rPr>
      <w:rFonts w:ascii="Verdana" w:hAnsi="Verdana" w:cs="Arial"/>
      <w:b/>
      <w:bCs/>
      <w:color w:val="333333"/>
      <w:sz w:val="24"/>
      <w:szCs w:val="19"/>
      <w:lang w:val="en-GB" w:eastAsia="en-GB"/>
    </w:rPr>
  </w:style>
  <w:style w:type="paragraph" w:styleId="TOC2">
    <w:name w:val="toc 2"/>
    <w:basedOn w:val="Normal"/>
    <w:next w:val="Normal"/>
    <w:autoRedefine/>
    <w:uiPriority w:val="39"/>
    <w:rsid w:val="00B136E5"/>
    <w:pPr>
      <w:widowControl/>
      <w:tabs>
        <w:tab w:val="left" w:pos="616"/>
        <w:tab w:val="right" w:pos="10478"/>
      </w:tabs>
      <w:overflowPunct/>
      <w:autoSpaceDE/>
      <w:autoSpaceDN/>
      <w:adjustRightInd/>
      <w:spacing w:before="100" w:beforeAutospacing="1" w:after="60" w:line="228" w:lineRule="atLeast"/>
      <w:ind w:left="221" w:right="2528"/>
      <w:textAlignment w:val="auto"/>
    </w:pPr>
    <w:rPr>
      <w:rFonts w:ascii="Verdana" w:hAnsi="Verdana"/>
      <w:noProof/>
      <w:color w:val="333333"/>
      <w:sz w:val="19"/>
      <w:szCs w:val="19"/>
      <w:lang w:val="en-GB" w:eastAsia="en-GB"/>
    </w:rPr>
  </w:style>
  <w:style w:type="paragraph" w:styleId="TOC3">
    <w:name w:val="toc 3"/>
    <w:basedOn w:val="Normal"/>
    <w:next w:val="Normal"/>
    <w:autoRedefine/>
    <w:uiPriority w:val="39"/>
    <w:rsid w:val="00E87DBB"/>
    <w:pPr>
      <w:widowControl/>
      <w:tabs>
        <w:tab w:val="right" w:pos="10478"/>
      </w:tabs>
      <w:overflowPunct/>
      <w:autoSpaceDE/>
      <w:autoSpaceDN/>
      <w:adjustRightInd/>
      <w:spacing w:before="120" w:after="60" w:line="228" w:lineRule="atLeast"/>
      <w:ind w:left="11"/>
      <w:textAlignment w:val="auto"/>
    </w:pPr>
    <w:rPr>
      <w:rFonts w:ascii="Verdana" w:hAnsi="Verdana"/>
      <w:b/>
      <w:noProof/>
      <w:color w:val="333333"/>
      <w:sz w:val="19"/>
      <w:szCs w:val="19"/>
      <w:lang w:val="en-GB" w:eastAsia="en-GB"/>
    </w:rPr>
  </w:style>
  <w:style w:type="paragraph" w:styleId="ListBullet">
    <w:name w:val="List Bullet"/>
    <w:basedOn w:val="Normal"/>
    <w:rsid w:val="00E87DBB"/>
    <w:pPr>
      <w:widowControl/>
      <w:numPr>
        <w:numId w:val="5"/>
      </w:numPr>
      <w:tabs>
        <w:tab w:val="clear" w:pos="720"/>
        <w:tab w:val="num" w:pos="658"/>
      </w:tabs>
      <w:overflowPunct/>
      <w:autoSpaceDE/>
      <w:autoSpaceDN/>
      <w:adjustRightInd/>
      <w:spacing w:before="120" w:after="120" w:line="228" w:lineRule="atLeast"/>
      <w:ind w:left="644" w:hanging="630"/>
      <w:textAlignment w:val="auto"/>
    </w:pPr>
    <w:rPr>
      <w:rFonts w:ascii="Verdana" w:hAnsi="Verdana"/>
      <w:color w:val="333333"/>
      <w:sz w:val="19"/>
      <w:szCs w:val="19"/>
      <w:lang w:val="en-GB" w:eastAsia="en-GB"/>
    </w:rPr>
  </w:style>
  <w:style w:type="paragraph" w:styleId="ListBullet2">
    <w:name w:val="List Bullet 2"/>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styleId="ListBullet3">
    <w:name w:val="List Bullet 3"/>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customStyle="1" w:styleId="TableHeadingstyle">
    <w:name w:val="Table Heading style"/>
    <w:basedOn w:val="Normal"/>
    <w:rsid w:val="00E87DBB"/>
    <w:pPr>
      <w:widowControl/>
      <w:overflowPunct/>
      <w:autoSpaceDE/>
      <w:autoSpaceDN/>
      <w:adjustRightInd/>
      <w:ind w:left="28"/>
      <w:textAlignment w:val="auto"/>
    </w:pPr>
    <w:rPr>
      <w:rFonts w:ascii="Verdana" w:hAnsi="Verdana"/>
      <w:caps/>
      <w:color w:val="FFFFFF"/>
      <w:sz w:val="19"/>
      <w:szCs w:val="19"/>
      <w:lang w:val="en-GB" w:eastAsia="en-GB"/>
    </w:rPr>
  </w:style>
  <w:style w:type="paragraph" w:customStyle="1" w:styleId="Contentsstyle">
    <w:name w:val="Contents style"/>
    <w:basedOn w:val="Heading4"/>
    <w:rsid w:val="00E87DBB"/>
    <w:pPr>
      <w:widowControl/>
      <w:overflowPunct/>
      <w:autoSpaceDE/>
      <w:autoSpaceDN/>
      <w:adjustRightInd/>
      <w:spacing w:after="120" w:line="384" w:lineRule="atLeast"/>
      <w:jc w:val="left"/>
      <w:textAlignment w:val="auto"/>
    </w:pPr>
    <w:rPr>
      <w:rFonts w:ascii="Verdana" w:hAnsi="Verdana"/>
      <w:bCs/>
      <w:caps/>
      <w:color w:val="5C7F92"/>
      <w:szCs w:val="28"/>
      <w:lang w:val="en-GB" w:eastAsia="en-GB"/>
    </w:rPr>
  </w:style>
  <w:style w:type="paragraph" w:styleId="ListNumber">
    <w:name w:val="List Number"/>
    <w:basedOn w:val="Normal"/>
    <w:rsid w:val="00E87DBB"/>
    <w:pPr>
      <w:widowControl/>
      <w:numPr>
        <w:numId w:val="10"/>
      </w:numPr>
      <w:overflowPunct/>
      <w:autoSpaceDE/>
      <w:autoSpaceDN/>
      <w:adjustRightInd/>
      <w:spacing w:line="228" w:lineRule="atLeast"/>
      <w:textAlignment w:val="auto"/>
    </w:pPr>
    <w:rPr>
      <w:rFonts w:ascii="Verdana" w:hAnsi="Verdana"/>
      <w:caps/>
      <w:color w:val="00338D"/>
      <w:sz w:val="32"/>
      <w:szCs w:val="19"/>
      <w:lang w:val="en-GB" w:eastAsia="en-GB"/>
    </w:rPr>
  </w:style>
  <w:style w:type="paragraph" w:customStyle="1" w:styleId="Captionstyle">
    <w:name w:val="Caption style"/>
    <w:basedOn w:val="Normal"/>
    <w:next w:val="Normal"/>
    <w:rsid w:val="00E87DBB"/>
    <w:pPr>
      <w:widowControl/>
      <w:overflowPunct/>
      <w:autoSpaceDE/>
      <w:autoSpaceDN/>
      <w:adjustRightInd/>
      <w:spacing w:before="120" w:after="240" w:line="228" w:lineRule="atLeast"/>
      <w:textAlignment w:val="auto"/>
    </w:pPr>
    <w:rPr>
      <w:rFonts w:ascii="Verdana" w:hAnsi="Verdana"/>
      <w:i/>
      <w:color w:val="333333"/>
      <w:sz w:val="19"/>
      <w:szCs w:val="19"/>
      <w:lang w:val="en-GB" w:eastAsia="en-GB"/>
    </w:rPr>
  </w:style>
  <w:style w:type="paragraph" w:customStyle="1" w:styleId="Contents">
    <w:name w:val="Contents"/>
    <w:rsid w:val="00E87DBB"/>
    <w:pPr>
      <w:spacing w:line="280" w:lineRule="atLeast"/>
    </w:pPr>
    <w:rPr>
      <w:rFonts w:ascii="Arial" w:hAnsi="Arial"/>
      <w:b/>
      <w:color w:val="482A60"/>
      <w:sz w:val="36"/>
      <w:lang w:val="en-GB"/>
    </w:rPr>
  </w:style>
  <w:style w:type="paragraph" w:customStyle="1" w:styleId="InfoGrey">
    <w:name w:val="Info Grey"/>
    <w:basedOn w:val="Normal"/>
    <w:next w:val="Normal"/>
    <w:rsid w:val="00E87DBB"/>
    <w:pPr>
      <w:widowControl/>
      <w:shd w:val="clear" w:color="auto" w:fill="E6E6E6"/>
      <w:overflowPunct/>
      <w:autoSpaceDE/>
      <w:autoSpaceDN/>
      <w:adjustRightInd/>
      <w:spacing w:line="280" w:lineRule="atLeast"/>
      <w:textAlignment w:val="auto"/>
    </w:pPr>
    <w:rPr>
      <w:rFonts w:ascii="Arial" w:hAnsi="Arial"/>
      <w:i/>
      <w:color w:val="000000"/>
      <w:sz w:val="22"/>
      <w:lang w:val="en-GB" w:eastAsia="en-US"/>
    </w:rPr>
  </w:style>
  <w:style w:type="table" w:styleId="MediumGrid1-Accent5">
    <w:name w:val="Medium Grid 1 Accent 5"/>
    <w:basedOn w:val="TableNormal"/>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ListParagraph">
    <w:name w:val="List Paragraph"/>
    <w:aliases w:val="List Paragraph 2,Bullet List,Bullet 1,List Paragraph1,List Paragraph Char Char,b1,Number_1,SGLText List Paragraph,ListPar1,new,List Paragraph2,List Paragraph11,Normal Sentence,List Paragraph21,list1 Char,list1"/>
    <w:basedOn w:val="Normal"/>
    <w:link w:val="ListParagraphChar"/>
    <w:uiPriority w:val="34"/>
    <w:qFormat/>
    <w:rsid w:val="00E87DBB"/>
    <w:pPr>
      <w:widowControl/>
      <w:overflowPunct/>
      <w:autoSpaceDE/>
      <w:autoSpaceDN/>
      <w:adjustRightInd/>
      <w:spacing w:after="200" w:line="276" w:lineRule="auto"/>
      <w:ind w:left="720"/>
      <w:contextualSpacing/>
      <w:textAlignment w:val="auto"/>
    </w:pPr>
    <w:rPr>
      <w:rFonts w:ascii="Calibri" w:hAnsi="Calibri"/>
      <w:sz w:val="22"/>
      <w:szCs w:val="22"/>
      <w:lang w:val="en-GB" w:eastAsia="en-GB"/>
    </w:rPr>
  </w:style>
  <w:style w:type="paragraph" w:styleId="TOC4">
    <w:name w:val="toc 4"/>
    <w:basedOn w:val="Normal"/>
    <w:next w:val="Normal"/>
    <w:autoRedefine/>
    <w:uiPriority w:val="39"/>
    <w:unhideWhenUsed/>
    <w:rsid w:val="00E87DBB"/>
    <w:pPr>
      <w:widowControl/>
      <w:overflowPunct/>
      <w:autoSpaceDE/>
      <w:autoSpaceDN/>
      <w:adjustRightInd/>
      <w:spacing w:after="100" w:line="276" w:lineRule="auto"/>
      <w:ind w:left="660"/>
      <w:textAlignment w:val="auto"/>
    </w:pPr>
    <w:rPr>
      <w:rFonts w:ascii="Calibri" w:hAnsi="Calibri"/>
      <w:sz w:val="22"/>
      <w:szCs w:val="22"/>
      <w:lang w:val="en-GB" w:eastAsia="en-GB"/>
    </w:rPr>
  </w:style>
  <w:style w:type="paragraph" w:styleId="TOC5">
    <w:name w:val="toc 5"/>
    <w:basedOn w:val="Normal"/>
    <w:next w:val="Normal"/>
    <w:autoRedefine/>
    <w:uiPriority w:val="39"/>
    <w:unhideWhenUsed/>
    <w:rsid w:val="00E87DBB"/>
    <w:pPr>
      <w:widowControl/>
      <w:overflowPunct/>
      <w:autoSpaceDE/>
      <w:autoSpaceDN/>
      <w:adjustRightInd/>
      <w:spacing w:after="100" w:line="276" w:lineRule="auto"/>
      <w:ind w:left="880"/>
      <w:textAlignment w:val="auto"/>
    </w:pPr>
    <w:rPr>
      <w:rFonts w:ascii="Calibri" w:hAnsi="Calibri"/>
      <w:sz w:val="22"/>
      <w:szCs w:val="22"/>
      <w:lang w:val="en-GB" w:eastAsia="en-GB"/>
    </w:rPr>
  </w:style>
  <w:style w:type="paragraph" w:styleId="TOC6">
    <w:name w:val="toc 6"/>
    <w:basedOn w:val="Normal"/>
    <w:next w:val="Normal"/>
    <w:autoRedefine/>
    <w:uiPriority w:val="39"/>
    <w:unhideWhenUsed/>
    <w:rsid w:val="00E87DBB"/>
    <w:pPr>
      <w:widowControl/>
      <w:overflowPunct/>
      <w:autoSpaceDE/>
      <w:autoSpaceDN/>
      <w:adjustRightInd/>
      <w:spacing w:after="100" w:line="276" w:lineRule="auto"/>
      <w:ind w:left="1100"/>
      <w:textAlignment w:val="auto"/>
    </w:pPr>
    <w:rPr>
      <w:rFonts w:ascii="Calibri" w:hAnsi="Calibri"/>
      <w:sz w:val="22"/>
      <w:szCs w:val="22"/>
      <w:lang w:val="en-GB" w:eastAsia="en-GB"/>
    </w:rPr>
  </w:style>
  <w:style w:type="paragraph" w:styleId="TOC7">
    <w:name w:val="toc 7"/>
    <w:basedOn w:val="Normal"/>
    <w:next w:val="Normal"/>
    <w:autoRedefine/>
    <w:uiPriority w:val="39"/>
    <w:unhideWhenUsed/>
    <w:rsid w:val="00E87DBB"/>
    <w:pPr>
      <w:widowControl/>
      <w:overflowPunct/>
      <w:autoSpaceDE/>
      <w:autoSpaceDN/>
      <w:adjustRightInd/>
      <w:spacing w:after="100" w:line="276" w:lineRule="auto"/>
      <w:ind w:left="1320"/>
      <w:textAlignment w:val="auto"/>
    </w:pPr>
    <w:rPr>
      <w:rFonts w:ascii="Calibri" w:hAnsi="Calibri"/>
      <w:sz w:val="22"/>
      <w:szCs w:val="22"/>
      <w:lang w:val="en-GB" w:eastAsia="en-GB"/>
    </w:rPr>
  </w:style>
  <w:style w:type="paragraph" w:styleId="TOC8">
    <w:name w:val="toc 8"/>
    <w:basedOn w:val="Normal"/>
    <w:next w:val="Normal"/>
    <w:autoRedefine/>
    <w:uiPriority w:val="39"/>
    <w:unhideWhenUsed/>
    <w:rsid w:val="00E87DBB"/>
    <w:pPr>
      <w:widowControl/>
      <w:overflowPunct/>
      <w:autoSpaceDE/>
      <w:autoSpaceDN/>
      <w:adjustRightInd/>
      <w:spacing w:after="100" w:line="276" w:lineRule="auto"/>
      <w:ind w:left="1540"/>
      <w:textAlignment w:val="auto"/>
    </w:pPr>
    <w:rPr>
      <w:rFonts w:ascii="Calibri" w:hAnsi="Calibri"/>
      <w:sz w:val="22"/>
      <w:szCs w:val="22"/>
      <w:lang w:val="en-GB" w:eastAsia="en-GB"/>
    </w:rPr>
  </w:style>
  <w:style w:type="paragraph" w:styleId="TOC9">
    <w:name w:val="toc 9"/>
    <w:basedOn w:val="Normal"/>
    <w:next w:val="Normal"/>
    <w:autoRedefine/>
    <w:uiPriority w:val="39"/>
    <w:unhideWhenUsed/>
    <w:rsid w:val="00E87DBB"/>
    <w:pPr>
      <w:widowControl/>
      <w:overflowPunct/>
      <w:autoSpaceDE/>
      <w:autoSpaceDN/>
      <w:adjustRightInd/>
      <w:spacing w:after="100" w:line="276" w:lineRule="auto"/>
      <w:ind w:left="1760"/>
      <w:textAlignment w:val="auto"/>
    </w:pPr>
    <w:rPr>
      <w:rFonts w:ascii="Calibri" w:hAnsi="Calibri"/>
      <w:sz w:val="22"/>
      <w:szCs w:val="22"/>
      <w:lang w:val="en-GB" w:eastAsia="en-GB"/>
    </w:rPr>
  </w:style>
  <w:style w:type="character" w:customStyle="1" w:styleId="hps">
    <w:name w:val="hps"/>
    <w:rsid w:val="00E87DBB"/>
  </w:style>
  <w:style w:type="character" w:customStyle="1" w:styleId="shorttext">
    <w:name w:val="short_text"/>
    <w:rsid w:val="00E87DBB"/>
  </w:style>
  <w:style w:type="table" w:styleId="MediumShading1-Accent4">
    <w:name w:val="Medium Shading 1 Accent 4"/>
    <w:basedOn w:val="TableNormal"/>
    <w:uiPriority w:val="63"/>
    <w:rsid w:val="00E87DBB"/>
    <w:rPr>
      <w:rFonts w:ascii="Calibri" w:hAnsi="Calibri" w:cs="Arial"/>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paragraph" w:customStyle="1" w:styleId="TableText">
    <w:name w:val="Table Text"/>
    <w:basedOn w:val="Normal"/>
    <w:link w:val="TableTextChar"/>
    <w:rsid w:val="00E87DBB"/>
    <w:pPr>
      <w:keepLines/>
      <w:widowControl/>
      <w:suppressAutoHyphens/>
      <w:overflowPunct/>
      <w:autoSpaceDE/>
      <w:autoSpaceDN/>
      <w:adjustRightInd/>
      <w:spacing w:before="40" w:after="100"/>
      <w:textAlignment w:val="auto"/>
    </w:pPr>
    <w:rPr>
      <w:rFonts w:ascii="Arial" w:hAnsi="Arial"/>
      <w:color w:val="000000"/>
      <w:lang w:val="en-GB"/>
    </w:rPr>
  </w:style>
  <w:style w:type="character" w:customStyle="1" w:styleId="TableTextChar">
    <w:name w:val="Table Text Char"/>
    <w:link w:val="TableText"/>
    <w:rsid w:val="00E87DBB"/>
    <w:rPr>
      <w:rFonts w:ascii="Arial" w:hAnsi="Arial"/>
      <w:color w:val="000000"/>
      <w:lang w:val="en-GB"/>
    </w:rPr>
  </w:style>
  <w:style w:type="paragraph" w:customStyle="1" w:styleId="BulletLong">
    <w:name w:val="Bullet Long"/>
    <w:basedOn w:val="Normal"/>
    <w:rsid w:val="00E87DBB"/>
    <w:pPr>
      <w:keepLines/>
      <w:widowControl/>
      <w:numPr>
        <w:numId w:val="7"/>
      </w:numPr>
      <w:tabs>
        <w:tab w:val="left" w:pos="284"/>
      </w:tabs>
      <w:overflowPunct/>
      <w:autoSpaceDE/>
      <w:autoSpaceDN/>
      <w:adjustRightInd/>
      <w:spacing w:after="100"/>
      <w:ind w:left="284"/>
      <w:jc w:val="both"/>
      <w:textAlignment w:val="auto"/>
    </w:pPr>
    <w:rPr>
      <w:rFonts w:ascii="Arial" w:hAnsi="Arial"/>
      <w:lang w:val="en-GB" w:eastAsia="en-US"/>
    </w:rPr>
  </w:style>
  <w:style w:type="paragraph" w:customStyle="1" w:styleId="TableBulletShort">
    <w:name w:val="Table Bullet Short"/>
    <w:basedOn w:val="Normal"/>
    <w:rsid w:val="00E87DBB"/>
    <w:pPr>
      <w:widowControl/>
      <w:numPr>
        <w:numId w:val="6"/>
      </w:numPr>
      <w:tabs>
        <w:tab w:val="clear" w:pos="360"/>
        <w:tab w:val="left" w:pos="284"/>
      </w:tabs>
      <w:overflowPunct/>
      <w:autoSpaceDE/>
      <w:autoSpaceDN/>
      <w:adjustRightInd/>
      <w:textAlignment w:val="auto"/>
    </w:pPr>
    <w:rPr>
      <w:rFonts w:ascii="Arial" w:hAnsi="Arial"/>
      <w:lang w:val="en-GB" w:eastAsia="en-US"/>
    </w:rPr>
  </w:style>
  <w:style w:type="table" w:customStyle="1" w:styleId="MediumGrid1-Accent51">
    <w:name w:val="Medium Grid 1 - Accent 51"/>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Heading6Char">
    <w:name w:val="Heading 6 Char"/>
    <w:aliases w:val="h6 Char,Third Subheading Char,H6 Char,(in text big) Char,sub-dash Char,sd Char,H61 Char,H62 Char,H63 Char,H611 Char,Legal Level 1. Char,sub-dash1 Char,sd1 Char,51 Char,sub-dash2 Char,sd2 Char,52 Char,sub-dash3 Char,sd3 Char,53 Char"/>
    <w:link w:val="Heading6"/>
    <w:uiPriority w:val="99"/>
    <w:rsid w:val="00E87DBB"/>
    <w:rPr>
      <w:rFonts w:ascii="Tahoma" w:hAnsi="Tahoma"/>
      <w:lang w:val="en-GB"/>
    </w:rPr>
  </w:style>
  <w:style w:type="table" w:customStyle="1" w:styleId="MediumGrid1-Accent52">
    <w:name w:val="Medium Grid 1 - Accent 52"/>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
    <w:name w:val="Medium Grid 1 - Accent 53"/>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4">
    <w:name w:val="Medium Grid 1 - Accent 54"/>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5">
    <w:name w:val="Medium Grid 1 - Accent 55"/>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6">
    <w:name w:val="Medium Grid 1 - Accent 5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7">
    <w:name w:val="Medium Grid 1 - Accent 5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8">
    <w:name w:val="Medium Grid 1 - Accent 5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9">
    <w:name w:val="Medium Grid 1 - Accent 5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0">
    <w:name w:val="Medium Grid 1 - Accent 510"/>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1">
    <w:name w:val="Medium Grid 1 - Accent 511"/>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2">
    <w:name w:val="Medium Grid 1 - Accent 51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3">
    <w:name w:val="Medium Grid 1 - Accent 513"/>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4">
    <w:name w:val="Medium Grid 1 - Accent 514"/>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5">
    <w:name w:val="Medium Grid 1 - Accent 51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6">
    <w:name w:val="Medium Grid 1 - Accent 51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7">
    <w:name w:val="Medium Grid 1 - Accent 51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8">
    <w:name w:val="Medium Grid 1 - Accent 51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9">
    <w:name w:val="Medium Grid 1 - Accent 51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0">
    <w:name w:val="Medium Grid 1 - Accent 52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1">
    <w:name w:val="Medium Grid 1 - Accent 521"/>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2">
    <w:name w:val="Medium Grid 1 - Accent 52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3">
    <w:name w:val="Medium Grid 1 - Accent 523"/>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4">
    <w:name w:val="Medium Grid 1 - Accent 524"/>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5">
    <w:name w:val="Medium Grid 1 - Accent 52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6">
    <w:name w:val="Medium Grid 1 - Accent 526"/>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7">
    <w:name w:val="Medium Grid 1 - Accent 527"/>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uiPriority w:val="99"/>
    <w:rsid w:val="00E87DBB"/>
    <w:rPr>
      <w:color w:val="0000FF"/>
      <w:u w:val="single"/>
    </w:rPr>
  </w:style>
  <w:style w:type="table" w:customStyle="1" w:styleId="MediumGrid1-Accent528">
    <w:name w:val="Medium Grid 1 - Accent 52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9">
    <w:name w:val="Medium Grid 1 - Accent 52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0">
    <w:name w:val="Medium Grid 1 - Accent 53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BalloonTextChar">
    <w:name w:val="Balloon Text Char"/>
    <w:basedOn w:val="DefaultParagraphFont"/>
    <w:link w:val="BalloonText"/>
    <w:uiPriority w:val="99"/>
    <w:rsid w:val="00E87DBB"/>
    <w:rPr>
      <w:rFonts w:ascii="Tahoma" w:hAnsi="Tahoma" w:cs="Tahoma"/>
      <w:sz w:val="16"/>
      <w:szCs w:val="16"/>
      <w:lang w:val="de-DE" w:eastAsia="de-DE"/>
    </w:rPr>
  </w:style>
  <w:style w:type="paragraph" w:styleId="TOCHeading">
    <w:name w:val="TOC Heading"/>
    <w:basedOn w:val="Heading1"/>
    <w:next w:val="Normal"/>
    <w:uiPriority w:val="39"/>
    <w:unhideWhenUsed/>
    <w:qFormat/>
    <w:rsid w:val="00E87DBB"/>
    <w:pPr>
      <w:keepLines/>
      <w:widowControl/>
      <w:overflowPunct/>
      <w:autoSpaceDE/>
      <w:autoSpaceDN/>
      <w:adjustRightInd/>
      <w:spacing w:before="480" w:line="228" w:lineRule="atLeast"/>
      <w:textAlignment w:val="auto"/>
      <w:outlineLvl w:val="9"/>
    </w:pPr>
    <w:rPr>
      <w:rFonts w:ascii="Cambria" w:hAnsi="Cambria"/>
      <w:bCs/>
      <w:color w:val="365F91"/>
      <w:sz w:val="28"/>
      <w:szCs w:val="28"/>
      <w:lang w:val="en-GB" w:eastAsia="en-GB"/>
    </w:rPr>
  </w:style>
  <w:style w:type="character" w:customStyle="1" w:styleId="Heading1Char">
    <w:name w:val="Heading 1 Char"/>
    <w:aliases w:val="H1 Char,Section Char,Section Heading Char,Tempo Heading 1 Char,h1 Char,Section heading Char,Forward Char,Prophead level 1 Char,Prophead 1 Char,Level 1 Topic Heading Char,Heading A Char,Heading1 Char,H1-Heading 1 Char,1 Char,Header 1 Char"/>
    <w:link w:val="Heading1"/>
    <w:uiPriority w:val="99"/>
    <w:locked/>
    <w:rsid w:val="00E87DBB"/>
    <w:rPr>
      <w:b/>
      <w:sz w:val="24"/>
      <w:lang w:val="de-DE" w:eastAsia="de-DE"/>
    </w:rPr>
  </w:style>
  <w:style w:type="character" w:customStyle="1" w:styleId="Heading2Char">
    <w:name w:val="Heading 2 Char"/>
    <w:aliases w:val="HD2 Char,Major Char,Reset numbering Char,Tempo Heading 2 Char,Heading Two Char,h2 Char,(1.1 Char,1.2 Char,1.3 etc) Char,Prophead 2 Char,2 Char,RFP Heading 2 Char,Activity Char,Heading 2rh Char,Major1 Char,Major2 Char,Major11 Char,H2 Char"/>
    <w:link w:val="Heading2"/>
    <w:uiPriority w:val="99"/>
    <w:locked/>
    <w:rsid w:val="00E87DBB"/>
    <w:rPr>
      <w:rFonts w:ascii="Arial" w:hAnsi="Arial"/>
      <w:b/>
      <w:i/>
      <w:sz w:val="28"/>
      <w:lang w:val="de-DE" w:eastAsia="de-DE"/>
    </w:rPr>
  </w:style>
  <w:style w:type="character" w:customStyle="1" w:styleId="Heading3Char">
    <w:name w:val="Heading 3 Char"/>
    <w:aliases w:val="Minor Char,Level 1 - 1 Char,Tempo Heading 3 Char,H3 Char,Prophead 3 Char,h3 Char,HHHeading Char,Project 3 Char,Proposa Char,H31 Char,Heading 31 Char,Heading 32 Char,Heading 33 Char,Heading 34 Char,Heading 35 Char,Heading 36 Char,3 Char"/>
    <w:link w:val="Heading3"/>
    <w:uiPriority w:val="99"/>
    <w:locked/>
    <w:rsid w:val="00E87DBB"/>
    <w:rPr>
      <w:rFonts w:ascii="Arial" w:hAnsi="Arial"/>
      <w:b/>
      <w:lang w:val="en-GB" w:eastAsia="de-DE"/>
    </w:rPr>
  </w:style>
  <w:style w:type="character" w:customStyle="1" w:styleId="Heading4Char">
    <w:name w:val="Heading 4 Char"/>
    <w:aliases w:val="Sub-Minor Char,Level 2 - a Char,Tempo Heading 4 Char,h4 Char,Project table Char,Propos Char,Bullet 11 Char,Bullet 12 Char,Bullet 13 Char,Bullet 14 Char,Bullet 15 Char,Bullet 16 Char,4heading Char,4 Char,(Shift Ctrl 4) Char,Titre 41 Char"/>
    <w:link w:val="Heading4"/>
    <w:uiPriority w:val="99"/>
    <w:locked/>
    <w:rsid w:val="00E87DBB"/>
    <w:rPr>
      <w:rFonts w:ascii="Arial" w:hAnsi="Arial" w:cs="Arial"/>
      <w:sz w:val="32"/>
      <w:szCs w:val="24"/>
      <w:lang w:val="de-DE" w:eastAsia="de-DE"/>
    </w:rPr>
  </w:style>
  <w:style w:type="character" w:customStyle="1" w:styleId="Heading5Char">
    <w:name w:val="Heading 5 Char"/>
    <w:aliases w:val="h5 Char,Second Subheading Char,H5 Char1,H5 Char Char,5 Char,5 sub-bullet Char,sb Char,5 h2 Char,ASAPHeading 5 Char,(huge) Char,H51 Char,H52 Char,H53 Char,H511 Char,Block Label Char,Level 3 - i Char,5 sub-bullet1 Char,sb1 Char,41 Char"/>
    <w:link w:val="Heading5"/>
    <w:uiPriority w:val="99"/>
    <w:locked/>
    <w:rsid w:val="00E87DBB"/>
    <w:rPr>
      <w:rFonts w:ascii="Arial" w:hAnsi="Arial" w:cs="Arial"/>
      <w:b/>
      <w:bCs/>
      <w:sz w:val="40"/>
      <w:szCs w:val="24"/>
      <w:lang w:val="en-GB" w:eastAsia="de-DE"/>
    </w:rPr>
  </w:style>
  <w:style w:type="character" w:customStyle="1" w:styleId="Heading7Char">
    <w:name w:val="Heading 7 Char"/>
    <w:aliases w:val="(in text small) Char,Legal Level 1.1. Char,letter list Char,lettered list Char,letter list1 Char,lettered list1 Char,letter list2 Char,lettered list2 Char,letter list11 Char,lettered list11 Char,letter list3 Char,lettered list3 Char"/>
    <w:link w:val="Heading7"/>
    <w:uiPriority w:val="99"/>
    <w:locked/>
    <w:rsid w:val="00E87DBB"/>
    <w:rPr>
      <w:rFonts w:ascii="Tahoma" w:hAnsi="Tahoma"/>
      <w:lang w:val="en-GB"/>
    </w:rPr>
  </w:style>
  <w:style w:type="character" w:customStyle="1" w:styleId="Heading8Char">
    <w:name w:val="Heading 8 Char"/>
    <w:aliases w:val="Center Bold Char,Legal Level 1.1.1. Char,Center Bold1 Char,Center Bold2 Char,Center Bold3 Char,Center Bold4 Char,Center Bold5 Char,Center Bold6 Char,action Char,action1 Char,action2 Char,action11 Char,action3 Char,action4 Char"/>
    <w:link w:val="Heading8"/>
    <w:uiPriority w:val="99"/>
    <w:locked/>
    <w:rsid w:val="00E87DBB"/>
    <w:rPr>
      <w:rFonts w:ascii="Tahoma" w:hAnsi="Tahoma"/>
      <w:lang w:val="en-GB"/>
    </w:rPr>
  </w:style>
  <w:style w:type="paragraph" w:customStyle="1" w:styleId="CharCharCharChar">
    <w:name w:val="Char Char Char Char"/>
    <w:basedOn w:val="Normal"/>
    <w:uiPriority w:val="99"/>
    <w:rsid w:val="00E87DBB"/>
    <w:pPr>
      <w:widowControl/>
      <w:overflowPunct/>
      <w:autoSpaceDE/>
      <w:autoSpaceDN/>
      <w:adjustRightInd/>
      <w:spacing w:after="160" w:line="240" w:lineRule="exact"/>
      <w:jc w:val="both"/>
      <w:textAlignment w:val="auto"/>
    </w:pPr>
    <w:rPr>
      <w:rFonts w:ascii="Tahoma" w:eastAsia="MS Mincho" w:hAnsi="Tahoma" w:cs="Arial"/>
      <w:color w:val="000000"/>
      <w:lang w:val="en-GB" w:eastAsia="ja-JP"/>
    </w:rPr>
  </w:style>
  <w:style w:type="character" w:customStyle="1" w:styleId="BalloonTextChar1">
    <w:name w:val="Balloon Text Char1"/>
    <w:uiPriority w:val="99"/>
    <w:locked/>
    <w:rsid w:val="00E87DBB"/>
    <w:rPr>
      <w:rFonts w:ascii="Tahoma" w:hAnsi="Tahoma"/>
      <w:color w:val="666666"/>
      <w:sz w:val="16"/>
      <w:lang w:val="en-GB"/>
    </w:rPr>
  </w:style>
  <w:style w:type="character" w:customStyle="1" w:styleId="CharacterStyle2">
    <w:name w:val="Character Style 2"/>
    <w:uiPriority w:val="99"/>
    <w:rsid w:val="00E87DBB"/>
    <w:rPr>
      <w:rFonts w:ascii="Univers-Bold" w:hAnsi="Univers-Bold"/>
      <w:b/>
      <w:color w:val="626466"/>
      <w:spacing w:val="-6"/>
      <w:sz w:val="28"/>
      <w:lang w:val="en-GB"/>
    </w:rPr>
  </w:style>
  <w:style w:type="character" w:customStyle="1" w:styleId="CharacterStyle3">
    <w:name w:val="Character Style 3"/>
    <w:uiPriority w:val="99"/>
    <w:rsid w:val="00E87DBB"/>
    <w:rPr>
      <w:rFonts w:ascii="Univers-Light" w:hAnsi="Univers-Light"/>
      <w:color w:val="626466"/>
      <w:spacing w:val="-6"/>
      <w:sz w:val="28"/>
      <w:lang w:val="en-GB"/>
    </w:rPr>
  </w:style>
  <w:style w:type="character" w:customStyle="1" w:styleId="CommentTextChar">
    <w:name w:val="Comment Text Char"/>
    <w:basedOn w:val="DefaultParagraphFont"/>
    <w:link w:val="CommentText"/>
    <w:uiPriority w:val="99"/>
    <w:rsid w:val="00E87DBB"/>
    <w:rPr>
      <w:lang w:val="de-DE" w:eastAsia="de-DE"/>
    </w:rPr>
  </w:style>
  <w:style w:type="character" w:customStyle="1" w:styleId="CommentSubjectChar">
    <w:name w:val="Comment Subject Char"/>
    <w:basedOn w:val="CommentTextChar"/>
    <w:link w:val="CommentSubject"/>
    <w:uiPriority w:val="99"/>
    <w:rsid w:val="00E87DBB"/>
    <w:rPr>
      <w:b/>
      <w:bCs/>
      <w:lang w:val="de-DE" w:eastAsia="de-DE"/>
    </w:rPr>
  </w:style>
  <w:style w:type="character" w:styleId="EndnoteReference">
    <w:name w:val="endnote reference"/>
    <w:uiPriority w:val="99"/>
    <w:rsid w:val="00E87DBB"/>
    <w:rPr>
      <w:rFonts w:ascii="Univers 45 Light" w:hAnsi="Univers 45 Light" w:cs="Times New Roman"/>
      <w:sz w:val="20"/>
      <w:vertAlign w:val="superscript"/>
    </w:rPr>
  </w:style>
  <w:style w:type="paragraph" w:styleId="EndnoteText">
    <w:name w:val="endnote text"/>
    <w:basedOn w:val="Normal"/>
    <w:link w:val="EndnoteTextChar"/>
    <w:uiPriority w:val="99"/>
    <w:rsid w:val="00E87DBB"/>
    <w:pPr>
      <w:widowControl/>
      <w:overflowPunct/>
      <w:autoSpaceDE/>
      <w:autoSpaceDN/>
      <w:adjustRightInd/>
      <w:jc w:val="both"/>
      <w:textAlignment w:val="auto"/>
    </w:pPr>
    <w:rPr>
      <w:rFonts w:ascii="Univers 45 Light" w:eastAsia="MS Mincho" w:hAnsi="Univers 45 Light"/>
      <w:color w:val="666666"/>
      <w:lang w:val="en-GB" w:eastAsia="ja-JP"/>
    </w:rPr>
  </w:style>
  <w:style w:type="character" w:customStyle="1" w:styleId="EndnoteTextChar">
    <w:name w:val="Endnote Text Char"/>
    <w:basedOn w:val="DefaultParagraphFont"/>
    <w:link w:val="EndnoteText"/>
    <w:uiPriority w:val="99"/>
    <w:rsid w:val="00E87DBB"/>
    <w:rPr>
      <w:rFonts w:ascii="Univers 45 Light" w:eastAsia="MS Mincho" w:hAnsi="Univers 45 Light"/>
      <w:color w:val="666666"/>
      <w:lang w:val="en-GB" w:eastAsia="ja-JP"/>
    </w:rPr>
  </w:style>
  <w:style w:type="character" w:styleId="FollowedHyperlink">
    <w:name w:val="FollowedHyperlink"/>
    <w:uiPriority w:val="99"/>
    <w:rsid w:val="00E87DBB"/>
    <w:rPr>
      <w:rFonts w:ascii="Univers 45 Light" w:hAnsi="Univers 45 Light" w:cs="Times New Roman"/>
      <w:color w:val="99CC00"/>
      <w:sz w:val="22"/>
      <w:u w:val="single"/>
    </w:rPr>
  </w:style>
  <w:style w:type="character" w:customStyle="1" w:styleId="FooterChar">
    <w:name w:val="Footer Char"/>
    <w:link w:val="Footer"/>
    <w:uiPriority w:val="99"/>
    <w:locked/>
    <w:rsid w:val="00E87DBB"/>
    <w:rPr>
      <w:lang w:val="de-DE" w:eastAsia="de-DE"/>
    </w:rPr>
  </w:style>
  <w:style w:type="character" w:customStyle="1" w:styleId="FootnoteTextChar">
    <w:name w:val="Footnote Text Char"/>
    <w:basedOn w:val="DefaultParagraphFont"/>
    <w:link w:val="FootnoteText"/>
    <w:uiPriority w:val="99"/>
    <w:rsid w:val="00E87DBB"/>
    <w:rPr>
      <w:lang w:val="de-DE" w:eastAsia="de-DE"/>
    </w:rPr>
  </w:style>
  <w:style w:type="character" w:customStyle="1" w:styleId="HeaderChar">
    <w:name w:val="Header Char"/>
    <w:link w:val="Header"/>
    <w:uiPriority w:val="99"/>
    <w:locked/>
    <w:rsid w:val="00E87DBB"/>
    <w:rPr>
      <w:lang w:val="de-DE" w:eastAsia="de-DE"/>
    </w:rPr>
  </w:style>
  <w:style w:type="paragraph" w:styleId="ListNumber2">
    <w:name w:val="List Number 2"/>
    <w:basedOn w:val="ListNumber"/>
    <w:uiPriority w:val="99"/>
    <w:rsid w:val="00E87DBB"/>
    <w:pPr>
      <w:numPr>
        <w:numId w:val="0"/>
      </w:numPr>
      <w:tabs>
        <w:tab w:val="num" w:pos="1440"/>
      </w:tabs>
      <w:spacing w:before="60" w:after="60" w:line="240" w:lineRule="atLeast"/>
      <w:ind w:left="1440" w:hanging="360"/>
      <w:jc w:val="both"/>
    </w:pPr>
    <w:rPr>
      <w:rFonts w:ascii="Calibri" w:eastAsia="MS Mincho" w:hAnsi="Calibri"/>
      <w:caps w:val="0"/>
      <w:color w:val="auto"/>
      <w:sz w:val="20"/>
      <w:szCs w:val="24"/>
      <w:lang w:eastAsia="ja-JP"/>
    </w:rPr>
  </w:style>
  <w:style w:type="paragraph" w:styleId="ListNumber3">
    <w:name w:val="List Number 3"/>
    <w:basedOn w:val="Normal"/>
    <w:uiPriority w:val="99"/>
    <w:rsid w:val="00E87DBB"/>
    <w:pPr>
      <w:widowControl/>
      <w:tabs>
        <w:tab w:val="num" w:pos="1800"/>
      </w:tabs>
      <w:overflowPunct/>
      <w:autoSpaceDE/>
      <w:autoSpaceDN/>
      <w:adjustRightInd/>
      <w:ind w:left="1800" w:hanging="360"/>
      <w:jc w:val="both"/>
      <w:textAlignment w:val="auto"/>
    </w:pPr>
    <w:rPr>
      <w:rFonts w:eastAsia="MS Mincho"/>
      <w:color w:val="000000"/>
      <w:sz w:val="22"/>
      <w:szCs w:val="22"/>
      <w:lang w:val="en-GB" w:eastAsia="ja-JP"/>
    </w:rPr>
  </w:style>
  <w:style w:type="paragraph" w:customStyle="1" w:styleId="mainbodytext">
    <w:name w:val="main body text"/>
    <w:basedOn w:val="BodyText"/>
    <w:uiPriority w:val="99"/>
    <w:rsid w:val="00E87DBB"/>
    <w:pPr>
      <w:widowControl/>
      <w:overflowPunct/>
      <w:autoSpaceDE/>
      <w:autoSpaceDN/>
      <w:adjustRightInd/>
      <w:spacing w:after="360"/>
      <w:jc w:val="both"/>
      <w:textAlignment w:val="auto"/>
    </w:pPr>
    <w:rPr>
      <w:rFonts w:ascii="Univers-Light" w:eastAsia="MS Mincho" w:hAnsi="Univers-Light"/>
      <w:sz w:val="20"/>
      <w:szCs w:val="40"/>
      <w:lang w:val="en-US" w:eastAsia="en-US"/>
    </w:rPr>
  </w:style>
  <w:style w:type="paragraph" w:customStyle="1" w:styleId="MandatoryRequirementbold">
    <w:name w:val="Mandatory Requirement bold"/>
    <w:basedOn w:val="Normal"/>
    <w:uiPriority w:val="99"/>
    <w:rsid w:val="00E87DBB"/>
    <w:pPr>
      <w:widowControl/>
      <w:overflowPunct/>
      <w:autoSpaceDE/>
      <w:autoSpaceDN/>
      <w:adjustRightInd/>
      <w:spacing w:before="120" w:after="120"/>
      <w:jc w:val="both"/>
      <w:textAlignment w:val="auto"/>
    </w:pPr>
    <w:rPr>
      <w:rFonts w:ascii="Calibri" w:eastAsia="MS Mincho" w:hAnsi="Calibri"/>
      <w:b/>
      <w:color w:val="000000"/>
      <w:szCs w:val="22"/>
      <w:lang w:val="en-CA" w:eastAsia="ja-JP"/>
    </w:rPr>
  </w:style>
  <w:style w:type="paragraph" w:customStyle="1" w:styleId="newheader">
    <w:name w:val="new header"/>
    <w:basedOn w:val="Normal"/>
    <w:uiPriority w:val="99"/>
    <w:rsid w:val="00E87DBB"/>
    <w:pPr>
      <w:suppressAutoHyphens/>
      <w:overflowPunct/>
      <w:spacing w:line="240" w:lineRule="atLeast"/>
      <w:jc w:val="both"/>
      <w:textAlignment w:val="center"/>
    </w:pPr>
    <w:rPr>
      <w:rFonts w:ascii="Univers-Light" w:eastAsia="MS Mincho" w:hAnsi="Univers-Light"/>
      <w:color w:val="626466"/>
      <w:spacing w:val="-5"/>
      <w:sz w:val="22"/>
      <w:szCs w:val="22"/>
      <w:lang w:val="en-GB" w:eastAsia="ja-JP"/>
    </w:rPr>
  </w:style>
  <w:style w:type="paragraph" w:styleId="NormalIndent">
    <w:name w:val="Normal Indent"/>
    <w:basedOn w:val="Normal"/>
    <w:uiPriority w:val="99"/>
    <w:rsid w:val="00E87DBB"/>
    <w:pPr>
      <w:widowControl/>
      <w:overflowPunct/>
      <w:autoSpaceDE/>
      <w:autoSpaceDN/>
      <w:adjustRightInd/>
      <w:ind w:left="720"/>
      <w:jc w:val="both"/>
      <w:textAlignment w:val="auto"/>
    </w:pPr>
    <w:rPr>
      <w:rFonts w:ascii="Calibri" w:eastAsia="MS Mincho" w:hAnsi="Calibri"/>
      <w:color w:val="000000"/>
      <w:sz w:val="22"/>
      <w:szCs w:val="22"/>
      <w:lang w:val="en-GB" w:eastAsia="ja-JP"/>
    </w:rPr>
  </w:style>
  <w:style w:type="character" w:customStyle="1" w:styleId="NormalIndentChar">
    <w:name w:val="Normal Indent Char"/>
    <w:uiPriority w:val="99"/>
    <w:rsid w:val="00E87DBB"/>
    <w:rPr>
      <w:rFonts w:ascii="Univers 45 Light" w:hAnsi="Univers 45 Light"/>
      <w:color w:val="666666"/>
      <w:sz w:val="22"/>
      <w:lang w:val="en-GB" w:eastAsia="en-US"/>
    </w:rPr>
  </w:style>
  <w:style w:type="paragraph" w:customStyle="1" w:styleId="Tablebody">
    <w:name w:val="Table body"/>
    <w:basedOn w:val="Normal"/>
    <w:uiPriority w:val="99"/>
    <w:rsid w:val="00E87DBB"/>
    <w:pPr>
      <w:widowControl/>
      <w:tabs>
        <w:tab w:val="left" w:pos="180"/>
        <w:tab w:val="left" w:pos="420"/>
      </w:tabs>
      <w:suppressAutoHyphens/>
      <w:overflowPunct/>
      <w:spacing w:after="40" w:line="200" w:lineRule="atLeast"/>
      <w:ind w:left="57"/>
      <w:jc w:val="both"/>
      <w:textAlignment w:val="center"/>
    </w:pPr>
    <w:rPr>
      <w:rFonts w:ascii="Calibri" w:eastAsia="MS Mincho" w:hAnsi="Calibri" w:cs="Univers 45 Light"/>
      <w:color w:val="000000"/>
      <w:spacing w:val="-2"/>
      <w:sz w:val="16"/>
      <w:szCs w:val="16"/>
      <w:lang w:val="en-GB" w:eastAsia="ja-JP"/>
    </w:rPr>
  </w:style>
  <w:style w:type="paragraph" w:customStyle="1" w:styleId="AgreementText">
    <w:name w:val="Agreement Text"/>
    <w:basedOn w:val="Heading2"/>
    <w:uiPriority w:val="99"/>
    <w:rsid w:val="00E87DBB"/>
    <w:pPr>
      <w:keepNext w:val="0"/>
      <w:widowControl/>
      <w:numPr>
        <w:ilvl w:val="1"/>
      </w:numPr>
      <w:tabs>
        <w:tab w:val="num" w:pos="360"/>
      </w:tabs>
      <w:overflowPunct/>
      <w:autoSpaceDE/>
      <w:autoSpaceDN/>
      <w:adjustRightInd/>
      <w:spacing w:before="120" w:after="0"/>
      <w:ind w:left="936" w:hanging="576"/>
      <w:jc w:val="both"/>
      <w:textAlignment w:val="auto"/>
      <w:outlineLvl w:val="9"/>
    </w:pPr>
    <w:rPr>
      <w:rFonts w:ascii="Times New Roman" w:eastAsia="MS Mincho" w:hAnsi="Times New Roman"/>
      <w:b w:val="0"/>
      <w:i w:val="0"/>
      <w:sz w:val="24"/>
      <w:lang w:val="en-GB" w:eastAsia="en-US"/>
    </w:rPr>
  </w:style>
  <w:style w:type="paragraph" w:customStyle="1" w:styleId="TableHead">
    <w:name w:val="Table Head"/>
    <w:basedOn w:val="TableText"/>
    <w:rsid w:val="00E87DBB"/>
  </w:style>
  <w:style w:type="table" w:styleId="LightList-Accent6">
    <w:name w:val="Light List Accent 6"/>
    <w:basedOn w:val="TableNormal"/>
    <w:uiPriority w:val="61"/>
    <w:rsid w:val="00E87DBB"/>
    <w:rPr>
      <w:rFonts w:ascii="Calibri" w:eastAsia="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WBLevel1">
    <w:name w:val="WB Level 1"/>
    <w:basedOn w:val="Normal"/>
    <w:rsid w:val="00E87DBB"/>
    <w:pPr>
      <w:widowControl/>
      <w:numPr>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2">
    <w:name w:val="WB Level 2"/>
    <w:basedOn w:val="Normal"/>
    <w:link w:val="WBLevel2Char"/>
    <w:rsid w:val="00E87DBB"/>
    <w:pPr>
      <w:widowControl/>
      <w:numPr>
        <w:ilvl w:val="1"/>
        <w:numId w:val="8"/>
      </w:numPr>
      <w:overflowPunct/>
      <w:autoSpaceDE/>
      <w:autoSpaceDN/>
      <w:adjustRightInd/>
      <w:spacing w:after="240" w:line="260" w:lineRule="atLeast"/>
      <w:jc w:val="both"/>
      <w:textAlignment w:val="auto"/>
    </w:pPr>
    <w:rPr>
      <w:rFonts w:ascii="Arial" w:hAnsi="Arial"/>
      <w:color w:val="000000"/>
      <w:lang w:val="en-GB" w:eastAsia="en-GB"/>
    </w:rPr>
  </w:style>
  <w:style w:type="paragraph" w:customStyle="1" w:styleId="WBLevel3">
    <w:name w:val="WB Level 3"/>
    <w:basedOn w:val="Normal"/>
    <w:rsid w:val="00E87DBB"/>
    <w:pPr>
      <w:widowControl/>
      <w:numPr>
        <w:ilvl w:val="2"/>
        <w:numId w:val="8"/>
      </w:numPr>
      <w:overflowPunct/>
      <w:autoSpaceDE/>
      <w:autoSpaceDN/>
      <w:adjustRightInd/>
      <w:spacing w:after="240" w:line="260" w:lineRule="atLeast"/>
      <w:ind w:left="1560" w:hanging="851"/>
      <w:jc w:val="both"/>
      <w:textAlignment w:val="auto"/>
    </w:pPr>
    <w:rPr>
      <w:rFonts w:ascii="Calibri" w:hAnsi="Calibri" w:cs="Arial"/>
      <w:color w:val="000000"/>
      <w:lang w:val="en-GB" w:eastAsia="en-GB"/>
    </w:rPr>
  </w:style>
  <w:style w:type="paragraph" w:customStyle="1" w:styleId="WBLevel4">
    <w:name w:val="WB Level 4"/>
    <w:basedOn w:val="Normal"/>
    <w:rsid w:val="00E87DBB"/>
    <w:pPr>
      <w:widowControl/>
      <w:numPr>
        <w:ilvl w:val="3"/>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5">
    <w:name w:val="WB Level 5"/>
    <w:basedOn w:val="Normal"/>
    <w:rsid w:val="00E87DBB"/>
    <w:pPr>
      <w:widowControl/>
      <w:numPr>
        <w:ilvl w:val="4"/>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6">
    <w:name w:val="WB Level 6"/>
    <w:basedOn w:val="Normal"/>
    <w:rsid w:val="00E87DBB"/>
    <w:pPr>
      <w:widowControl/>
      <w:numPr>
        <w:ilvl w:val="5"/>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7">
    <w:name w:val="WB Level 7"/>
    <w:basedOn w:val="Normal"/>
    <w:semiHidden/>
    <w:rsid w:val="00E87DBB"/>
    <w:pPr>
      <w:widowControl/>
      <w:numPr>
        <w:ilvl w:val="6"/>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8">
    <w:name w:val="WB Level 8"/>
    <w:basedOn w:val="Normal"/>
    <w:semiHidden/>
    <w:rsid w:val="00E87DBB"/>
    <w:pPr>
      <w:widowControl/>
      <w:numPr>
        <w:ilvl w:val="7"/>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9">
    <w:name w:val="WB Level 9"/>
    <w:basedOn w:val="Normal"/>
    <w:semiHidden/>
    <w:rsid w:val="00E87DBB"/>
    <w:pPr>
      <w:widowControl/>
      <w:numPr>
        <w:ilvl w:val="8"/>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character" w:customStyle="1" w:styleId="WBLevel2Char">
    <w:name w:val="WB Level 2 Char"/>
    <w:link w:val="WBLevel2"/>
    <w:rsid w:val="00E87DBB"/>
    <w:rPr>
      <w:rFonts w:ascii="Arial" w:hAnsi="Arial"/>
      <w:color w:val="000000"/>
      <w:lang w:val="en-GB" w:eastAsia="en-GB"/>
    </w:rPr>
  </w:style>
  <w:style w:type="paragraph" w:customStyle="1" w:styleId="BodyTextTable">
    <w:name w:val="Body Text Table"/>
    <w:basedOn w:val="BodyText"/>
    <w:rsid w:val="00E87DBB"/>
    <w:pPr>
      <w:overflowPunct/>
      <w:autoSpaceDE/>
      <w:autoSpaceDN/>
      <w:adjustRightInd/>
      <w:spacing w:after="60" w:line="240" w:lineRule="atLeast"/>
      <w:jc w:val="both"/>
      <w:textAlignment w:val="auto"/>
    </w:pPr>
    <w:rPr>
      <w:rFonts w:ascii="Arial" w:hAnsi="Arial"/>
      <w:spacing w:val="-5"/>
      <w:sz w:val="20"/>
      <w:szCs w:val="24"/>
      <w:lang w:val="en-GB" w:eastAsia="en-US"/>
    </w:rPr>
  </w:style>
  <w:style w:type="paragraph" w:styleId="Revision">
    <w:name w:val="Revision"/>
    <w:hidden/>
    <w:uiPriority w:val="99"/>
    <w:semiHidden/>
    <w:rsid w:val="00E87DBB"/>
    <w:rPr>
      <w:rFonts w:ascii="Arial" w:eastAsia="MS Mincho" w:hAnsi="Arial"/>
      <w:color w:val="000000"/>
      <w:sz w:val="22"/>
      <w:szCs w:val="22"/>
      <w:lang w:val="en-GB" w:eastAsia="ja-JP"/>
    </w:rPr>
  </w:style>
  <w:style w:type="paragraph" w:customStyle="1" w:styleId="bodytext0">
    <w:name w:val="bodytext"/>
    <w:basedOn w:val="Normal"/>
    <w:rsid w:val="00E87DBB"/>
    <w:pPr>
      <w:overflowPunct/>
      <w:autoSpaceDE/>
      <w:autoSpaceDN/>
      <w:adjustRightInd/>
      <w:spacing w:before="120" w:line="260" w:lineRule="exact"/>
      <w:jc w:val="both"/>
      <w:textAlignment w:val="auto"/>
    </w:pPr>
    <w:rPr>
      <w:rFonts w:ascii="Calibri" w:eastAsia="MS Mincho" w:hAnsi="Calibri" w:cs="Arial"/>
      <w:sz w:val="22"/>
      <w:szCs w:val="22"/>
      <w:lang w:val="en-GB" w:eastAsia="nl-NL"/>
    </w:rPr>
  </w:style>
  <w:style w:type="character" w:styleId="IntenseReference">
    <w:name w:val="Intense Reference"/>
    <w:basedOn w:val="DefaultParagraphFont"/>
    <w:uiPriority w:val="32"/>
    <w:qFormat/>
    <w:rsid w:val="00E87DBB"/>
    <w:rPr>
      <w:b/>
      <w:bCs/>
      <w:smallCaps/>
      <w:color w:val="C0504D"/>
      <w:spacing w:val="5"/>
      <w:u w:val="single"/>
    </w:rPr>
  </w:style>
  <w:style w:type="paragraph" w:customStyle="1" w:styleId="ResponsibilitiesList">
    <w:name w:val="Responsibilities List"/>
    <w:basedOn w:val="Normal"/>
    <w:rsid w:val="00E87DBB"/>
    <w:pPr>
      <w:keepNext/>
      <w:keepLines/>
      <w:widowControl/>
      <w:overflowPunct/>
      <w:autoSpaceDE/>
      <w:autoSpaceDN/>
      <w:adjustRightInd/>
      <w:spacing w:before="60" w:after="60"/>
      <w:textAlignment w:val="auto"/>
    </w:pPr>
    <w:rPr>
      <w:sz w:val="22"/>
      <w:lang w:val="en-US" w:eastAsia="en-US"/>
    </w:rPr>
  </w:style>
  <w:style w:type="paragraph" w:customStyle="1" w:styleId="Normal1">
    <w:name w:val="Normal1"/>
    <w:basedOn w:val="Normal"/>
    <w:rsid w:val="00E87DBB"/>
    <w:pPr>
      <w:overflowPunct/>
      <w:autoSpaceDE/>
      <w:autoSpaceDN/>
      <w:adjustRightInd/>
      <w:jc w:val="both"/>
      <w:textAlignment w:val="auto"/>
    </w:pPr>
    <w:rPr>
      <w:rFonts w:ascii="Arial" w:eastAsia="MS Mincho" w:hAnsi="Arial" w:cs="Arial"/>
      <w:lang w:val="en-GB" w:eastAsia="en-US"/>
    </w:rPr>
  </w:style>
  <w:style w:type="table" w:styleId="LightList-Accent4">
    <w:name w:val="Light List Accent 4"/>
    <w:basedOn w:val="TableNormal"/>
    <w:uiPriority w:val="61"/>
    <w:rsid w:val="00E87DBB"/>
    <w:rPr>
      <w:rFonts w:ascii="Cambria" w:eastAsia="MS Mincho" w:hAnsi="Cambria"/>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ColorfulList-Accent11">
    <w:name w:val="Colorful List - Accent 11"/>
    <w:basedOn w:val="Normal"/>
    <w:uiPriority w:val="1"/>
    <w:qFormat/>
    <w:rsid w:val="00E87DBB"/>
    <w:pPr>
      <w:widowControl/>
      <w:overflowPunct/>
      <w:autoSpaceDE/>
      <w:autoSpaceDN/>
      <w:adjustRightInd/>
      <w:ind w:left="720"/>
      <w:contextualSpacing/>
      <w:textAlignment w:val="auto"/>
    </w:pPr>
    <w:rPr>
      <w:sz w:val="24"/>
      <w:szCs w:val="24"/>
      <w:lang w:val="en-US" w:eastAsia="en-US"/>
    </w:rPr>
  </w:style>
  <w:style w:type="paragraph" w:customStyle="1" w:styleId="BodyText4">
    <w:name w:val="BodyText"/>
    <w:basedOn w:val="Normal"/>
    <w:qFormat/>
    <w:rsid w:val="00E87DBB"/>
    <w:pPr>
      <w:widowControl/>
      <w:overflowPunct/>
      <w:autoSpaceDE/>
      <w:autoSpaceDN/>
      <w:adjustRightInd/>
      <w:spacing w:after="120"/>
      <w:textAlignment w:val="auto"/>
    </w:pPr>
    <w:rPr>
      <w:rFonts w:ascii="Arial" w:eastAsia="Calibri" w:hAnsi="Arial"/>
      <w:szCs w:val="22"/>
      <w:lang w:val="en-IN" w:eastAsia="en-US"/>
    </w:rPr>
  </w:style>
  <w:style w:type="paragraph" w:customStyle="1" w:styleId="Table">
    <w:name w:val="Table"/>
    <w:basedOn w:val="Normal"/>
    <w:link w:val="TableChar"/>
    <w:uiPriority w:val="99"/>
    <w:rsid w:val="00E87DBB"/>
    <w:pPr>
      <w:widowControl/>
      <w:tabs>
        <w:tab w:val="left" w:pos="432"/>
        <w:tab w:val="left" w:pos="864"/>
      </w:tabs>
      <w:overflowPunct/>
      <w:autoSpaceDE/>
      <w:autoSpaceDN/>
      <w:adjustRightInd/>
      <w:textAlignment w:val="auto"/>
    </w:pPr>
    <w:rPr>
      <w:rFonts w:ascii="Arial" w:hAnsi="Arial"/>
      <w:bCs/>
      <w:lang w:val="en-GB" w:eastAsia="en-GB"/>
    </w:rPr>
  </w:style>
  <w:style w:type="character" w:customStyle="1" w:styleId="TableChar">
    <w:name w:val="Table Char"/>
    <w:link w:val="Table"/>
    <w:uiPriority w:val="99"/>
    <w:rsid w:val="00E87DBB"/>
    <w:rPr>
      <w:rFonts w:ascii="Arial" w:hAnsi="Arial"/>
      <w:bCs/>
      <w:lang w:val="en-GB" w:eastAsia="en-GB"/>
    </w:rPr>
  </w:style>
  <w:style w:type="character" w:customStyle="1" w:styleId="ListParagraphChar">
    <w:name w:val="List Paragraph Char"/>
    <w:aliases w:val="List Paragraph 2 Char,Bullet List Char,Bullet 1 Char,List Paragraph1 Char,List Paragraph Char Char Char,b1 Char,Number_1 Char,SGLText List Paragraph Char,ListPar1 Char,new Char,List Paragraph2 Char,List Paragraph11 Char,list1 Char1"/>
    <w:link w:val="ListParagraph"/>
    <w:uiPriority w:val="34"/>
    <w:qFormat/>
    <w:locked/>
    <w:rsid w:val="00E87DBB"/>
    <w:rPr>
      <w:rFonts w:ascii="Calibri" w:hAnsi="Calibri"/>
      <w:sz w:val="22"/>
      <w:szCs w:val="22"/>
      <w:lang w:val="en-GB" w:eastAsia="en-GB"/>
    </w:rPr>
  </w:style>
  <w:style w:type="paragraph" w:customStyle="1" w:styleId="Normal10">
    <w:name w:val="Normal1"/>
    <w:basedOn w:val="Normal"/>
    <w:rsid w:val="006C5D9E"/>
    <w:pPr>
      <w:overflowPunct/>
      <w:autoSpaceDE/>
      <w:autoSpaceDN/>
      <w:adjustRightInd/>
      <w:jc w:val="both"/>
      <w:textAlignment w:val="auto"/>
    </w:pPr>
    <w:rPr>
      <w:rFonts w:ascii="Arial" w:eastAsia="MS Mincho" w:hAnsi="Arial" w:cs="Arial"/>
      <w:lang w:val="en-GB" w:eastAsia="en-US"/>
    </w:rPr>
  </w:style>
  <w:style w:type="paragraph" w:customStyle="1" w:styleId="Default">
    <w:name w:val="Default"/>
    <w:rsid w:val="000B237C"/>
    <w:pPr>
      <w:autoSpaceDE w:val="0"/>
      <w:autoSpaceDN w:val="0"/>
      <w:adjustRightInd w:val="0"/>
    </w:pPr>
    <w:rPr>
      <w:rFonts w:ascii="Arial" w:hAnsi="Arial" w:cs="Arial"/>
      <w:color w:val="000000"/>
      <w:sz w:val="24"/>
      <w:szCs w:val="24"/>
      <w:lang w:val="en-IN"/>
    </w:rPr>
  </w:style>
  <w:style w:type="paragraph" w:customStyle="1" w:styleId="InTable">
    <w:name w:val="InTable"/>
    <w:basedOn w:val="Normal"/>
    <w:link w:val="InTableChar"/>
    <w:autoRedefine/>
    <w:qFormat/>
    <w:rsid w:val="00ED6567"/>
    <w:pPr>
      <w:widowControl/>
      <w:overflowPunct/>
      <w:autoSpaceDE/>
      <w:autoSpaceDN/>
      <w:adjustRightInd/>
      <w:textAlignment w:val="auto"/>
    </w:pPr>
    <w:rPr>
      <w:rFonts w:ascii="Calibri" w:eastAsia="PMingLiU" w:hAnsi="Calibri" w:cstheme="minorBidi"/>
      <w:bCs/>
      <w:sz w:val="22"/>
      <w:szCs w:val="22"/>
      <w:lang w:val="en-US" w:eastAsia="en-US"/>
    </w:rPr>
  </w:style>
  <w:style w:type="character" w:customStyle="1" w:styleId="InTableChar">
    <w:name w:val="InTable Char"/>
    <w:basedOn w:val="DefaultParagraphFont"/>
    <w:link w:val="InTable"/>
    <w:rsid w:val="00ED6567"/>
    <w:rPr>
      <w:rFonts w:ascii="Calibri" w:eastAsia="PMingLiU" w:hAnsi="Calibri" w:cstheme="minorBidi"/>
      <w:bCs/>
      <w:sz w:val="22"/>
      <w:szCs w:val="22"/>
    </w:rPr>
  </w:style>
  <w:style w:type="table" w:customStyle="1" w:styleId="GridTable4-Accent13">
    <w:name w:val="Grid Table 4 - Accent 13"/>
    <w:basedOn w:val="TableNormal"/>
    <w:uiPriority w:val="49"/>
    <w:rsid w:val="00ED6567"/>
    <w:rPr>
      <w:rFonts w:asciiTheme="minorHAnsi" w:eastAsia="PMingLiU" w:hAnsiTheme="minorHAnsi" w:cstheme="minorBidi"/>
      <w:color w:val="000000" w:themeColor="text1"/>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basedOn w:val="Normal"/>
    <w:link w:val="NoSpacingChar"/>
    <w:autoRedefine/>
    <w:uiPriority w:val="1"/>
    <w:qFormat/>
    <w:rsid w:val="00B61FC6"/>
    <w:pPr>
      <w:widowControl/>
      <w:tabs>
        <w:tab w:val="left" w:pos="3680"/>
      </w:tabs>
      <w:overflowPunct/>
      <w:autoSpaceDE/>
      <w:autoSpaceDN/>
      <w:adjustRightInd/>
      <w:spacing w:line="276" w:lineRule="auto"/>
      <w:textAlignment w:val="auto"/>
    </w:pPr>
    <w:rPr>
      <w:rFonts w:asciiTheme="majorHAnsi" w:hAnsiTheme="majorHAnsi" w:cs="Calibri"/>
      <w:color w:val="1F497D" w:themeColor="text2"/>
      <w:lang w:val="en-US" w:eastAsia="en-US"/>
    </w:rPr>
  </w:style>
  <w:style w:type="character" w:customStyle="1" w:styleId="NoSpacingChar">
    <w:name w:val="No Spacing Char"/>
    <w:basedOn w:val="DefaultParagraphFont"/>
    <w:link w:val="NoSpacing"/>
    <w:uiPriority w:val="1"/>
    <w:rsid w:val="00B61FC6"/>
    <w:rPr>
      <w:rFonts w:asciiTheme="majorHAnsi" w:hAnsiTheme="majorHAnsi" w:cs="Calibri"/>
      <w:color w:val="1F497D" w:themeColor="text2"/>
    </w:rPr>
  </w:style>
  <w:style w:type="table" w:customStyle="1" w:styleId="GridTable4-Accent12">
    <w:name w:val="Grid Table 4 - Accent 12"/>
    <w:basedOn w:val="TableNormal"/>
    <w:uiPriority w:val="49"/>
    <w:rsid w:val="00936C83"/>
    <w:rPr>
      <w:rFonts w:asciiTheme="minorHAnsi" w:eastAsia="PMingLiU"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63072">
      <w:bodyDiv w:val="1"/>
      <w:marLeft w:val="0"/>
      <w:marRight w:val="0"/>
      <w:marTop w:val="0"/>
      <w:marBottom w:val="0"/>
      <w:divBdr>
        <w:top w:val="none" w:sz="0" w:space="0" w:color="auto"/>
        <w:left w:val="none" w:sz="0" w:space="0" w:color="auto"/>
        <w:bottom w:val="none" w:sz="0" w:space="0" w:color="auto"/>
        <w:right w:val="none" w:sz="0" w:space="0" w:color="auto"/>
      </w:divBdr>
    </w:div>
    <w:div w:id="159196015">
      <w:bodyDiv w:val="1"/>
      <w:marLeft w:val="0"/>
      <w:marRight w:val="0"/>
      <w:marTop w:val="0"/>
      <w:marBottom w:val="0"/>
      <w:divBdr>
        <w:top w:val="none" w:sz="0" w:space="0" w:color="auto"/>
        <w:left w:val="none" w:sz="0" w:space="0" w:color="auto"/>
        <w:bottom w:val="none" w:sz="0" w:space="0" w:color="auto"/>
        <w:right w:val="none" w:sz="0" w:space="0" w:color="auto"/>
      </w:divBdr>
    </w:div>
    <w:div w:id="707336651">
      <w:bodyDiv w:val="1"/>
      <w:marLeft w:val="0"/>
      <w:marRight w:val="0"/>
      <w:marTop w:val="0"/>
      <w:marBottom w:val="0"/>
      <w:divBdr>
        <w:top w:val="none" w:sz="0" w:space="0" w:color="auto"/>
        <w:left w:val="none" w:sz="0" w:space="0" w:color="auto"/>
        <w:bottom w:val="none" w:sz="0" w:space="0" w:color="auto"/>
        <w:right w:val="none" w:sz="0" w:space="0" w:color="auto"/>
      </w:divBdr>
    </w:div>
    <w:div w:id="812912587">
      <w:bodyDiv w:val="1"/>
      <w:marLeft w:val="0"/>
      <w:marRight w:val="0"/>
      <w:marTop w:val="0"/>
      <w:marBottom w:val="0"/>
      <w:divBdr>
        <w:top w:val="none" w:sz="0" w:space="0" w:color="auto"/>
        <w:left w:val="none" w:sz="0" w:space="0" w:color="auto"/>
        <w:bottom w:val="none" w:sz="0" w:space="0" w:color="auto"/>
        <w:right w:val="none" w:sz="0" w:space="0" w:color="auto"/>
      </w:divBdr>
    </w:div>
    <w:div w:id="960496623">
      <w:bodyDiv w:val="1"/>
      <w:marLeft w:val="0"/>
      <w:marRight w:val="0"/>
      <w:marTop w:val="0"/>
      <w:marBottom w:val="0"/>
      <w:divBdr>
        <w:top w:val="none" w:sz="0" w:space="0" w:color="auto"/>
        <w:left w:val="none" w:sz="0" w:space="0" w:color="auto"/>
        <w:bottom w:val="none" w:sz="0" w:space="0" w:color="auto"/>
        <w:right w:val="none" w:sz="0" w:space="0" w:color="auto"/>
      </w:divBdr>
    </w:div>
    <w:div w:id="1000347788">
      <w:bodyDiv w:val="1"/>
      <w:marLeft w:val="0"/>
      <w:marRight w:val="0"/>
      <w:marTop w:val="0"/>
      <w:marBottom w:val="0"/>
      <w:divBdr>
        <w:top w:val="none" w:sz="0" w:space="0" w:color="auto"/>
        <w:left w:val="none" w:sz="0" w:space="0" w:color="auto"/>
        <w:bottom w:val="none" w:sz="0" w:space="0" w:color="auto"/>
        <w:right w:val="none" w:sz="0" w:space="0" w:color="auto"/>
      </w:divBdr>
    </w:div>
    <w:div w:id="114373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F50F8-88A7-4882-B5E6-0FF648712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3822</Words>
  <Characters>21791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Viking - VPBank Interfaces</vt:lpstr>
    </vt:vector>
  </TitlesOfParts>
  <Company>Finastra</Company>
  <LinksUpToDate>false</LinksUpToDate>
  <CharactersWithSpaces>25562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Viking - VPBank Interfaces</dc:title>
  <dc:creator>Lum, Yin San</dc:creator>
  <cp:lastModifiedBy>admin</cp:lastModifiedBy>
  <cp:revision>2</cp:revision>
  <cp:lastPrinted>2019-03-18T06:51:00Z</cp:lastPrinted>
  <dcterms:created xsi:type="dcterms:W3CDTF">2020-11-20T03:25:00Z</dcterms:created>
  <dcterms:modified xsi:type="dcterms:W3CDTF">2020-11-20T03:25:00Z</dcterms:modified>
</cp:coreProperties>
</file>